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BEFD24" w14:textId="77777777" w:rsidR="00976C0F" w:rsidRPr="00FE1278" w:rsidRDefault="00976C0F" w:rsidP="00F436E3">
      <w:pPr>
        <w:spacing w:line="240" w:lineRule="auto"/>
        <w:jc w:val="both"/>
        <w:rPr>
          <w:rFonts w:ascii="Arial" w:hAnsi="Arial" w:cs="Arial"/>
          <w:sz w:val="24"/>
          <w:szCs w:val="24"/>
        </w:rPr>
      </w:pPr>
      <w:bookmarkStart w:id="0" w:name="_GoBack"/>
      <w:bookmarkEnd w:id="0"/>
    </w:p>
    <w:p w14:paraId="4C021B1B" w14:textId="77777777" w:rsidR="004D730B" w:rsidRPr="00FE1278" w:rsidRDefault="004D730B" w:rsidP="00F436E3">
      <w:pPr>
        <w:spacing w:line="240" w:lineRule="auto"/>
        <w:jc w:val="both"/>
        <w:rPr>
          <w:rFonts w:ascii="Arial" w:hAnsi="Arial" w:cs="Arial"/>
          <w:sz w:val="24"/>
          <w:szCs w:val="24"/>
        </w:rPr>
      </w:pPr>
    </w:p>
    <w:p w14:paraId="07D6AA29" w14:textId="77777777" w:rsidR="002D1B6B" w:rsidRPr="00FE1278" w:rsidRDefault="00506A3F" w:rsidP="00506A3F">
      <w:pPr>
        <w:tabs>
          <w:tab w:val="left" w:pos="3206"/>
        </w:tabs>
        <w:spacing w:line="240" w:lineRule="auto"/>
        <w:jc w:val="both"/>
        <w:rPr>
          <w:rFonts w:ascii="Arial" w:hAnsi="Arial" w:cs="Arial"/>
          <w:sz w:val="24"/>
          <w:szCs w:val="24"/>
        </w:rPr>
      </w:pPr>
      <w:r>
        <w:rPr>
          <w:rFonts w:ascii="Arial" w:hAnsi="Arial" w:cs="Arial"/>
          <w:sz w:val="24"/>
          <w:szCs w:val="24"/>
        </w:rPr>
        <w:tab/>
      </w:r>
    </w:p>
    <w:p w14:paraId="514AA815" w14:textId="77777777" w:rsidR="004D730B" w:rsidRPr="00FE1278" w:rsidRDefault="004D730B" w:rsidP="00F436E3">
      <w:pPr>
        <w:spacing w:line="240" w:lineRule="auto"/>
        <w:jc w:val="both"/>
        <w:rPr>
          <w:rFonts w:ascii="Arial" w:hAnsi="Arial" w:cs="Arial"/>
          <w:sz w:val="24"/>
          <w:szCs w:val="24"/>
        </w:rPr>
      </w:pPr>
    </w:p>
    <w:p w14:paraId="381F0885" w14:textId="77777777" w:rsidR="004D730B" w:rsidRPr="00FE1278" w:rsidRDefault="004D730B" w:rsidP="00F436E3">
      <w:pPr>
        <w:spacing w:line="240" w:lineRule="auto"/>
        <w:jc w:val="both"/>
        <w:rPr>
          <w:rFonts w:ascii="Arial" w:hAnsi="Arial" w:cs="Arial"/>
          <w:sz w:val="24"/>
          <w:szCs w:val="24"/>
        </w:rPr>
      </w:pPr>
    </w:p>
    <w:p w14:paraId="19969675" w14:textId="77777777" w:rsidR="004D730B" w:rsidRPr="00FE1278" w:rsidRDefault="00024557" w:rsidP="00F436E3">
      <w:pPr>
        <w:spacing w:line="240" w:lineRule="auto"/>
        <w:jc w:val="both"/>
        <w:rPr>
          <w:rFonts w:ascii="Arial" w:hAnsi="Arial" w:cs="Arial"/>
          <w:sz w:val="24"/>
          <w:szCs w:val="24"/>
        </w:rPr>
      </w:pPr>
      <w:r w:rsidRPr="00FE1278">
        <w:rPr>
          <w:rFonts w:ascii="Arial" w:hAnsi="Arial" w:cs="Arial"/>
          <w:noProof/>
          <w:sz w:val="24"/>
          <w:szCs w:val="24"/>
          <w:lang w:val="es-CL" w:eastAsia="es-CL"/>
        </w:rPr>
        <mc:AlternateContent>
          <mc:Choice Requires="wps">
            <w:drawing>
              <wp:anchor distT="0" distB="0" distL="114300" distR="114300" simplePos="0" relativeHeight="251658240" behindDoc="0" locked="0" layoutInCell="1" allowOverlap="1" wp14:anchorId="5A2E3551" wp14:editId="39C0539F">
                <wp:simplePos x="0" y="0"/>
                <wp:positionH relativeFrom="column">
                  <wp:posOffset>-166370</wp:posOffset>
                </wp:positionH>
                <wp:positionV relativeFrom="paragraph">
                  <wp:posOffset>329565</wp:posOffset>
                </wp:positionV>
                <wp:extent cx="5817870" cy="202819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7870" cy="2028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B52E7" w14:textId="77777777" w:rsidR="00984B85" w:rsidRPr="00D64167" w:rsidRDefault="00984B85" w:rsidP="00AB0611">
                            <w:pPr>
                              <w:jc w:val="center"/>
                              <w:rPr>
                                <w:rFonts w:ascii="Arial" w:hAnsi="Arial" w:cs="Arial"/>
                                <w:color w:val="88CC2E"/>
                                <w:sz w:val="26"/>
                                <w:szCs w:val="26"/>
                                <w:lang w:val="es-ES_tradnl"/>
                              </w:rPr>
                            </w:pPr>
                            <w:r>
                              <w:rPr>
                                <w:rFonts w:ascii="Arial" w:hAnsi="Arial" w:cs="Arial"/>
                                <w:color w:val="404040"/>
                                <w:sz w:val="40"/>
                                <w:szCs w:val="40"/>
                                <w:lang w:val="es-ES_tradnl"/>
                              </w:rPr>
                              <w:t>MANUAL ORGANIZACIONAL DE FUNCIONES Y PROCEDIMIENTOS DEL SUBDEPARTAMENTO DE INGENIERÍA BIOMÉDICA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2E3551" id="_x0000_t202" coordsize="21600,21600" o:spt="202" path="m,l,21600r21600,l21600,xe">
                <v:stroke joinstyle="miter"/>
                <v:path gradientshapeok="t" o:connecttype="rect"/>
              </v:shapetype>
              <v:shape id="Text Box 2" o:spid="_x0000_s1026" type="#_x0000_t202" style="position:absolute;left:0;text-align:left;margin-left:-13.1pt;margin-top:25.95pt;width:458.1pt;height:159.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" filled="f" stroked="f">
                <v:textbox>
                  <w:txbxContent>
                    <w:p w14:paraId="0FDB52E7" w14:textId="77777777" w:rsidR="00984B85" w:rsidRPr="00D64167" w:rsidRDefault="00984B85" w:rsidP="00AB0611">
                      <w:pPr>
                        <w:jc w:val="center"/>
                        <w:rPr>
                          <w:rFonts w:ascii="Arial" w:hAnsi="Arial" w:cs="Arial"/>
                          <w:color w:val="88CC2E"/>
                          <w:sz w:val="26"/>
                          <w:szCs w:val="26"/>
                          <w:lang w:val="es-ES_tradnl"/>
                        </w:rPr>
                      </w:pPr>
                      <w:r>
                        <w:rPr>
                          <w:rFonts w:ascii="Arial" w:hAnsi="Arial" w:cs="Arial"/>
                          <w:color w:val="404040"/>
                          <w:sz w:val="40"/>
                          <w:szCs w:val="40"/>
                          <w:lang w:val="es-ES_tradnl"/>
                        </w:rPr>
                        <w:t>MANUAL ORGANIZACIONAL DE FUNCIONES Y PROCEDIMIENTOS DEL SUBDEPARTAMENTO DE INGENIERÍA BIOMÉDICA</w:t>
                      </w:r>
                    </w:p>
                  </w:txbxContent>
                </v:textbox>
              </v:shape>
            </w:pict>
          </mc:Fallback>
        </mc:AlternateContent>
      </w:r>
    </w:p>
    <w:p w14:paraId="4116CC90" w14:textId="77777777" w:rsidR="004D730B" w:rsidRPr="00FE1278" w:rsidRDefault="004D730B" w:rsidP="00F436E3">
      <w:pPr>
        <w:spacing w:line="240" w:lineRule="auto"/>
        <w:jc w:val="both"/>
        <w:rPr>
          <w:rFonts w:ascii="Arial" w:hAnsi="Arial" w:cs="Arial"/>
          <w:sz w:val="24"/>
          <w:szCs w:val="24"/>
        </w:rPr>
      </w:pPr>
    </w:p>
    <w:p w14:paraId="22B283C9" w14:textId="77777777" w:rsidR="004D730B" w:rsidRPr="00FE1278" w:rsidRDefault="004D730B" w:rsidP="00F436E3">
      <w:pPr>
        <w:spacing w:line="240" w:lineRule="auto"/>
        <w:jc w:val="both"/>
        <w:rPr>
          <w:rFonts w:ascii="Arial" w:hAnsi="Arial" w:cs="Arial"/>
          <w:sz w:val="24"/>
          <w:szCs w:val="24"/>
        </w:rPr>
      </w:pPr>
    </w:p>
    <w:p w14:paraId="357676D5" w14:textId="77777777" w:rsidR="004D730B" w:rsidRPr="00FE1278" w:rsidRDefault="004D730B" w:rsidP="00F436E3">
      <w:pPr>
        <w:spacing w:line="240" w:lineRule="auto"/>
        <w:jc w:val="both"/>
        <w:rPr>
          <w:rFonts w:ascii="Arial" w:hAnsi="Arial" w:cs="Arial"/>
          <w:sz w:val="24"/>
          <w:szCs w:val="24"/>
        </w:rPr>
      </w:pPr>
    </w:p>
    <w:p w14:paraId="1CB9A7CB" w14:textId="77777777" w:rsidR="004D730B" w:rsidRPr="00FE1278" w:rsidRDefault="004D730B" w:rsidP="00F436E3">
      <w:pPr>
        <w:spacing w:line="240" w:lineRule="auto"/>
        <w:jc w:val="both"/>
        <w:rPr>
          <w:rFonts w:ascii="Arial" w:hAnsi="Arial" w:cs="Arial"/>
          <w:sz w:val="24"/>
          <w:szCs w:val="24"/>
        </w:rPr>
      </w:pPr>
    </w:p>
    <w:p w14:paraId="1966C521" w14:textId="77777777" w:rsidR="004D730B" w:rsidRPr="00FE1278" w:rsidRDefault="004D730B" w:rsidP="00F436E3">
      <w:pPr>
        <w:spacing w:line="240" w:lineRule="auto"/>
        <w:jc w:val="both"/>
        <w:rPr>
          <w:rFonts w:ascii="Arial" w:hAnsi="Arial" w:cs="Arial"/>
          <w:sz w:val="24"/>
          <w:szCs w:val="24"/>
        </w:rPr>
      </w:pPr>
    </w:p>
    <w:p w14:paraId="16A5472D" w14:textId="77777777" w:rsidR="004D730B" w:rsidRPr="00FE1278" w:rsidRDefault="004D730B" w:rsidP="00F436E3">
      <w:pPr>
        <w:spacing w:line="240" w:lineRule="auto"/>
        <w:jc w:val="both"/>
        <w:rPr>
          <w:rFonts w:ascii="Arial" w:hAnsi="Arial" w:cs="Arial"/>
          <w:sz w:val="24"/>
          <w:szCs w:val="24"/>
        </w:rPr>
      </w:pPr>
    </w:p>
    <w:p w14:paraId="5DA84810" w14:textId="77777777" w:rsidR="004D730B" w:rsidRPr="00FE1278" w:rsidRDefault="004D730B" w:rsidP="00F436E3">
      <w:pPr>
        <w:spacing w:line="240" w:lineRule="auto"/>
        <w:jc w:val="both"/>
        <w:rPr>
          <w:rFonts w:ascii="Arial" w:hAnsi="Arial" w:cs="Arial"/>
          <w:sz w:val="24"/>
          <w:szCs w:val="24"/>
        </w:rPr>
      </w:pPr>
    </w:p>
    <w:p w14:paraId="1BE168EE" w14:textId="77777777" w:rsidR="00A30538" w:rsidRPr="00FE1278" w:rsidRDefault="00A30538" w:rsidP="00F436E3">
      <w:pPr>
        <w:spacing w:line="240" w:lineRule="auto"/>
        <w:jc w:val="both"/>
        <w:rPr>
          <w:rFonts w:ascii="Arial" w:hAnsi="Arial" w:cs="Arial"/>
          <w:sz w:val="24"/>
          <w:szCs w:val="24"/>
        </w:rPr>
      </w:pPr>
    </w:p>
    <w:p w14:paraId="31832124" w14:textId="77777777" w:rsidR="00A30538" w:rsidRPr="00FE1278" w:rsidRDefault="00A30538" w:rsidP="00F436E3">
      <w:pPr>
        <w:spacing w:line="240" w:lineRule="auto"/>
        <w:jc w:val="both"/>
        <w:rPr>
          <w:rFonts w:ascii="Arial" w:hAnsi="Arial" w:cs="Arial"/>
          <w:sz w:val="24"/>
          <w:szCs w:val="24"/>
        </w:rPr>
      </w:pPr>
    </w:p>
    <w:tbl>
      <w:tblPr>
        <w:tblpPr w:leftFromText="141" w:rightFromText="141" w:vertAnchor="text" w:horzAnchor="margin" w:tblpXSpec="center" w:tblpY="5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0"/>
        <w:gridCol w:w="3371"/>
      </w:tblGrid>
      <w:tr w:rsidR="002C6109" w:rsidRPr="00FE1278" w14:paraId="751C6C4F" w14:textId="77777777" w:rsidTr="002C6109">
        <w:tc>
          <w:tcPr>
            <w:tcW w:w="3370" w:type="dxa"/>
          </w:tcPr>
          <w:p w14:paraId="0E9B4224" w14:textId="77777777" w:rsidR="002C6109" w:rsidRPr="00FE1278" w:rsidRDefault="002C6109" w:rsidP="00024557">
            <w:pPr>
              <w:spacing w:line="240" w:lineRule="auto"/>
              <w:ind w:right="-496" w:hanging="426"/>
              <w:jc w:val="center"/>
              <w:rPr>
                <w:rFonts w:ascii="Arial" w:hAnsi="Arial" w:cs="Arial"/>
                <w:sz w:val="24"/>
                <w:szCs w:val="24"/>
              </w:rPr>
            </w:pPr>
            <w:r w:rsidRPr="00FE1278">
              <w:rPr>
                <w:rFonts w:ascii="Arial" w:hAnsi="Arial" w:cs="Arial"/>
                <w:sz w:val="24"/>
                <w:szCs w:val="24"/>
              </w:rPr>
              <w:t>Elaborado Por:</w:t>
            </w:r>
          </w:p>
        </w:tc>
        <w:tc>
          <w:tcPr>
            <w:tcW w:w="3371" w:type="dxa"/>
          </w:tcPr>
          <w:p w14:paraId="75450D4E" w14:textId="77777777" w:rsidR="002C6109" w:rsidRPr="00FE1278" w:rsidRDefault="002C6109" w:rsidP="00024557">
            <w:pPr>
              <w:spacing w:line="240" w:lineRule="auto"/>
              <w:ind w:right="-496"/>
              <w:jc w:val="center"/>
              <w:rPr>
                <w:rFonts w:ascii="Arial" w:hAnsi="Arial" w:cs="Arial"/>
                <w:sz w:val="24"/>
                <w:szCs w:val="24"/>
              </w:rPr>
            </w:pPr>
            <w:r w:rsidRPr="00FE1278">
              <w:rPr>
                <w:rFonts w:ascii="Arial" w:hAnsi="Arial" w:cs="Arial"/>
                <w:sz w:val="24"/>
                <w:szCs w:val="24"/>
              </w:rPr>
              <w:t>Revisado Por:</w:t>
            </w:r>
          </w:p>
        </w:tc>
      </w:tr>
      <w:tr w:rsidR="002C6109" w:rsidRPr="00FE1278" w14:paraId="2FA87F83" w14:textId="77777777" w:rsidTr="002C6109">
        <w:trPr>
          <w:trHeight w:val="2755"/>
        </w:trPr>
        <w:tc>
          <w:tcPr>
            <w:tcW w:w="3370" w:type="dxa"/>
          </w:tcPr>
          <w:p w14:paraId="5E740005" w14:textId="77777777" w:rsidR="006B1E67" w:rsidRPr="00FE1278" w:rsidRDefault="006B1E67" w:rsidP="00024557">
            <w:pPr>
              <w:spacing w:line="240" w:lineRule="auto"/>
              <w:jc w:val="center"/>
              <w:rPr>
                <w:rFonts w:ascii="Arial" w:hAnsi="Arial" w:cs="Arial"/>
                <w:sz w:val="24"/>
                <w:szCs w:val="24"/>
              </w:rPr>
            </w:pPr>
          </w:p>
          <w:p w14:paraId="23319A42" w14:textId="77777777" w:rsidR="006B1E67" w:rsidRPr="00FE1278" w:rsidRDefault="006B1E67" w:rsidP="00024557">
            <w:pPr>
              <w:spacing w:line="240" w:lineRule="auto"/>
              <w:jc w:val="center"/>
              <w:rPr>
                <w:rFonts w:ascii="Arial" w:hAnsi="Arial" w:cs="Arial"/>
                <w:sz w:val="24"/>
                <w:szCs w:val="24"/>
              </w:rPr>
            </w:pPr>
            <w:r w:rsidRPr="00FE1278">
              <w:rPr>
                <w:rFonts w:ascii="Arial" w:hAnsi="Arial" w:cs="Arial"/>
                <w:sz w:val="24"/>
                <w:szCs w:val="24"/>
              </w:rPr>
              <w:t>Pablo Fuentes M.</w:t>
            </w:r>
          </w:p>
          <w:p w14:paraId="40F792AB" w14:textId="77777777" w:rsidR="006B1E67" w:rsidRPr="00FE1278" w:rsidRDefault="006B1E67" w:rsidP="00024557">
            <w:pPr>
              <w:spacing w:line="240" w:lineRule="auto"/>
              <w:jc w:val="center"/>
              <w:rPr>
                <w:rFonts w:ascii="Arial" w:hAnsi="Arial" w:cs="Arial"/>
                <w:sz w:val="24"/>
                <w:szCs w:val="24"/>
              </w:rPr>
            </w:pPr>
            <w:r w:rsidRPr="00FE1278">
              <w:rPr>
                <w:rFonts w:ascii="Arial" w:hAnsi="Arial" w:cs="Arial"/>
                <w:sz w:val="24"/>
                <w:szCs w:val="24"/>
              </w:rPr>
              <w:t>Jefe</w:t>
            </w:r>
          </w:p>
          <w:p w14:paraId="74C288E7" w14:textId="77777777" w:rsidR="006B1E67" w:rsidRPr="00FE1278" w:rsidRDefault="006B1E67" w:rsidP="00024557">
            <w:pPr>
              <w:spacing w:line="240" w:lineRule="auto"/>
              <w:jc w:val="center"/>
              <w:rPr>
                <w:rFonts w:ascii="Arial" w:hAnsi="Arial" w:cs="Arial"/>
                <w:sz w:val="24"/>
                <w:szCs w:val="24"/>
              </w:rPr>
            </w:pPr>
            <w:r w:rsidRPr="00FE1278">
              <w:rPr>
                <w:rFonts w:ascii="Arial" w:hAnsi="Arial" w:cs="Arial"/>
                <w:sz w:val="24"/>
                <w:szCs w:val="24"/>
              </w:rPr>
              <w:t>Sub-departamento de Ingeniería Biomédica</w:t>
            </w:r>
          </w:p>
          <w:p w14:paraId="660AFD80" w14:textId="77777777" w:rsidR="002C6109" w:rsidRPr="00FE1278" w:rsidRDefault="002C6109" w:rsidP="00024557">
            <w:pPr>
              <w:spacing w:line="240" w:lineRule="auto"/>
              <w:jc w:val="center"/>
              <w:rPr>
                <w:rFonts w:ascii="Arial" w:hAnsi="Arial" w:cs="Arial"/>
                <w:sz w:val="24"/>
                <w:szCs w:val="24"/>
              </w:rPr>
            </w:pPr>
          </w:p>
        </w:tc>
        <w:tc>
          <w:tcPr>
            <w:tcW w:w="3371" w:type="dxa"/>
          </w:tcPr>
          <w:p w14:paraId="4EAC13CE" w14:textId="77777777" w:rsidR="002C6109" w:rsidRPr="00FE1278" w:rsidRDefault="002C6109" w:rsidP="00024557">
            <w:pPr>
              <w:spacing w:line="240" w:lineRule="auto"/>
              <w:jc w:val="center"/>
              <w:rPr>
                <w:rFonts w:ascii="Arial" w:hAnsi="Arial" w:cs="Arial"/>
                <w:sz w:val="24"/>
                <w:szCs w:val="24"/>
              </w:rPr>
            </w:pPr>
          </w:p>
          <w:p w14:paraId="3A80ACCA" w14:textId="77777777" w:rsidR="006B1E67" w:rsidRPr="00FE1278" w:rsidRDefault="006B1E67" w:rsidP="00024557">
            <w:pPr>
              <w:spacing w:line="240" w:lineRule="auto"/>
              <w:jc w:val="center"/>
              <w:rPr>
                <w:rFonts w:ascii="Arial" w:hAnsi="Arial" w:cs="Arial"/>
                <w:sz w:val="24"/>
                <w:szCs w:val="24"/>
              </w:rPr>
            </w:pPr>
            <w:r w:rsidRPr="00FE1278">
              <w:rPr>
                <w:rFonts w:ascii="Arial" w:hAnsi="Arial" w:cs="Arial"/>
                <w:sz w:val="24"/>
                <w:szCs w:val="24"/>
              </w:rPr>
              <w:t>Natividad Olivares V.</w:t>
            </w:r>
          </w:p>
          <w:p w14:paraId="75718AE2" w14:textId="77777777" w:rsidR="006B1E67" w:rsidRPr="00FE1278" w:rsidRDefault="006B1E67" w:rsidP="00024557">
            <w:pPr>
              <w:spacing w:line="240" w:lineRule="auto"/>
              <w:jc w:val="center"/>
              <w:rPr>
                <w:rFonts w:ascii="Arial" w:hAnsi="Arial" w:cs="Arial"/>
                <w:sz w:val="24"/>
                <w:szCs w:val="24"/>
              </w:rPr>
            </w:pPr>
            <w:r w:rsidRPr="00FE1278">
              <w:rPr>
                <w:rFonts w:ascii="Arial" w:hAnsi="Arial" w:cs="Arial"/>
                <w:sz w:val="24"/>
                <w:szCs w:val="24"/>
              </w:rPr>
              <w:t>Jefa</w:t>
            </w:r>
          </w:p>
          <w:p w14:paraId="1FEA0793" w14:textId="77777777" w:rsidR="006B1E67" w:rsidRPr="00FE1278" w:rsidRDefault="006B1E67" w:rsidP="00024557">
            <w:pPr>
              <w:spacing w:line="240" w:lineRule="auto"/>
              <w:jc w:val="center"/>
              <w:rPr>
                <w:rFonts w:ascii="Arial" w:hAnsi="Arial" w:cs="Arial"/>
                <w:sz w:val="24"/>
                <w:szCs w:val="24"/>
              </w:rPr>
            </w:pPr>
            <w:r w:rsidRPr="00FE1278">
              <w:rPr>
                <w:rFonts w:ascii="Arial" w:hAnsi="Arial" w:cs="Arial"/>
                <w:sz w:val="24"/>
                <w:szCs w:val="24"/>
              </w:rPr>
              <w:t>Departamento de Gestión de la Operación</w:t>
            </w:r>
          </w:p>
          <w:p w14:paraId="70315576" w14:textId="77777777" w:rsidR="002C6109" w:rsidRPr="00FE1278" w:rsidRDefault="002C6109" w:rsidP="00024557">
            <w:pPr>
              <w:spacing w:line="240" w:lineRule="auto"/>
              <w:jc w:val="center"/>
              <w:rPr>
                <w:rFonts w:ascii="Arial" w:hAnsi="Arial" w:cs="Arial"/>
                <w:sz w:val="24"/>
                <w:szCs w:val="24"/>
              </w:rPr>
            </w:pPr>
          </w:p>
        </w:tc>
      </w:tr>
      <w:tr w:rsidR="002C6109" w:rsidRPr="00FE1278" w14:paraId="0F87B313" w14:textId="77777777" w:rsidTr="00506A3F">
        <w:tc>
          <w:tcPr>
            <w:tcW w:w="3370" w:type="dxa"/>
            <w:vAlign w:val="center"/>
          </w:tcPr>
          <w:p w14:paraId="6E3090F0" w14:textId="77777777" w:rsidR="002C6109" w:rsidRPr="00FE1278" w:rsidRDefault="006B1E67" w:rsidP="00024557">
            <w:pPr>
              <w:spacing w:line="240" w:lineRule="auto"/>
              <w:jc w:val="center"/>
              <w:rPr>
                <w:rFonts w:ascii="Arial" w:hAnsi="Arial" w:cs="Arial"/>
                <w:sz w:val="24"/>
                <w:szCs w:val="24"/>
              </w:rPr>
            </w:pPr>
            <w:r w:rsidRPr="00FE1278">
              <w:rPr>
                <w:rFonts w:ascii="Arial" w:hAnsi="Arial" w:cs="Arial"/>
                <w:sz w:val="24"/>
                <w:szCs w:val="24"/>
              </w:rPr>
              <w:t>Septiembre</w:t>
            </w:r>
            <w:r w:rsidR="004E75A6" w:rsidRPr="00FE1278">
              <w:rPr>
                <w:rFonts w:ascii="Arial" w:hAnsi="Arial" w:cs="Arial"/>
                <w:sz w:val="24"/>
                <w:szCs w:val="24"/>
              </w:rPr>
              <w:t xml:space="preserve"> </w:t>
            </w:r>
            <w:r w:rsidR="00AB0611" w:rsidRPr="00FE1278">
              <w:rPr>
                <w:rFonts w:ascii="Arial" w:hAnsi="Arial" w:cs="Arial"/>
                <w:sz w:val="24"/>
                <w:szCs w:val="24"/>
              </w:rPr>
              <w:t>20</w:t>
            </w:r>
            <w:r w:rsidRPr="00FE1278">
              <w:rPr>
                <w:rFonts w:ascii="Arial" w:hAnsi="Arial" w:cs="Arial"/>
                <w:sz w:val="24"/>
                <w:szCs w:val="24"/>
              </w:rPr>
              <w:t>17</w:t>
            </w:r>
          </w:p>
        </w:tc>
        <w:tc>
          <w:tcPr>
            <w:tcW w:w="3371" w:type="dxa"/>
            <w:vAlign w:val="center"/>
          </w:tcPr>
          <w:p w14:paraId="58354AE9" w14:textId="77777777" w:rsidR="002C6109" w:rsidRPr="00FE1278" w:rsidRDefault="006B1E67" w:rsidP="00024557">
            <w:pPr>
              <w:spacing w:line="240" w:lineRule="auto"/>
              <w:jc w:val="center"/>
              <w:rPr>
                <w:rFonts w:ascii="Arial" w:hAnsi="Arial" w:cs="Arial"/>
                <w:sz w:val="24"/>
                <w:szCs w:val="24"/>
              </w:rPr>
            </w:pPr>
            <w:r w:rsidRPr="00FE1278">
              <w:rPr>
                <w:rFonts w:ascii="Arial" w:hAnsi="Arial" w:cs="Arial"/>
                <w:sz w:val="24"/>
                <w:szCs w:val="24"/>
              </w:rPr>
              <w:t>Septiembre 2017</w:t>
            </w:r>
          </w:p>
        </w:tc>
      </w:tr>
    </w:tbl>
    <w:p w14:paraId="63ED9EFD" w14:textId="77777777" w:rsidR="00A30538" w:rsidRPr="00FE1278" w:rsidRDefault="00A30538" w:rsidP="00F436E3">
      <w:pPr>
        <w:spacing w:line="240" w:lineRule="auto"/>
        <w:jc w:val="both"/>
        <w:rPr>
          <w:rFonts w:ascii="Arial" w:hAnsi="Arial" w:cs="Arial"/>
          <w:sz w:val="24"/>
          <w:szCs w:val="24"/>
        </w:rPr>
      </w:pPr>
    </w:p>
    <w:p w14:paraId="2DF94DDE" w14:textId="77777777" w:rsidR="00446FD3" w:rsidRPr="00FE1278" w:rsidRDefault="00446FD3" w:rsidP="00F436E3">
      <w:pPr>
        <w:spacing w:line="240" w:lineRule="auto"/>
        <w:jc w:val="both"/>
        <w:rPr>
          <w:rFonts w:ascii="Arial" w:hAnsi="Arial" w:cs="Arial"/>
          <w:sz w:val="24"/>
          <w:szCs w:val="24"/>
        </w:rPr>
      </w:pPr>
    </w:p>
    <w:p w14:paraId="502CFE16" w14:textId="77777777" w:rsidR="00A30538" w:rsidRPr="00FE1278" w:rsidRDefault="00A30538" w:rsidP="00F436E3">
      <w:pPr>
        <w:spacing w:line="240" w:lineRule="auto"/>
        <w:ind w:right="-496"/>
        <w:contextualSpacing/>
        <w:jc w:val="both"/>
        <w:rPr>
          <w:rFonts w:ascii="Arial" w:hAnsi="Arial" w:cs="Arial"/>
          <w:b/>
          <w:sz w:val="24"/>
          <w:szCs w:val="24"/>
        </w:rPr>
      </w:pPr>
    </w:p>
    <w:p w14:paraId="691C73EC" w14:textId="77777777" w:rsidR="00A30538" w:rsidRPr="00FE1278" w:rsidRDefault="00A30538" w:rsidP="00F436E3">
      <w:pPr>
        <w:spacing w:line="240" w:lineRule="auto"/>
        <w:ind w:right="-496"/>
        <w:contextualSpacing/>
        <w:jc w:val="both"/>
        <w:rPr>
          <w:rFonts w:ascii="Arial" w:hAnsi="Arial" w:cs="Arial"/>
          <w:b/>
          <w:sz w:val="24"/>
          <w:szCs w:val="24"/>
        </w:rPr>
      </w:pPr>
    </w:p>
    <w:p w14:paraId="03980E16" w14:textId="77777777" w:rsidR="00A30538" w:rsidRPr="00FE1278" w:rsidRDefault="00A30538" w:rsidP="00F436E3">
      <w:pPr>
        <w:spacing w:line="240" w:lineRule="auto"/>
        <w:ind w:right="-496"/>
        <w:contextualSpacing/>
        <w:jc w:val="both"/>
        <w:rPr>
          <w:rFonts w:ascii="Arial" w:hAnsi="Arial" w:cs="Arial"/>
          <w:b/>
          <w:sz w:val="24"/>
          <w:szCs w:val="24"/>
        </w:rPr>
      </w:pPr>
    </w:p>
    <w:p w14:paraId="7B61244D" w14:textId="77777777" w:rsidR="00A30538" w:rsidRPr="00FE1278" w:rsidRDefault="00A30538" w:rsidP="00F436E3">
      <w:pPr>
        <w:spacing w:line="240" w:lineRule="auto"/>
        <w:ind w:right="-496"/>
        <w:contextualSpacing/>
        <w:jc w:val="both"/>
        <w:rPr>
          <w:rFonts w:ascii="Arial" w:hAnsi="Arial" w:cs="Arial"/>
          <w:b/>
          <w:sz w:val="24"/>
          <w:szCs w:val="24"/>
        </w:rPr>
      </w:pPr>
    </w:p>
    <w:p w14:paraId="58BA94A8" w14:textId="77777777" w:rsidR="00A30538" w:rsidRPr="00FE1278" w:rsidRDefault="00A30538" w:rsidP="00F436E3">
      <w:pPr>
        <w:spacing w:line="240" w:lineRule="auto"/>
        <w:ind w:right="-496"/>
        <w:contextualSpacing/>
        <w:jc w:val="both"/>
        <w:rPr>
          <w:rFonts w:ascii="Arial" w:hAnsi="Arial" w:cs="Arial"/>
          <w:b/>
          <w:sz w:val="24"/>
          <w:szCs w:val="24"/>
        </w:rPr>
      </w:pPr>
    </w:p>
    <w:p w14:paraId="08E5E673" w14:textId="77777777" w:rsidR="00A30538" w:rsidRPr="00FE1278" w:rsidRDefault="00A30538" w:rsidP="00F436E3">
      <w:pPr>
        <w:spacing w:line="240" w:lineRule="auto"/>
        <w:ind w:right="-496"/>
        <w:contextualSpacing/>
        <w:jc w:val="both"/>
        <w:rPr>
          <w:rFonts w:ascii="Arial" w:hAnsi="Arial" w:cs="Arial"/>
          <w:b/>
          <w:sz w:val="24"/>
          <w:szCs w:val="24"/>
        </w:rPr>
      </w:pPr>
    </w:p>
    <w:p w14:paraId="76C66F17" w14:textId="77777777" w:rsidR="00A30538" w:rsidRPr="00FE1278" w:rsidRDefault="00A30538" w:rsidP="00F436E3">
      <w:pPr>
        <w:spacing w:line="240" w:lineRule="auto"/>
        <w:ind w:right="-496"/>
        <w:contextualSpacing/>
        <w:jc w:val="both"/>
        <w:rPr>
          <w:rFonts w:ascii="Arial" w:hAnsi="Arial" w:cs="Arial"/>
          <w:b/>
          <w:sz w:val="24"/>
          <w:szCs w:val="24"/>
        </w:rPr>
      </w:pPr>
    </w:p>
    <w:p w14:paraId="35A0B0BB" w14:textId="77777777" w:rsidR="00A30538" w:rsidRPr="00FE1278" w:rsidRDefault="00A30538" w:rsidP="00F436E3">
      <w:pPr>
        <w:spacing w:line="240" w:lineRule="auto"/>
        <w:ind w:right="-496"/>
        <w:contextualSpacing/>
        <w:jc w:val="both"/>
        <w:rPr>
          <w:rFonts w:ascii="Arial" w:hAnsi="Arial" w:cs="Arial"/>
          <w:b/>
          <w:sz w:val="24"/>
          <w:szCs w:val="24"/>
        </w:rPr>
      </w:pPr>
    </w:p>
    <w:p w14:paraId="70A8B4A5" w14:textId="77777777" w:rsidR="00A30538" w:rsidRPr="00FE1278" w:rsidRDefault="00A30538" w:rsidP="00F436E3">
      <w:pPr>
        <w:spacing w:line="240" w:lineRule="auto"/>
        <w:ind w:right="-496"/>
        <w:contextualSpacing/>
        <w:jc w:val="both"/>
        <w:rPr>
          <w:rFonts w:ascii="Arial" w:hAnsi="Arial" w:cs="Arial"/>
          <w:b/>
          <w:sz w:val="24"/>
          <w:szCs w:val="24"/>
        </w:rPr>
      </w:pPr>
    </w:p>
    <w:p w14:paraId="13271F6C" w14:textId="77777777" w:rsidR="00A30538" w:rsidRPr="00FE1278" w:rsidRDefault="00A30538" w:rsidP="00F436E3">
      <w:pPr>
        <w:spacing w:line="240" w:lineRule="auto"/>
        <w:ind w:right="-496"/>
        <w:contextualSpacing/>
        <w:jc w:val="both"/>
        <w:rPr>
          <w:rFonts w:ascii="Arial" w:hAnsi="Arial" w:cs="Arial"/>
          <w:b/>
          <w:sz w:val="24"/>
          <w:szCs w:val="24"/>
        </w:rPr>
      </w:pPr>
    </w:p>
    <w:p w14:paraId="5EED20EA" w14:textId="77777777" w:rsidR="00A30538" w:rsidRPr="00FE1278" w:rsidRDefault="00A30538" w:rsidP="00F436E3">
      <w:pPr>
        <w:spacing w:line="240" w:lineRule="auto"/>
        <w:ind w:right="-496"/>
        <w:contextualSpacing/>
        <w:jc w:val="both"/>
        <w:rPr>
          <w:rFonts w:ascii="Arial" w:hAnsi="Arial" w:cs="Arial"/>
          <w:b/>
          <w:sz w:val="24"/>
          <w:szCs w:val="24"/>
        </w:rPr>
      </w:pPr>
    </w:p>
    <w:p w14:paraId="4A149111" w14:textId="77777777" w:rsidR="00D8631D" w:rsidRPr="00FE1278" w:rsidRDefault="00D8631D" w:rsidP="00F436E3">
      <w:pPr>
        <w:spacing w:line="240" w:lineRule="auto"/>
        <w:ind w:right="-496"/>
        <w:contextualSpacing/>
        <w:jc w:val="both"/>
        <w:rPr>
          <w:rFonts w:ascii="Arial" w:hAnsi="Arial" w:cs="Arial"/>
          <w:b/>
          <w:sz w:val="24"/>
          <w:szCs w:val="24"/>
        </w:rPr>
      </w:pPr>
    </w:p>
    <w:p w14:paraId="120E0DC6" w14:textId="77777777" w:rsidR="00D8631D" w:rsidRDefault="00D8631D" w:rsidP="00F436E3">
      <w:pPr>
        <w:spacing w:line="240" w:lineRule="auto"/>
        <w:ind w:right="-496"/>
        <w:contextualSpacing/>
        <w:jc w:val="both"/>
        <w:rPr>
          <w:rFonts w:ascii="Arial" w:hAnsi="Arial" w:cs="Arial"/>
          <w:b/>
          <w:sz w:val="24"/>
          <w:szCs w:val="24"/>
        </w:rPr>
      </w:pPr>
    </w:p>
    <w:p w14:paraId="40331B2E" w14:textId="77777777" w:rsidR="00024557" w:rsidRDefault="00024557" w:rsidP="00F436E3">
      <w:pPr>
        <w:spacing w:line="240" w:lineRule="auto"/>
        <w:ind w:right="-496"/>
        <w:contextualSpacing/>
        <w:jc w:val="both"/>
        <w:rPr>
          <w:rFonts w:ascii="Arial" w:hAnsi="Arial" w:cs="Arial"/>
          <w:b/>
          <w:sz w:val="24"/>
          <w:szCs w:val="24"/>
        </w:rPr>
      </w:pPr>
    </w:p>
    <w:p w14:paraId="03A67AAC" w14:textId="77777777" w:rsidR="00024557" w:rsidRPr="00FE1278" w:rsidRDefault="00024557" w:rsidP="00F436E3">
      <w:pPr>
        <w:spacing w:line="240" w:lineRule="auto"/>
        <w:ind w:right="-496"/>
        <w:contextualSpacing/>
        <w:jc w:val="both"/>
        <w:rPr>
          <w:rFonts w:ascii="Arial" w:hAnsi="Arial" w:cs="Arial"/>
          <w:b/>
          <w:sz w:val="24"/>
          <w:szCs w:val="24"/>
        </w:rPr>
      </w:pPr>
    </w:p>
    <w:p w14:paraId="24BCCC7D" w14:textId="77777777" w:rsidR="00F30956" w:rsidRPr="00FE1278" w:rsidRDefault="00F30956" w:rsidP="00F436E3">
      <w:pPr>
        <w:pStyle w:val="Prrafodelista"/>
        <w:numPr>
          <w:ilvl w:val="0"/>
          <w:numId w:val="1"/>
        </w:numPr>
        <w:tabs>
          <w:tab w:val="left" w:pos="426"/>
        </w:tabs>
        <w:ind w:left="0" w:right="-496" w:firstLine="0"/>
        <w:contextualSpacing/>
        <w:jc w:val="both"/>
        <w:outlineLvl w:val="0"/>
        <w:rPr>
          <w:rFonts w:ascii="Arial" w:hAnsi="Arial" w:cs="Arial"/>
          <w:b/>
        </w:rPr>
      </w:pPr>
      <w:r w:rsidRPr="00FE1278">
        <w:rPr>
          <w:rFonts w:ascii="Arial" w:hAnsi="Arial" w:cs="Arial"/>
          <w:b/>
        </w:rPr>
        <w:lastRenderedPageBreak/>
        <w:t>I</w:t>
      </w:r>
      <w:r w:rsidR="00BF0D14" w:rsidRPr="00FE1278">
        <w:rPr>
          <w:rFonts w:ascii="Arial" w:hAnsi="Arial" w:cs="Arial"/>
          <w:b/>
        </w:rPr>
        <w:t>NTRODUCCIÓN</w:t>
      </w:r>
    </w:p>
    <w:p w14:paraId="79FD8D21" w14:textId="77777777" w:rsidR="001D46F2" w:rsidRPr="00FE1278" w:rsidRDefault="001D46F2" w:rsidP="00F436E3">
      <w:pPr>
        <w:spacing w:after="0" w:line="240" w:lineRule="auto"/>
        <w:ind w:right="-493"/>
        <w:contextualSpacing/>
        <w:jc w:val="both"/>
        <w:rPr>
          <w:rFonts w:ascii="Arial" w:hAnsi="Arial" w:cs="Arial"/>
          <w:i/>
          <w:sz w:val="24"/>
          <w:szCs w:val="24"/>
        </w:rPr>
      </w:pPr>
    </w:p>
    <w:p w14:paraId="0F1C3443" w14:textId="77777777" w:rsidR="001D46F2" w:rsidRPr="00FE1278" w:rsidRDefault="001D46F2" w:rsidP="00F436E3">
      <w:pPr>
        <w:spacing w:line="240" w:lineRule="auto"/>
        <w:contextualSpacing/>
        <w:jc w:val="both"/>
        <w:rPr>
          <w:rFonts w:ascii="Arial" w:hAnsi="Arial" w:cs="Arial"/>
          <w:sz w:val="24"/>
          <w:szCs w:val="24"/>
        </w:rPr>
      </w:pPr>
      <w:r w:rsidRPr="00FE1278">
        <w:rPr>
          <w:rFonts w:ascii="Arial" w:hAnsi="Arial" w:cs="Arial"/>
          <w:sz w:val="24"/>
          <w:szCs w:val="24"/>
        </w:rPr>
        <w:t xml:space="preserve">El Subdepartamento de Ingeniería Biomédica (IBM), depende del Departamento de Gestión de la Operación, la cual a su vez depende de la Subdirección Gestión Administrativa y Financiera del Hospital El Carmen Dr. Valentín Ferrada de Maipú. El Subdepartamento tiene como </w:t>
      </w:r>
      <w:r w:rsidR="00052323">
        <w:rPr>
          <w:rFonts w:ascii="Arial" w:hAnsi="Arial" w:cs="Arial"/>
          <w:sz w:val="24"/>
          <w:szCs w:val="24"/>
        </w:rPr>
        <w:t>principal razón de ser,</w:t>
      </w:r>
      <w:r w:rsidRPr="00FE1278">
        <w:rPr>
          <w:rFonts w:ascii="Arial" w:hAnsi="Arial" w:cs="Arial"/>
          <w:sz w:val="24"/>
          <w:szCs w:val="24"/>
        </w:rPr>
        <w:t xml:space="preserve"> el mantener en las mejores condiciones posibles el parque de Equipos Médicos existente, así como ser partícipe del mejoramiento de la calidad en la prestación clínico-asistencial de la Institución.</w:t>
      </w:r>
    </w:p>
    <w:p w14:paraId="480D98D3" w14:textId="77777777" w:rsidR="001D46F2" w:rsidRPr="00FE1278" w:rsidRDefault="001D46F2" w:rsidP="00F436E3">
      <w:pPr>
        <w:spacing w:line="240" w:lineRule="auto"/>
        <w:contextualSpacing/>
        <w:jc w:val="both"/>
        <w:rPr>
          <w:rFonts w:ascii="Arial" w:hAnsi="Arial" w:cs="Arial"/>
          <w:sz w:val="24"/>
          <w:szCs w:val="24"/>
        </w:rPr>
      </w:pPr>
    </w:p>
    <w:p w14:paraId="4CACB01E" w14:textId="77777777" w:rsidR="001D46F2" w:rsidRPr="00FE1278" w:rsidRDefault="001D46F2" w:rsidP="00F436E3">
      <w:pPr>
        <w:spacing w:line="240" w:lineRule="auto"/>
        <w:contextualSpacing/>
        <w:jc w:val="both"/>
        <w:rPr>
          <w:rFonts w:ascii="Arial" w:hAnsi="Arial" w:cs="Arial"/>
          <w:sz w:val="24"/>
          <w:szCs w:val="24"/>
        </w:rPr>
      </w:pPr>
      <w:r w:rsidRPr="00FE1278">
        <w:rPr>
          <w:rFonts w:ascii="Arial" w:hAnsi="Arial" w:cs="Arial"/>
          <w:sz w:val="24"/>
          <w:szCs w:val="24"/>
        </w:rPr>
        <w:t xml:space="preserve">El presente manual, constituye un documento que presenta la información detallada y ordenada, de funciones y procedimientos de </w:t>
      </w:r>
      <w:r w:rsidR="001F2408" w:rsidRPr="00FE1278">
        <w:rPr>
          <w:rFonts w:ascii="Arial" w:hAnsi="Arial" w:cs="Arial"/>
          <w:sz w:val="24"/>
          <w:szCs w:val="24"/>
        </w:rPr>
        <w:t xml:space="preserve">las </w:t>
      </w:r>
      <w:r w:rsidRPr="00FE1278">
        <w:rPr>
          <w:rFonts w:ascii="Arial" w:hAnsi="Arial" w:cs="Arial"/>
          <w:sz w:val="24"/>
          <w:szCs w:val="24"/>
        </w:rPr>
        <w:t>actividades que realiza el Subdepartamento de Ingeniería Biomédica, así como la interacción con otros Departamentos y Unidades del Hospital. Este documento se elabora basado en los principios de buenas prácticas de la disciplina d</w:t>
      </w:r>
      <w:r w:rsidR="001F2408" w:rsidRPr="00FE1278">
        <w:rPr>
          <w:rFonts w:ascii="Arial" w:hAnsi="Arial" w:cs="Arial"/>
          <w:sz w:val="24"/>
          <w:szCs w:val="24"/>
        </w:rPr>
        <w:t>e la Ingeniería Biomédica y la N</w:t>
      </w:r>
      <w:r w:rsidRPr="00FE1278">
        <w:rPr>
          <w:rFonts w:ascii="Arial" w:hAnsi="Arial" w:cs="Arial"/>
          <w:sz w:val="24"/>
          <w:szCs w:val="24"/>
        </w:rPr>
        <w:t xml:space="preserve">orma de mantenimiento hospitalario de Equipos médicos dictadas por el Ministerio de salud </w:t>
      </w:r>
      <w:r w:rsidR="001F2408" w:rsidRPr="00FE1278">
        <w:rPr>
          <w:rFonts w:ascii="Arial" w:hAnsi="Arial" w:cs="Arial"/>
          <w:sz w:val="24"/>
          <w:szCs w:val="24"/>
        </w:rPr>
        <w:t xml:space="preserve">de Chile </w:t>
      </w:r>
      <w:r w:rsidRPr="00FE1278">
        <w:rPr>
          <w:rFonts w:ascii="Arial" w:hAnsi="Arial" w:cs="Arial"/>
          <w:sz w:val="24"/>
          <w:szCs w:val="24"/>
        </w:rPr>
        <w:t>– MI</w:t>
      </w:r>
      <w:del w:id="1" w:author="Francisco Oliva" w:date="2017-10-16T12:19:00Z">
        <w:r w:rsidRPr="00FE1278" w:rsidDel="00984B85">
          <w:rPr>
            <w:rFonts w:ascii="Arial" w:hAnsi="Arial" w:cs="Arial"/>
            <w:sz w:val="24"/>
            <w:szCs w:val="24"/>
          </w:rPr>
          <w:delText>I</w:delText>
        </w:r>
      </w:del>
      <w:r w:rsidRPr="00FE1278">
        <w:rPr>
          <w:rFonts w:ascii="Arial" w:hAnsi="Arial" w:cs="Arial"/>
          <w:sz w:val="24"/>
          <w:szCs w:val="24"/>
        </w:rPr>
        <w:t>NSAL.</w:t>
      </w:r>
    </w:p>
    <w:p w14:paraId="17ED4418" w14:textId="77777777" w:rsidR="001D46F2" w:rsidRPr="00FE1278" w:rsidRDefault="001D46F2" w:rsidP="00F436E3">
      <w:pPr>
        <w:spacing w:line="240" w:lineRule="auto"/>
        <w:contextualSpacing/>
        <w:jc w:val="both"/>
        <w:rPr>
          <w:rFonts w:ascii="Arial" w:hAnsi="Arial" w:cs="Arial"/>
          <w:sz w:val="24"/>
          <w:szCs w:val="24"/>
        </w:rPr>
      </w:pPr>
    </w:p>
    <w:p w14:paraId="045A145B" w14:textId="77777777" w:rsidR="001D46F2" w:rsidRPr="00FE1278" w:rsidRDefault="001D46F2" w:rsidP="00F436E3">
      <w:pPr>
        <w:spacing w:line="240" w:lineRule="auto"/>
        <w:contextualSpacing/>
        <w:jc w:val="both"/>
        <w:rPr>
          <w:rFonts w:ascii="Arial" w:hAnsi="Arial" w:cs="Arial"/>
          <w:sz w:val="24"/>
          <w:szCs w:val="24"/>
        </w:rPr>
      </w:pPr>
      <w:r w:rsidRPr="00FE1278">
        <w:rPr>
          <w:rFonts w:ascii="Arial" w:hAnsi="Arial" w:cs="Arial"/>
          <w:sz w:val="24"/>
          <w:szCs w:val="24"/>
        </w:rPr>
        <w:t xml:space="preserve">Al ser este manual un pilar fundamental para cumplir con la Misión y Visión de nuestra Institución, queda como </w:t>
      </w:r>
      <w:r w:rsidR="001F2408" w:rsidRPr="00FE1278">
        <w:rPr>
          <w:rFonts w:ascii="Arial" w:hAnsi="Arial" w:cs="Arial"/>
          <w:sz w:val="24"/>
          <w:szCs w:val="24"/>
        </w:rPr>
        <w:t xml:space="preserve">parte de las </w:t>
      </w:r>
      <w:r w:rsidRPr="00FE1278">
        <w:rPr>
          <w:rFonts w:ascii="Arial" w:hAnsi="Arial" w:cs="Arial"/>
          <w:sz w:val="24"/>
          <w:szCs w:val="24"/>
        </w:rPr>
        <w:t>responsabilidad</w:t>
      </w:r>
      <w:r w:rsidR="001F2408" w:rsidRPr="00FE1278">
        <w:rPr>
          <w:rFonts w:ascii="Arial" w:hAnsi="Arial" w:cs="Arial"/>
          <w:sz w:val="24"/>
          <w:szCs w:val="24"/>
        </w:rPr>
        <w:t>es</w:t>
      </w:r>
      <w:r w:rsidRPr="00FE1278">
        <w:rPr>
          <w:rFonts w:ascii="Arial" w:hAnsi="Arial" w:cs="Arial"/>
          <w:sz w:val="24"/>
          <w:szCs w:val="24"/>
        </w:rPr>
        <w:t xml:space="preserve"> del Subdepartamento de IBM su resguardo, difusión, implementación y actualización.</w:t>
      </w:r>
    </w:p>
    <w:p w14:paraId="0ECB8D0D" w14:textId="77777777" w:rsidR="00155437" w:rsidRPr="00FE1278" w:rsidRDefault="00155437" w:rsidP="00F436E3">
      <w:pPr>
        <w:spacing w:line="240" w:lineRule="auto"/>
        <w:contextualSpacing/>
        <w:jc w:val="both"/>
        <w:rPr>
          <w:rFonts w:ascii="Arial" w:hAnsi="Arial" w:cs="Arial"/>
          <w:sz w:val="24"/>
          <w:szCs w:val="24"/>
        </w:rPr>
      </w:pPr>
    </w:p>
    <w:p w14:paraId="31EEE2B9" w14:textId="77777777" w:rsidR="001D46F2" w:rsidRPr="00FE1278" w:rsidRDefault="001D46F2" w:rsidP="00F436E3">
      <w:pPr>
        <w:spacing w:after="0" w:line="240" w:lineRule="auto"/>
        <w:ind w:right="-493"/>
        <w:contextualSpacing/>
        <w:jc w:val="both"/>
        <w:rPr>
          <w:rFonts w:ascii="Arial" w:hAnsi="Arial" w:cs="Arial"/>
          <w:b/>
          <w:sz w:val="24"/>
          <w:szCs w:val="24"/>
        </w:rPr>
      </w:pPr>
    </w:p>
    <w:p w14:paraId="347C931F" w14:textId="77777777" w:rsidR="00570E9A" w:rsidRPr="000A7361" w:rsidRDefault="00BF0D14" w:rsidP="00F436E3">
      <w:pPr>
        <w:pStyle w:val="Prrafodelista"/>
        <w:numPr>
          <w:ilvl w:val="0"/>
          <w:numId w:val="1"/>
        </w:numPr>
        <w:tabs>
          <w:tab w:val="left" w:pos="426"/>
        </w:tabs>
        <w:ind w:left="0" w:right="-496" w:firstLine="0"/>
        <w:contextualSpacing/>
        <w:jc w:val="both"/>
        <w:outlineLvl w:val="0"/>
        <w:rPr>
          <w:rFonts w:ascii="Arial" w:hAnsi="Arial" w:cs="Arial"/>
          <w:b/>
        </w:rPr>
      </w:pPr>
      <w:r w:rsidRPr="00FE1278">
        <w:rPr>
          <w:rFonts w:ascii="Arial" w:hAnsi="Arial" w:cs="Arial"/>
          <w:b/>
        </w:rPr>
        <w:t>DEFINICIONES</w:t>
      </w:r>
    </w:p>
    <w:p w14:paraId="2A24E3C8" w14:textId="77777777" w:rsidR="004F74EA" w:rsidRPr="00FE1278" w:rsidRDefault="004F74EA" w:rsidP="00F436E3">
      <w:pPr>
        <w:pStyle w:val="Prrafodelista"/>
        <w:keepNext/>
        <w:keepLines/>
        <w:numPr>
          <w:ilvl w:val="0"/>
          <w:numId w:val="3"/>
        </w:numPr>
        <w:spacing w:before="40"/>
        <w:jc w:val="both"/>
        <w:outlineLvl w:val="1"/>
        <w:rPr>
          <w:rFonts w:ascii="Arial" w:eastAsiaTheme="majorEastAsia" w:hAnsi="Arial" w:cs="Arial"/>
          <w:vanish/>
          <w:color w:val="000000" w:themeColor="text1"/>
          <w:lang w:val="es-MX" w:eastAsia="es-MX"/>
        </w:rPr>
      </w:pPr>
    </w:p>
    <w:p w14:paraId="64432920" w14:textId="77777777" w:rsidR="004F74EA" w:rsidRPr="00FE1278" w:rsidRDefault="004F74EA" w:rsidP="00F436E3">
      <w:pPr>
        <w:pStyle w:val="Prrafodelista"/>
        <w:keepNext/>
        <w:keepLines/>
        <w:numPr>
          <w:ilvl w:val="0"/>
          <w:numId w:val="3"/>
        </w:numPr>
        <w:spacing w:before="40"/>
        <w:jc w:val="both"/>
        <w:outlineLvl w:val="1"/>
        <w:rPr>
          <w:rFonts w:ascii="Arial" w:eastAsiaTheme="majorEastAsia" w:hAnsi="Arial" w:cs="Arial"/>
          <w:vanish/>
          <w:color w:val="000000" w:themeColor="text1"/>
          <w:lang w:val="es-MX" w:eastAsia="es-MX"/>
        </w:rPr>
      </w:pPr>
    </w:p>
    <w:p w14:paraId="7F8D96AC" w14:textId="77777777" w:rsidR="0019392F" w:rsidRPr="00FE1278" w:rsidRDefault="00DF4145" w:rsidP="006932A2">
      <w:pPr>
        <w:pStyle w:val="Ttulo2"/>
        <w:numPr>
          <w:ilvl w:val="1"/>
          <w:numId w:val="3"/>
        </w:numPr>
        <w:spacing w:line="240" w:lineRule="auto"/>
        <w:ind w:left="0" w:firstLine="0"/>
        <w:jc w:val="both"/>
        <w:rPr>
          <w:rFonts w:ascii="Arial" w:hAnsi="Arial" w:cs="Arial"/>
          <w:b/>
          <w:color w:val="000000" w:themeColor="text1"/>
          <w:sz w:val="24"/>
          <w:szCs w:val="24"/>
        </w:rPr>
      </w:pPr>
      <w:r w:rsidRPr="00FE1278">
        <w:rPr>
          <w:rFonts w:ascii="Arial" w:hAnsi="Arial" w:cs="Arial"/>
          <w:b/>
          <w:color w:val="000000" w:themeColor="text1"/>
          <w:sz w:val="24"/>
          <w:szCs w:val="24"/>
        </w:rPr>
        <w:t>VOCABULARIO</w:t>
      </w:r>
    </w:p>
    <w:p w14:paraId="75DA53D2" w14:textId="77777777" w:rsidR="004F74EA" w:rsidRPr="00FE1278" w:rsidRDefault="004F74EA" w:rsidP="00F436E3">
      <w:pPr>
        <w:pStyle w:val="Prrafodelista"/>
        <w:ind w:left="426"/>
        <w:contextualSpacing/>
        <w:jc w:val="both"/>
        <w:rPr>
          <w:rFonts w:ascii="Arial" w:hAnsi="Arial" w:cs="Arial"/>
          <w:b/>
        </w:rPr>
      </w:pPr>
    </w:p>
    <w:p w14:paraId="53CE8B8F" w14:textId="77777777" w:rsidR="004F74EA" w:rsidRPr="00FE1278" w:rsidRDefault="00D8631D" w:rsidP="00F436E3">
      <w:pPr>
        <w:spacing w:line="240" w:lineRule="auto"/>
        <w:contextualSpacing/>
        <w:jc w:val="both"/>
        <w:rPr>
          <w:rFonts w:ascii="Arial" w:hAnsi="Arial" w:cs="Arial"/>
          <w:sz w:val="24"/>
          <w:szCs w:val="24"/>
        </w:rPr>
      </w:pPr>
      <w:r w:rsidRPr="00FE1278">
        <w:rPr>
          <w:rFonts w:ascii="Arial" w:hAnsi="Arial" w:cs="Arial"/>
          <w:b/>
          <w:sz w:val="24"/>
          <w:szCs w:val="24"/>
          <w:u w:val="single"/>
        </w:rPr>
        <w:t>DISPOSITIVO MÉDICO:</w:t>
      </w:r>
      <w:r w:rsidRPr="00FE1278">
        <w:rPr>
          <w:rFonts w:ascii="Arial" w:hAnsi="Arial" w:cs="Arial"/>
          <w:sz w:val="24"/>
          <w:szCs w:val="24"/>
        </w:rPr>
        <w:t xml:space="preserve"> </w:t>
      </w:r>
      <w:r w:rsidR="004F74EA" w:rsidRPr="00FE1278">
        <w:rPr>
          <w:rFonts w:ascii="Arial" w:hAnsi="Arial" w:cs="Arial"/>
          <w:sz w:val="24"/>
          <w:szCs w:val="24"/>
        </w:rPr>
        <w:t>Cualquier instrumento, aparato, aplicación, material o artículo, incluyendo software, usados solos o en combinación y definidos por el fabricante para ser utilizados directamente en seres humanos, siempre que su acción principal prevista en el cuerpo humano no se alcance por medios farmacológicos, inmunológicos o metabólicos, aunque puedan concurrir tales medios a su función; con el propósito de diagnóstico, prevención, seguimiento, tratamiento o alivio de una enfermedad, daño o discapacidad; de investigación o de reemplazo o modificación de la anatomía o de un proceso fisiológico, o de regulación de la concepción.</w:t>
      </w:r>
    </w:p>
    <w:p w14:paraId="35CCD8EC" w14:textId="77777777" w:rsidR="0019392F" w:rsidRPr="00FE1278" w:rsidRDefault="0019392F" w:rsidP="00F436E3">
      <w:pPr>
        <w:spacing w:line="240" w:lineRule="auto"/>
        <w:jc w:val="both"/>
        <w:rPr>
          <w:rFonts w:ascii="Arial" w:hAnsi="Arial" w:cs="Arial"/>
          <w:b/>
          <w:sz w:val="24"/>
          <w:szCs w:val="24"/>
        </w:rPr>
      </w:pPr>
    </w:p>
    <w:p w14:paraId="0EAAA5C3" w14:textId="77777777" w:rsidR="0019392F" w:rsidRPr="00FE1278" w:rsidRDefault="0019392F" w:rsidP="00F436E3">
      <w:pPr>
        <w:spacing w:line="240" w:lineRule="auto"/>
        <w:jc w:val="both"/>
        <w:rPr>
          <w:rFonts w:ascii="Arial" w:hAnsi="Arial" w:cs="Arial"/>
          <w:sz w:val="24"/>
          <w:szCs w:val="24"/>
        </w:rPr>
      </w:pPr>
      <w:r w:rsidRPr="00FE1278">
        <w:rPr>
          <w:rFonts w:ascii="Arial" w:hAnsi="Arial" w:cs="Arial"/>
          <w:b/>
          <w:sz w:val="24"/>
          <w:szCs w:val="24"/>
          <w:u w:val="single"/>
        </w:rPr>
        <w:t>EQUIPO MÉDICO</w:t>
      </w:r>
      <w:r w:rsidRPr="00FE1278">
        <w:rPr>
          <w:rFonts w:ascii="Arial" w:hAnsi="Arial" w:cs="Arial"/>
          <w:sz w:val="24"/>
          <w:szCs w:val="24"/>
        </w:rPr>
        <w:t xml:space="preserve">: </w:t>
      </w:r>
      <w:r w:rsidR="004F74EA" w:rsidRPr="00FE1278">
        <w:rPr>
          <w:rFonts w:ascii="Arial" w:hAnsi="Arial" w:cs="Arial"/>
          <w:sz w:val="24"/>
          <w:szCs w:val="24"/>
        </w:rPr>
        <w:t>Un dispositivo médico que requiere calibración, mantenimiento, reparación, capacitación de los usuarios y retirada del servicio, activ</w:t>
      </w:r>
      <w:r w:rsidR="007C6F52">
        <w:rPr>
          <w:rFonts w:ascii="Arial" w:hAnsi="Arial" w:cs="Arial"/>
          <w:sz w:val="24"/>
          <w:szCs w:val="24"/>
        </w:rPr>
        <w:t>idades gestionadas por el Subdepartamento</w:t>
      </w:r>
      <w:r w:rsidR="004F74EA" w:rsidRPr="00FE1278">
        <w:rPr>
          <w:rFonts w:ascii="Arial" w:hAnsi="Arial" w:cs="Arial"/>
          <w:sz w:val="24"/>
          <w:szCs w:val="24"/>
        </w:rPr>
        <w:t xml:space="preserve"> de Ingeniería Biomédica. El equipo médico se usa específicamente para el diagnóstico, el tratamiento o la rehabilitación de una enfermedad o lesión, ya sea solo o junto a accesorios, material fungible (consumible) y otros equipos médicos. No se consideran equipos médicos los Equipos médicos implantables, desechables o de un solo uso.</w:t>
      </w:r>
    </w:p>
    <w:p w14:paraId="43A5DD04" w14:textId="77777777" w:rsidR="0019392F" w:rsidRPr="00FE1278" w:rsidRDefault="0019392F" w:rsidP="00F436E3">
      <w:pPr>
        <w:spacing w:line="240" w:lineRule="auto"/>
        <w:jc w:val="both"/>
        <w:rPr>
          <w:rFonts w:ascii="Arial" w:hAnsi="Arial" w:cs="Arial"/>
          <w:sz w:val="24"/>
          <w:szCs w:val="24"/>
        </w:rPr>
      </w:pPr>
      <w:r w:rsidRPr="00FE1278">
        <w:rPr>
          <w:rFonts w:ascii="Arial" w:hAnsi="Arial" w:cs="Arial"/>
          <w:b/>
          <w:sz w:val="24"/>
          <w:szCs w:val="24"/>
          <w:u w:val="single"/>
        </w:rPr>
        <w:lastRenderedPageBreak/>
        <w:t>PROGRAMA DE MANTENIMIENTO PREVENTIVO (PMP):</w:t>
      </w:r>
      <w:r w:rsidRPr="00FE1278">
        <w:rPr>
          <w:rFonts w:ascii="Arial" w:hAnsi="Arial" w:cs="Arial"/>
          <w:sz w:val="24"/>
          <w:szCs w:val="24"/>
        </w:rPr>
        <w:t xml:space="preserve"> Documento que establece la periodicidad de las actividades de mantenimient</w:t>
      </w:r>
      <w:r w:rsidR="007C6F52">
        <w:rPr>
          <w:rFonts w:ascii="Arial" w:hAnsi="Arial" w:cs="Arial"/>
          <w:sz w:val="24"/>
          <w:szCs w:val="24"/>
        </w:rPr>
        <w:t xml:space="preserve">o para un equipo médico </w:t>
      </w:r>
      <w:r w:rsidRPr="00FE1278">
        <w:rPr>
          <w:rFonts w:ascii="Arial" w:hAnsi="Arial" w:cs="Arial"/>
          <w:sz w:val="24"/>
          <w:szCs w:val="24"/>
        </w:rPr>
        <w:t>determinado.</w:t>
      </w:r>
    </w:p>
    <w:p w14:paraId="4D1CBE9D" w14:textId="77777777" w:rsidR="0019392F" w:rsidRPr="00FE1278" w:rsidRDefault="0019392F" w:rsidP="00F436E3">
      <w:pPr>
        <w:pStyle w:val="punteoextse"/>
        <w:numPr>
          <w:ilvl w:val="0"/>
          <w:numId w:val="0"/>
        </w:numPr>
        <w:spacing w:line="240" w:lineRule="auto"/>
        <w:rPr>
          <w:rFonts w:ascii="Arial" w:hAnsi="Arial" w:cs="Arial"/>
          <w:szCs w:val="24"/>
        </w:rPr>
      </w:pPr>
      <w:r w:rsidRPr="00FE1278">
        <w:rPr>
          <w:rFonts w:ascii="Arial" w:hAnsi="Arial" w:cs="Arial"/>
          <w:b/>
          <w:szCs w:val="24"/>
          <w:u w:val="single"/>
        </w:rPr>
        <w:t>MANTENIMIENTO PREVENTIVO (MP):</w:t>
      </w:r>
      <w:r w:rsidRPr="00FE1278">
        <w:rPr>
          <w:rFonts w:ascii="Arial" w:hAnsi="Arial" w:cs="Arial"/>
          <w:szCs w:val="24"/>
        </w:rPr>
        <w:t xml:space="preserve"> Acción programada que incluye inspecciones </w:t>
      </w:r>
      <w:r w:rsidR="006932A2" w:rsidRPr="00FE1278">
        <w:rPr>
          <w:rFonts w:ascii="Arial" w:hAnsi="Arial" w:cs="Arial"/>
          <w:szCs w:val="24"/>
        </w:rPr>
        <w:t>periódicas a</w:t>
      </w:r>
      <w:r w:rsidRPr="00FE1278">
        <w:rPr>
          <w:rFonts w:ascii="Arial" w:hAnsi="Arial" w:cs="Arial"/>
          <w:szCs w:val="24"/>
        </w:rPr>
        <w:t xml:space="preserve"> los equipos médicos, que considera tareas de limpieza, lubricación, ajustes, análisis de seguridad eléctrica, análisis de desempeño y reemplazo planificado de piezas y partes </w:t>
      </w:r>
      <w:ins w:id="2" w:author="Francisco Oliva" w:date="2017-10-16T12:19:00Z">
        <w:r w:rsidR="008C6A9E">
          <w:rPr>
            <w:rFonts w:ascii="Arial" w:hAnsi="Arial" w:cs="Arial"/>
            <w:szCs w:val="24"/>
          </w:rPr>
          <w:t xml:space="preserve">del </w:t>
        </w:r>
      </w:ins>
      <w:r w:rsidRPr="00FE1278">
        <w:rPr>
          <w:rFonts w:ascii="Arial" w:hAnsi="Arial" w:cs="Arial"/>
          <w:szCs w:val="24"/>
        </w:rPr>
        <w:t>Equipo médico.</w:t>
      </w:r>
    </w:p>
    <w:p w14:paraId="62C976E8" w14:textId="77777777" w:rsidR="004F74EA" w:rsidRPr="00FE1278" w:rsidRDefault="004F74EA" w:rsidP="00F436E3">
      <w:pPr>
        <w:pStyle w:val="punteoextse"/>
        <w:numPr>
          <w:ilvl w:val="0"/>
          <w:numId w:val="0"/>
        </w:numPr>
        <w:spacing w:line="240" w:lineRule="auto"/>
        <w:rPr>
          <w:rFonts w:ascii="Arial" w:hAnsi="Arial" w:cs="Arial"/>
          <w:szCs w:val="24"/>
        </w:rPr>
      </w:pPr>
    </w:p>
    <w:p w14:paraId="65E3955E" w14:textId="77777777" w:rsidR="004F74EA" w:rsidRPr="00FE1278" w:rsidRDefault="004F74EA" w:rsidP="00F436E3">
      <w:pPr>
        <w:pStyle w:val="punteoextse"/>
        <w:numPr>
          <w:ilvl w:val="0"/>
          <w:numId w:val="0"/>
        </w:numPr>
        <w:spacing w:line="240" w:lineRule="auto"/>
        <w:rPr>
          <w:rFonts w:ascii="Arial" w:hAnsi="Arial" w:cs="Arial"/>
          <w:szCs w:val="24"/>
        </w:rPr>
      </w:pPr>
      <w:r w:rsidRPr="00FE1278">
        <w:rPr>
          <w:rFonts w:ascii="Arial" w:hAnsi="Arial" w:cs="Arial"/>
          <w:b/>
          <w:szCs w:val="24"/>
          <w:u w:val="single"/>
        </w:rPr>
        <w:t>MANTENIMIENTO CORRECTIVO (MC):</w:t>
      </w:r>
      <w:r w:rsidRPr="00FE1278">
        <w:rPr>
          <w:rFonts w:ascii="Arial" w:hAnsi="Arial" w:cs="Arial"/>
          <w:szCs w:val="24"/>
        </w:rPr>
        <w:t xml:space="preserve"> Acción o conjunto de acciones que se realiza sobre un equipo o parte del mismo, que busca restaurar una función o característica perdida, producto de una falla o desperfecto.</w:t>
      </w:r>
    </w:p>
    <w:p w14:paraId="66E63759" w14:textId="77777777" w:rsidR="004F74EA" w:rsidRPr="00304B4F" w:rsidRDefault="004F74EA" w:rsidP="00F436E3">
      <w:pPr>
        <w:pStyle w:val="punteoextse"/>
        <w:numPr>
          <w:ilvl w:val="0"/>
          <w:numId w:val="0"/>
        </w:numPr>
        <w:spacing w:line="240" w:lineRule="auto"/>
        <w:rPr>
          <w:rFonts w:ascii="Arial" w:hAnsi="Arial" w:cs="Arial"/>
          <w:b/>
          <w:szCs w:val="24"/>
          <w:u w:val="single"/>
        </w:rPr>
      </w:pPr>
    </w:p>
    <w:p w14:paraId="28E6495E" w14:textId="77777777" w:rsidR="00446A30" w:rsidRPr="00304B4F" w:rsidRDefault="00304B4F" w:rsidP="00F436E3">
      <w:pPr>
        <w:pStyle w:val="punteoextse"/>
        <w:numPr>
          <w:ilvl w:val="0"/>
          <w:numId w:val="0"/>
        </w:numPr>
        <w:spacing w:line="240" w:lineRule="auto"/>
        <w:rPr>
          <w:rFonts w:ascii="Arial" w:hAnsi="Arial" w:cs="Arial"/>
          <w:b/>
          <w:szCs w:val="24"/>
          <w:u w:val="single"/>
        </w:rPr>
      </w:pPr>
      <w:r w:rsidRPr="00304B4F">
        <w:rPr>
          <w:rFonts w:ascii="Arial" w:hAnsi="Arial" w:cs="Arial"/>
          <w:b/>
          <w:szCs w:val="24"/>
          <w:u w:val="single"/>
        </w:rPr>
        <w:t>DISPONIBILIDAD</w:t>
      </w:r>
      <w:r w:rsidR="00446A30" w:rsidRPr="00304B4F">
        <w:rPr>
          <w:rFonts w:ascii="Arial" w:hAnsi="Arial" w:cs="Arial"/>
          <w:b/>
          <w:bCs/>
          <w:color w:val="000000"/>
          <w:szCs w:val="24"/>
          <w:shd w:val="clear" w:color="auto" w:fill="FFFFFF"/>
        </w:rPr>
        <w:t>:</w:t>
      </w:r>
      <w:r w:rsidR="00446A30" w:rsidRPr="00304B4F">
        <w:rPr>
          <w:rFonts w:ascii="Arial" w:hAnsi="Arial" w:cs="Arial"/>
          <w:color w:val="000000"/>
          <w:szCs w:val="24"/>
          <w:shd w:val="clear" w:color="auto" w:fill="FFFFFF"/>
        </w:rPr>
        <w:t> Es la capac</w:t>
      </w:r>
      <w:r>
        <w:rPr>
          <w:rFonts w:ascii="Arial" w:hAnsi="Arial" w:cs="Arial"/>
          <w:color w:val="000000"/>
          <w:szCs w:val="24"/>
          <w:shd w:val="clear" w:color="auto" w:fill="FFFFFF"/>
        </w:rPr>
        <w:t xml:space="preserve">idad de un equipo médico </w:t>
      </w:r>
      <w:r w:rsidR="00446A30" w:rsidRPr="00304B4F">
        <w:rPr>
          <w:rFonts w:ascii="Arial" w:hAnsi="Arial" w:cs="Arial"/>
          <w:color w:val="000000"/>
          <w:szCs w:val="24"/>
          <w:shd w:val="clear" w:color="auto" w:fill="FFFFFF"/>
        </w:rPr>
        <w:t>o componente para estar en un estado (</w:t>
      </w:r>
      <w:r>
        <w:rPr>
          <w:rFonts w:ascii="Arial" w:hAnsi="Arial" w:cs="Arial"/>
          <w:color w:val="000000"/>
          <w:szCs w:val="24"/>
          <w:shd w:val="clear" w:color="auto" w:fill="FFFFFF"/>
        </w:rPr>
        <w:t xml:space="preserve">up - </w:t>
      </w:r>
      <w:r w:rsidR="00446A30" w:rsidRPr="00304B4F">
        <w:rPr>
          <w:rFonts w:ascii="Arial" w:hAnsi="Arial" w:cs="Arial"/>
          <w:color w:val="000000"/>
          <w:szCs w:val="24"/>
          <w:shd w:val="clear" w:color="auto" w:fill="FFFFFF"/>
        </w:rPr>
        <w:t>arriba) para realizar una función requerida bajo condiciones dadas en un instante dado de tiempo o durante un determinado intervalo de tiempo, asumiendo que los recursos externos necesarios se han proporcionado.</w:t>
      </w:r>
    </w:p>
    <w:p w14:paraId="2599748A" w14:textId="77777777" w:rsidR="00446A30" w:rsidRDefault="00446A30" w:rsidP="00F436E3">
      <w:pPr>
        <w:pStyle w:val="punteoextse"/>
        <w:numPr>
          <w:ilvl w:val="0"/>
          <w:numId w:val="0"/>
        </w:numPr>
        <w:spacing w:line="240" w:lineRule="auto"/>
        <w:rPr>
          <w:rFonts w:ascii="Arial" w:hAnsi="Arial" w:cs="Arial"/>
          <w:b/>
          <w:szCs w:val="24"/>
          <w:u w:val="single"/>
        </w:rPr>
      </w:pPr>
    </w:p>
    <w:p w14:paraId="0B18A05D" w14:textId="77777777" w:rsidR="004F74EA" w:rsidRPr="00FE1278" w:rsidRDefault="004F74EA" w:rsidP="00F436E3">
      <w:pPr>
        <w:pStyle w:val="punteoextse"/>
        <w:numPr>
          <w:ilvl w:val="0"/>
          <w:numId w:val="0"/>
        </w:numPr>
        <w:spacing w:line="240" w:lineRule="auto"/>
        <w:rPr>
          <w:rFonts w:ascii="Arial" w:hAnsi="Arial" w:cs="Arial"/>
          <w:b/>
          <w:szCs w:val="24"/>
        </w:rPr>
      </w:pPr>
      <w:r w:rsidRPr="00FE1278">
        <w:rPr>
          <w:rFonts w:ascii="Arial" w:hAnsi="Arial" w:cs="Arial"/>
          <w:b/>
          <w:szCs w:val="24"/>
          <w:u w:val="single"/>
        </w:rPr>
        <w:t>CONVENIO:</w:t>
      </w:r>
      <w:r w:rsidRPr="00FE1278">
        <w:rPr>
          <w:rFonts w:ascii="Arial" w:hAnsi="Arial" w:cs="Arial"/>
          <w:b/>
          <w:szCs w:val="24"/>
        </w:rPr>
        <w:t xml:space="preserve"> </w:t>
      </w:r>
      <w:r w:rsidRPr="00FE1278">
        <w:rPr>
          <w:rFonts w:ascii="Arial" w:hAnsi="Arial" w:cs="Arial"/>
          <w:szCs w:val="24"/>
        </w:rPr>
        <w:t>Contrato por mano de obra, insumos, repuestos y/o accesorios efectuado entre un proveedor y el</w:t>
      </w:r>
      <w:r w:rsidR="007C6F52">
        <w:rPr>
          <w:rFonts w:ascii="Arial" w:hAnsi="Arial" w:cs="Arial"/>
          <w:szCs w:val="24"/>
        </w:rPr>
        <w:t xml:space="preserve"> Hospital</w:t>
      </w:r>
      <w:r w:rsidRPr="00FE1278">
        <w:rPr>
          <w:rFonts w:ascii="Arial" w:hAnsi="Arial" w:cs="Arial"/>
          <w:szCs w:val="24"/>
        </w:rPr>
        <w:t>.</w:t>
      </w:r>
    </w:p>
    <w:p w14:paraId="4ACCB52D" w14:textId="77777777" w:rsidR="004F74EA" w:rsidRPr="00FE1278" w:rsidRDefault="004F74EA" w:rsidP="00F436E3">
      <w:pPr>
        <w:pStyle w:val="punteoextse"/>
        <w:numPr>
          <w:ilvl w:val="0"/>
          <w:numId w:val="0"/>
        </w:numPr>
        <w:spacing w:line="240" w:lineRule="auto"/>
        <w:rPr>
          <w:rFonts w:ascii="Arial" w:hAnsi="Arial" w:cs="Arial"/>
          <w:szCs w:val="24"/>
        </w:rPr>
      </w:pPr>
    </w:p>
    <w:p w14:paraId="2A4F4B54" w14:textId="77777777" w:rsidR="0019392F" w:rsidRPr="00FE1278" w:rsidRDefault="0019392F" w:rsidP="00F436E3">
      <w:pPr>
        <w:pStyle w:val="punteoextse"/>
        <w:numPr>
          <w:ilvl w:val="0"/>
          <w:numId w:val="0"/>
        </w:numPr>
        <w:spacing w:line="240" w:lineRule="auto"/>
        <w:rPr>
          <w:rFonts w:ascii="Arial" w:hAnsi="Arial" w:cs="Arial"/>
          <w:szCs w:val="24"/>
        </w:rPr>
      </w:pPr>
      <w:r w:rsidRPr="00FE1278">
        <w:rPr>
          <w:rFonts w:ascii="Arial" w:hAnsi="Arial" w:cs="Arial"/>
          <w:b/>
          <w:szCs w:val="24"/>
          <w:u w:val="single"/>
        </w:rPr>
        <w:t>FLUJOGRAMA DE INFORMACIÓN</w:t>
      </w:r>
      <w:r w:rsidRPr="00FE1278">
        <w:rPr>
          <w:rFonts w:ascii="Arial" w:hAnsi="Arial" w:cs="Arial"/>
          <w:szCs w:val="24"/>
        </w:rPr>
        <w:t xml:space="preserve">: es el medio para representar visualmente las actividades e interacciones de un proceso simple o de una etapa de uno complejo </w:t>
      </w:r>
    </w:p>
    <w:p w14:paraId="3F099009" w14:textId="77777777" w:rsidR="004F74EA" w:rsidRPr="00FE1278" w:rsidRDefault="004F74EA" w:rsidP="00F436E3">
      <w:pPr>
        <w:pStyle w:val="punteoextse"/>
        <w:numPr>
          <w:ilvl w:val="0"/>
          <w:numId w:val="0"/>
        </w:numPr>
        <w:spacing w:line="240" w:lineRule="auto"/>
        <w:rPr>
          <w:rFonts w:ascii="Arial" w:hAnsi="Arial" w:cs="Arial"/>
          <w:szCs w:val="24"/>
        </w:rPr>
      </w:pPr>
    </w:p>
    <w:p w14:paraId="6CE77DC9" w14:textId="77777777" w:rsidR="004F74EA" w:rsidRPr="00FE1278" w:rsidRDefault="00D8631D" w:rsidP="00F436E3">
      <w:pPr>
        <w:spacing w:line="240" w:lineRule="auto"/>
        <w:jc w:val="both"/>
        <w:rPr>
          <w:rFonts w:ascii="Arial" w:eastAsia="Arial" w:hAnsi="Arial" w:cs="Arial"/>
          <w:sz w:val="24"/>
          <w:szCs w:val="24"/>
        </w:rPr>
      </w:pPr>
      <w:r w:rsidRPr="00FE1278">
        <w:rPr>
          <w:rFonts w:ascii="Arial" w:hAnsi="Arial" w:cs="Arial"/>
          <w:b/>
          <w:sz w:val="24"/>
          <w:szCs w:val="24"/>
          <w:u w:val="single"/>
        </w:rPr>
        <w:t>CONTROL:</w:t>
      </w:r>
      <w:r w:rsidRPr="00FE1278">
        <w:rPr>
          <w:rFonts w:ascii="Arial" w:eastAsia="Arial" w:hAnsi="Arial" w:cs="Arial"/>
          <w:b/>
          <w:spacing w:val="-6"/>
          <w:sz w:val="24"/>
          <w:szCs w:val="24"/>
        </w:rPr>
        <w:t xml:space="preserve"> </w:t>
      </w:r>
      <w:r w:rsidR="004F74EA" w:rsidRPr="00FE1278">
        <w:rPr>
          <w:rFonts w:ascii="Arial" w:eastAsia="Arial" w:hAnsi="Arial" w:cs="Arial"/>
          <w:spacing w:val="1"/>
          <w:sz w:val="24"/>
          <w:szCs w:val="24"/>
        </w:rPr>
        <w:t>P</w:t>
      </w:r>
      <w:r w:rsidR="004F74EA" w:rsidRPr="00FE1278">
        <w:rPr>
          <w:rFonts w:ascii="Arial" w:eastAsia="Arial" w:hAnsi="Arial" w:cs="Arial"/>
          <w:spacing w:val="-1"/>
          <w:sz w:val="24"/>
          <w:szCs w:val="24"/>
        </w:rPr>
        <w:t>r</w:t>
      </w:r>
      <w:r w:rsidR="004F74EA" w:rsidRPr="00FE1278">
        <w:rPr>
          <w:rFonts w:ascii="Arial" w:eastAsia="Arial" w:hAnsi="Arial" w:cs="Arial"/>
          <w:spacing w:val="1"/>
          <w:sz w:val="24"/>
          <w:szCs w:val="24"/>
        </w:rPr>
        <w:t>o</w:t>
      </w:r>
      <w:r w:rsidR="004F74EA" w:rsidRPr="00FE1278">
        <w:rPr>
          <w:rFonts w:ascii="Arial" w:eastAsia="Arial" w:hAnsi="Arial" w:cs="Arial"/>
          <w:sz w:val="24"/>
          <w:szCs w:val="24"/>
        </w:rPr>
        <w:t>c</w:t>
      </w:r>
      <w:r w:rsidR="004F74EA" w:rsidRPr="00FE1278">
        <w:rPr>
          <w:rFonts w:ascii="Arial" w:eastAsia="Arial" w:hAnsi="Arial" w:cs="Arial"/>
          <w:spacing w:val="1"/>
          <w:sz w:val="24"/>
          <w:szCs w:val="24"/>
        </w:rPr>
        <w:t>e</w:t>
      </w:r>
      <w:r w:rsidR="004F74EA" w:rsidRPr="00FE1278">
        <w:rPr>
          <w:rFonts w:ascii="Arial" w:eastAsia="Arial" w:hAnsi="Arial" w:cs="Arial"/>
          <w:sz w:val="24"/>
          <w:szCs w:val="24"/>
        </w:rPr>
        <w:t>so</w:t>
      </w:r>
      <w:r w:rsidR="004F74EA" w:rsidRPr="00FE1278">
        <w:rPr>
          <w:rFonts w:ascii="Arial" w:eastAsia="Arial" w:hAnsi="Arial" w:cs="Arial"/>
          <w:spacing w:val="-7"/>
          <w:sz w:val="24"/>
          <w:szCs w:val="24"/>
        </w:rPr>
        <w:t xml:space="preserve"> </w:t>
      </w:r>
      <w:r w:rsidR="004F74EA" w:rsidRPr="00FE1278">
        <w:rPr>
          <w:rFonts w:ascii="Arial" w:eastAsia="Arial" w:hAnsi="Arial" w:cs="Arial"/>
          <w:spacing w:val="-1"/>
          <w:sz w:val="24"/>
          <w:szCs w:val="24"/>
        </w:rPr>
        <w:t>q</w:t>
      </w:r>
      <w:r w:rsidR="004F74EA" w:rsidRPr="00FE1278">
        <w:rPr>
          <w:rFonts w:ascii="Arial" w:eastAsia="Arial" w:hAnsi="Arial" w:cs="Arial"/>
          <w:spacing w:val="1"/>
          <w:sz w:val="24"/>
          <w:szCs w:val="24"/>
        </w:rPr>
        <w:t>u</w:t>
      </w:r>
      <w:r w:rsidR="004F74EA" w:rsidRPr="00FE1278">
        <w:rPr>
          <w:rFonts w:ascii="Arial" w:eastAsia="Arial" w:hAnsi="Arial" w:cs="Arial"/>
          <w:sz w:val="24"/>
          <w:szCs w:val="24"/>
        </w:rPr>
        <w:t>e</w:t>
      </w:r>
      <w:r w:rsidR="004F74EA" w:rsidRPr="00FE1278">
        <w:rPr>
          <w:rFonts w:ascii="Arial" w:eastAsia="Arial" w:hAnsi="Arial" w:cs="Arial"/>
          <w:spacing w:val="-2"/>
          <w:sz w:val="24"/>
          <w:szCs w:val="24"/>
        </w:rPr>
        <w:t xml:space="preserve"> </w:t>
      </w:r>
      <w:r w:rsidR="004F74EA" w:rsidRPr="00FE1278">
        <w:rPr>
          <w:rFonts w:ascii="Arial" w:eastAsia="Arial" w:hAnsi="Arial" w:cs="Arial"/>
          <w:sz w:val="24"/>
          <w:szCs w:val="24"/>
        </w:rPr>
        <w:t>c</w:t>
      </w:r>
      <w:r w:rsidR="004F74EA" w:rsidRPr="00FE1278">
        <w:rPr>
          <w:rFonts w:ascii="Arial" w:eastAsia="Arial" w:hAnsi="Arial" w:cs="Arial"/>
          <w:spacing w:val="1"/>
          <w:sz w:val="24"/>
          <w:szCs w:val="24"/>
        </w:rPr>
        <w:t>on</w:t>
      </w:r>
      <w:r w:rsidR="004F74EA" w:rsidRPr="00FE1278">
        <w:rPr>
          <w:rFonts w:ascii="Arial" w:eastAsia="Arial" w:hAnsi="Arial" w:cs="Arial"/>
          <w:sz w:val="24"/>
          <w:szCs w:val="24"/>
        </w:rPr>
        <w:t>sis</w:t>
      </w:r>
      <w:r w:rsidR="004F74EA" w:rsidRPr="00FE1278">
        <w:rPr>
          <w:rFonts w:ascii="Arial" w:eastAsia="Arial" w:hAnsi="Arial" w:cs="Arial"/>
          <w:spacing w:val="1"/>
          <w:sz w:val="24"/>
          <w:szCs w:val="24"/>
        </w:rPr>
        <w:t>t</w:t>
      </w:r>
      <w:r w:rsidR="004F74EA" w:rsidRPr="00FE1278">
        <w:rPr>
          <w:rFonts w:ascii="Arial" w:eastAsia="Arial" w:hAnsi="Arial" w:cs="Arial"/>
          <w:sz w:val="24"/>
          <w:szCs w:val="24"/>
        </w:rPr>
        <w:t>e</w:t>
      </w:r>
      <w:r w:rsidR="004F74EA" w:rsidRPr="00FE1278">
        <w:rPr>
          <w:rFonts w:ascii="Arial" w:eastAsia="Arial" w:hAnsi="Arial" w:cs="Arial"/>
          <w:spacing w:val="-6"/>
          <w:sz w:val="24"/>
          <w:szCs w:val="24"/>
        </w:rPr>
        <w:t xml:space="preserve"> </w:t>
      </w:r>
      <w:r w:rsidR="004F74EA" w:rsidRPr="00FE1278">
        <w:rPr>
          <w:rFonts w:ascii="Arial" w:eastAsia="Arial" w:hAnsi="Arial" w:cs="Arial"/>
          <w:spacing w:val="1"/>
          <w:sz w:val="24"/>
          <w:szCs w:val="24"/>
        </w:rPr>
        <w:t>e</w:t>
      </w:r>
      <w:r w:rsidR="004F74EA" w:rsidRPr="00FE1278">
        <w:rPr>
          <w:rFonts w:ascii="Arial" w:eastAsia="Arial" w:hAnsi="Arial" w:cs="Arial"/>
          <w:sz w:val="24"/>
          <w:szCs w:val="24"/>
        </w:rPr>
        <w:t>n</w:t>
      </w:r>
      <w:r w:rsidR="004F74EA" w:rsidRPr="00FE1278">
        <w:rPr>
          <w:rFonts w:ascii="Arial" w:eastAsia="Arial" w:hAnsi="Arial" w:cs="Arial"/>
          <w:spacing w:val="-1"/>
          <w:sz w:val="24"/>
          <w:szCs w:val="24"/>
        </w:rPr>
        <w:t xml:space="preserve"> </w:t>
      </w:r>
      <w:r w:rsidR="004F74EA" w:rsidRPr="00FE1278">
        <w:rPr>
          <w:rFonts w:ascii="Arial" w:eastAsia="Arial" w:hAnsi="Arial" w:cs="Arial"/>
          <w:spacing w:val="-2"/>
          <w:sz w:val="24"/>
          <w:szCs w:val="24"/>
        </w:rPr>
        <w:t>v</w:t>
      </w:r>
      <w:r w:rsidR="004F74EA" w:rsidRPr="00FE1278">
        <w:rPr>
          <w:rFonts w:ascii="Arial" w:eastAsia="Arial" w:hAnsi="Arial" w:cs="Arial"/>
          <w:spacing w:val="1"/>
          <w:sz w:val="24"/>
          <w:szCs w:val="24"/>
        </w:rPr>
        <w:t>e</w:t>
      </w:r>
      <w:r w:rsidR="004F74EA" w:rsidRPr="00FE1278">
        <w:rPr>
          <w:rFonts w:ascii="Arial" w:eastAsia="Arial" w:hAnsi="Arial" w:cs="Arial"/>
          <w:spacing w:val="-1"/>
          <w:sz w:val="24"/>
          <w:szCs w:val="24"/>
        </w:rPr>
        <w:t>r</w:t>
      </w:r>
      <w:r w:rsidR="004F74EA" w:rsidRPr="00FE1278">
        <w:rPr>
          <w:rFonts w:ascii="Arial" w:eastAsia="Arial" w:hAnsi="Arial" w:cs="Arial"/>
          <w:sz w:val="24"/>
          <w:szCs w:val="24"/>
        </w:rPr>
        <w:t>i</w:t>
      </w:r>
      <w:r w:rsidR="004F74EA" w:rsidRPr="00FE1278">
        <w:rPr>
          <w:rFonts w:ascii="Arial" w:eastAsia="Arial" w:hAnsi="Arial" w:cs="Arial"/>
          <w:spacing w:val="3"/>
          <w:sz w:val="24"/>
          <w:szCs w:val="24"/>
        </w:rPr>
        <w:t>f</w:t>
      </w:r>
      <w:r w:rsidR="004F74EA" w:rsidRPr="00FE1278">
        <w:rPr>
          <w:rFonts w:ascii="Arial" w:eastAsia="Arial" w:hAnsi="Arial" w:cs="Arial"/>
          <w:sz w:val="24"/>
          <w:szCs w:val="24"/>
        </w:rPr>
        <w:t>ic</w:t>
      </w:r>
      <w:r w:rsidR="004F74EA" w:rsidRPr="00FE1278">
        <w:rPr>
          <w:rFonts w:ascii="Arial" w:eastAsia="Arial" w:hAnsi="Arial" w:cs="Arial"/>
          <w:spacing w:val="1"/>
          <w:sz w:val="24"/>
          <w:szCs w:val="24"/>
        </w:rPr>
        <w:t>a</w:t>
      </w:r>
      <w:r w:rsidR="004F74EA" w:rsidRPr="00FE1278">
        <w:rPr>
          <w:rFonts w:ascii="Arial" w:eastAsia="Arial" w:hAnsi="Arial" w:cs="Arial"/>
          <w:sz w:val="24"/>
          <w:szCs w:val="24"/>
        </w:rPr>
        <w:t>r</w:t>
      </w:r>
      <w:r w:rsidR="004F74EA" w:rsidRPr="00FE1278">
        <w:rPr>
          <w:rFonts w:ascii="Arial" w:eastAsia="Arial" w:hAnsi="Arial" w:cs="Arial"/>
          <w:spacing w:val="-8"/>
          <w:sz w:val="24"/>
          <w:szCs w:val="24"/>
        </w:rPr>
        <w:t xml:space="preserve"> </w:t>
      </w:r>
      <w:r w:rsidR="004F74EA" w:rsidRPr="00FE1278">
        <w:rPr>
          <w:rFonts w:ascii="Arial" w:eastAsia="Arial" w:hAnsi="Arial" w:cs="Arial"/>
          <w:spacing w:val="2"/>
          <w:sz w:val="24"/>
          <w:szCs w:val="24"/>
        </w:rPr>
        <w:t>m</w:t>
      </w:r>
      <w:r w:rsidR="004F74EA" w:rsidRPr="00FE1278">
        <w:rPr>
          <w:rFonts w:ascii="Arial" w:eastAsia="Arial" w:hAnsi="Arial" w:cs="Arial"/>
          <w:spacing w:val="1"/>
          <w:sz w:val="24"/>
          <w:szCs w:val="24"/>
        </w:rPr>
        <w:t>ed</w:t>
      </w:r>
      <w:r w:rsidR="004F74EA" w:rsidRPr="00FE1278">
        <w:rPr>
          <w:rFonts w:ascii="Arial" w:eastAsia="Arial" w:hAnsi="Arial" w:cs="Arial"/>
          <w:sz w:val="24"/>
          <w:szCs w:val="24"/>
        </w:rPr>
        <w:t>i</w:t>
      </w:r>
      <w:r w:rsidR="004F74EA" w:rsidRPr="00FE1278">
        <w:rPr>
          <w:rFonts w:ascii="Arial" w:eastAsia="Arial" w:hAnsi="Arial" w:cs="Arial"/>
          <w:spacing w:val="1"/>
          <w:sz w:val="24"/>
          <w:szCs w:val="24"/>
        </w:rPr>
        <w:t>ant</w:t>
      </w:r>
      <w:r w:rsidR="004F74EA" w:rsidRPr="00FE1278">
        <w:rPr>
          <w:rFonts w:ascii="Arial" w:eastAsia="Arial" w:hAnsi="Arial" w:cs="Arial"/>
          <w:sz w:val="24"/>
          <w:szCs w:val="24"/>
        </w:rPr>
        <w:t>e</w:t>
      </w:r>
      <w:r w:rsidR="004F74EA" w:rsidRPr="00FE1278">
        <w:rPr>
          <w:rFonts w:ascii="Arial" w:eastAsia="Arial" w:hAnsi="Arial" w:cs="Arial"/>
          <w:spacing w:val="-7"/>
          <w:sz w:val="24"/>
          <w:szCs w:val="24"/>
        </w:rPr>
        <w:t xml:space="preserve"> </w:t>
      </w:r>
      <w:r w:rsidR="004F74EA" w:rsidRPr="00FE1278">
        <w:rPr>
          <w:rFonts w:ascii="Arial" w:eastAsia="Arial" w:hAnsi="Arial" w:cs="Arial"/>
          <w:spacing w:val="-1"/>
          <w:sz w:val="24"/>
          <w:szCs w:val="24"/>
        </w:rPr>
        <w:t>r</w:t>
      </w:r>
      <w:r w:rsidR="004F74EA" w:rsidRPr="00FE1278">
        <w:rPr>
          <w:rFonts w:ascii="Arial" w:eastAsia="Arial" w:hAnsi="Arial" w:cs="Arial"/>
          <w:spacing w:val="1"/>
          <w:sz w:val="24"/>
          <w:szCs w:val="24"/>
        </w:rPr>
        <w:t>e</w:t>
      </w:r>
      <w:r w:rsidR="004F74EA" w:rsidRPr="00FE1278">
        <w:rPr>
          <w:rFonts w:ascii="Arial" w:eastAsia="Arial" w:hAnsi="Arial" w:cs="Arial"/>
          <w:spacing w:val="-2"/>
          <w:sz w:val="24"/>
          <w:szCs w:val="24"/>
        </w:rPr>
        <w:t>v</w:t>
      </w:r>
      <w:r w:rsidR="004F74EA" w:rsidRPr="00FE1278">
        <w:rPr>
          <w:rFonts w:ascii="Arial" w:eastAsia="Arial" w:hAnsi="Arial" w:cs="Arial"/>
          <w:sz w:val="24"/>
          <w:szCs w:val="24"/>
        </w:rPr>
        <w:t>isi</w:t>
      </w:r>
      <w:r w:rsidR="004F74EA" w:rsidRPr="00FE1278">
        <w:rPr>
          <w:rFonts w:ascii="Arial" w:eastAsia="Arial" w:hAnsi="Arial" w:cs="Arial"/>
          <w:spacing w:val="2"/>
          <w:sz w:val="24"/>
          <w:szCs w:val="24"/>
        </w:rPr>
        <w:t>o</w:t>
      </w:r>
      <w:r w:rsidR="004F74EA" w:rsidRPr="00FE1278">
        <w:rPr>
          <w:rFonts w:ascii="Arial" w:eastAsia="Arial" w:hAnsi="Arial" w:cs="Arial"/>
          <w:spacing w:val="1"/>
          <w:sz w:val="24"/>
          <w:szCs w:val="24"/>
        </w:rPr>
        <w:t>ne</w:t>
      </w:r>
      <w:r w:rsidR="004F74EA" w:rsidRPr="00FE1278">
        <w:rPr>
          <w:rFonts w:ascii="Arial" w:eastAsia="Arial" w:hAnsi="Arial" w:cs="Arial"/>
          <w:sz w:val="24"/>
          <w:szCs w:val="24"/>
        </w:rPr>
        <w:t>s</w:t>
      </w:r>
      <w:r w:rsidR="004F74EA" w:rsidRPr="00FE1278">
        <w:rPr>
          <w:rFonts w:ascii="Arial" w:eastAsia="Arial" w:hAnsi="Arial" w:cs="Arial"/>
          <w:spacing w:val="-10"/>
          <w:sz w:val="24"/>
          <w:szCs w:val="24"/>
        </w:rPr>
        <w:t xml:space="preserve"> </w:t>
      </w:r>
      <w:r w:rsidR="004F74EA" w:rsidRPr="00FE1278">
        <w:rPr>
          <w:rFonts w:ascii="Arial" w:eastAsia="Arial" w:hAnsi="Arial" w:cs="Arial"/>
          <w:spacing w:val="1"/>
          <w:sz w:val="24"/>
          <w:szCs w:val="24"/>
        </w:rPr>
        <w:t>pe</w:t>
      </w:r>
      <w:r w:rsidR="004F74EA" w:rsidRPr="00FE1278">
        <w:rPr>
          <w:rFonts w:ascii="Arial" w:eastAsia="Arial" w:hAnsi="Arial" w:cs="Arial"/>
          <w:spacing w:val="-1"/>
          <w:sz w:val="24"/>
          <w:szCs w:val="24"/>
        </w:rPr>
        <w:t>r</w:t>
      </w:r>
      <w:r w:rsidR="004F74EA" w:rsidRPr="00FE1278">
        <w:rPr>
          <w:rFonts w:ascii="Arial" w:eastAsia="Arial" w:hAnsi="Arial" w:cs="Arial"/>
          <w:sz w:val="24"/>
          <w:szCs w:val="24"/>
        </w:rPr>
        <w:t>i</w:t>
      </w:r>
      <w:r w:rsidR="004F74EA" w:rsidRPr="00FE1278">
        <w:rPr>
          <w:rFonts w:ascii="Arial" w:eastAsia="Arial" w:hAnsi="Arial" w:cs="Arial"/>
          <w:spacing w:val="1"/>
          <w:sz w:val="24"/>
          <w:szCs w:val="24"/>
        </w:rPr>
        <w:t>ód</w:t>
      </w:r>
      <w:r w:rsidR="004F74EA" w:rsidRPr="00FE1278">
        <w:rPr>
          <w:rFonts w:ascii="Arial" w:eastAsia="Arial" w:hAnsi="Arial" w:cs="Arial"/>
          <w:sz w:val="24"/>
          <w:szCs w:val="24"/>
        </w:rPr>
        <w:t>ic</w:t>
      </w:r>
      <w:r w:rsidR="004F74EA" w:rsidRPr="00FE1278">
        <w:rPr>
          <w:rFonts w:ascii="Arial" w:eastAsia="Arial" w:hAnsi="Arial" w:cs="Arial"/>
          <w:spacing w:val="1"/>
          <w:sz w:val="24"/>
          <w:szCs w:val="24"/>
        </w:rPr>
        <w:t>a</w:t>
      </w:r>
      <w:r w:rsidR="004F74EA" w:rsidRPr="00FE1278">
        <w:rPr>
          <w:rFonts w:ascii="Arial" w:eastAsia="Arial" w:hAnsi="Arial" w:cs="Arial"/>
          <w:sz w:val="24"/>
          <w:szCs w:val="24"/>
        </w:rPr>
        <w:t>s</w:t>
      </w:r>
      <w:r w:rsidR="004F74EA" w:rsidRPr="00FE1278">
        <w:rPr>
          <w:rFonts w:ascii="Arial" w:eastAsia="Arial" w:hAnsi="Arial" w:cs="Arial"/>
          <w:spacing w:val="-10"/>
          <w:sz w:val="24"/>
          <w:szCs w:val="24"/>
        </w:rPr>
        <w:t xml:space="preserve"> </w:t>
      </w:r>
      <w:r w:rsidR="004F74EA" w:rsidRPr="00FE1278">
        <w:rPr>
          <w:rFonts w:ascii="Arial" w:eastAsia="Arial" w:hAnsi="Arial" w:cs="Arial"/>
          <w:sz w:val="24"/>
          <w:szCs w:val="24"/>
        </w:rPr>
        <w:t>o</w:t>
      </w:r>
      <w:r w:rsidR="004F74EA" w:rsidRPr="00FE1278">
        <w:rPr>
          <w:rFonts w:ascii="Arial" w:eastAsia="Arial" w:hAnsi="Arial" w:cs="Arial"/>
          <w:spacing w:val="1"/>
          <w:sz w:val="24"/>
          <w:szCs w:val="24"/>
        </w:rPr>
        <w:t xml:space="preserve"> </w:t>
      </w:r>
      <w:r w:rsidR="004F74EA" w:rsidRPr="00FE1278">
        <w:rPr>
          <w:rFonts w:ascii="Arial" w:eastAsia="Arial" w:hAnsi="Arial" w:cs="Arial"/>
          <w:sz w:val="24"/>
          <w:szCs w:val="24"/>
        </w:rPr>
        <w:t>c</w:t>
      </w:r>
      <w:r w:rsidR="004F74EA" w:rsidRPr="00FE1278">
        <w:rPr>
          <w:rFonts w:ascii="Arial" w:eastAsia="Arial" w:hAnsi="Arial" w:cs="Arial"/>
          <w:spacing w:val="1"/>
          <w:sz w:val="24"/>
          <w:szCs w:val="24"/>
        </w:rPr>
        <w:t>ont</w:t>
      </w:r>
      <w:r w:rsidR="004F74EA" w:rsidRPr="00FE1278">
        <w:rPr>
          <w:rFonts w:ascii="Arial" w:eastAsia="Arial" w:hAnsi="Arial" w:cs="Arial"/>
          <w:sz w:val="24"/>
          <w:szCs w:val="24"/>
        </w:rPr>
        <w:t>i</w:t>
      </w:r>
      <w:r w:rsidR="004F74EA" w:rsidRPr="00FE1278">
        <w:rPr>
          <w:rFonts w:ascii="Arial" w:eastAsia="Arial" w:hAnsi="Arial" w:cs="Arial"/>
          <w:spacing w:val="1"/>
          <w:sz w:val="24"/>
          <w:szCs w:val="24"/>
        </w:rPr>
        <w:t>nua</w:t>
      </w:r>
      <w:r w:rsidR="004F74EA" w:rsidRPr="00FE1278">
        <w:rPr>
          <w:rFonts w:ascii="Arial" w:eastAsia="Arial" w:hAnsi="Arial" w:cs="Arial"/>
          <w:sz w:val="24"/>
          <w:szCs w:val="24"/>
        </w:rPr>
        <w:t>s,</w:t>
      </w:r>
      <w:r w:rsidR="004F74EA" w:rsidRPr="00FE1278">
        <w:rPr>
          <w:rFonts w:ascii="Arial" w:eastAsia="Arial" w:hAnsi="Arial" w:cs="Arial"/>
          <w:spacing w:val="-9"/>
          <w:sz w:val="24"/>
          <w:szCs w:val="24"/>
        </w:rPr>
        <w:t xml:space="preserve"> </w:t>
      </w:r>
      <w:r w:rsidR="004F74EA" w:rsidRPr="00FE1278">
        <w:rPr>
          <w:rFonts w:ascii="Arial" w:eastAsia="Arial" w:hAnsi="Arial" w:cs="Arial"/>
          <w:sz w:val="24"/>
          <w:szCs w:val="24"/>
        </w:rPr>
        <w:t xml:space="preserve">si </w:t>
      </w:r>
      <w:r w:rsidR="004F74EA" w:rsidRPr="00FE1278">
        <w:rPr>
          <w:rFonts w:ascii="Arial" w:eastAsia="Arial" w:hAnsi="Arial" w:cs="Arial"/>
          <w:spacing w:val="1"/>
          <w:sz w:val="24"/>
          <w:szCs w:val="24"/>
        </w:rPr>
        <w:t>toda</w:t>
      </w:r>
      <w:r w:rsidR="004F74EA" w:rsidRPr="00FE1278">
        <w:rPr>
          <w:rFonts w:ascii="Arial" w:eastAsia="Arial" w:hAnsi="Arial" w:cs="Arial"/>
          <w:sz w:val="24"/>
          <w:szCs w:val="24"/>
        </w:rPr>
        <w:t>s</w:t>
      </w:r>
      <w:r w:rsidR="004F74EA" w:rsidRPr="00FE1278">
        <w:rPr>
          <w:rFonts w:ascii="Arial" w:eastAsia="Arial" w:hAnsi="Arial" w:cs="Arial"/>
          <w:spacing w:val="-4"/>
          <w:sz w:val="24"/>
          <w:szCs w:val="24"/>
        </w:rPr>
        <w:t xml:space="preserve"> </w:t>
      </w:r>
      <w:r w:rsidR="004F74EA" w:rsidRPr="00FE1278">
        <w:rPr>
          <w:rFonts w:ascii="Arial" w:eastAsia="Arial" w:hAnsi="Arial" w:cs="Arial"/>
          <w:sz w:val="24"/>
          <w:szCs w:val="24"/>
        </w:rPr>
        <w:t>l</w:t>
      </w:r>
      <w:r w:rsidR="004F74EA" w:rsidRPr="00FE1278">
        <w:rPr>
          <w:rFonts w:ascii="Arial" w:eastAsia="Arial" w:hAnsi="Arial" w:cs="Arial"/>
          <w:spacing w:val="1"/>
          <w:sz w:val="24"/>
          <w:szCs w:val="24"/>
        </w:rPr>
        <w:t>a</w:t>
      </w:r>
      <w:r w:rsidR="004F74EA" w:rsidRPr="00FE1278">
        <w:rPr>
          <w:rFonts w:ascii="Arial" w:eastAsia="Arial" w:hAnsi="Arial" w:cs="Arial"/>
          <w:sz w:val="24"/>
          <w:szCs w:val="24"/>
        </w:rPr>
        <w:t>s</w:t>
      </w:r>
      <w:r w:rsidR="004F74EA" w:rsidRPr="00FE1278">
        <w:rPr>
          <w:rFonts w:ascii="Arial" w:eastAsia="Arial" w:hAnsi="Arial" w:cs="Arial"/>
          <w:spacing w:val="-2"/>
          <w:sz w:val="24"/>
          <w:szCs w:val="24"/>
        </w:rPr>
        <w:t xml:space="preserve"> </w:t>
      </w:r>
      <w:r w:rsidR="004F74EA" w:rsidRPr="00FE1278">
        <w:rPr>
          <w:rFonts w:ascii="Arial" w:eastAsia="Arial" w:hAnsi="Arial" w:cs="Arial"/>
          <w:spacing w:val="1"/>
          <w:sz w:val="24"/>
          <w:szCs w:val="24"/>
        </w:rPr>
        <w:t>a</w:t>
      </w:r>
      <w:r w:rsidR="004F74EA" w:rsidRPr="00FE1278">
        <w:rPr>
          <w:rFonts w:ascii="Arial" w:eastAsia="Arial" w:hAnsi="Arial" w:cs="Arial"/>
          <w:sz w:val="24"/>
          <w:szCs w:val="24"/>
        </w:rPr>
        <w:t>c</w:t>
      </w:r>
      <w:r w:rsidR="004F74EA" w:rsidRPr="00FE1278">
        <w:rPr>
          <w:rFonts w:ascii="Arial" w:eastAsia="Arial" w:hAnsi="Arial" w:cs="Arial"/>
          <w:spacing w:val="1"/>
          <w:sz w:val="24"/>
          <w:szCs w:val="24"/>
        </w:rPr>
        <w:t>t</w:t>
      </w:r>
      <w:r w:rsidR="004F74EA" w:rsidRPr="00FE1278">
        <w:rPr>
          <w:rFonts w:ascii="Arial" w:eastAsia="Arial" w:hAnsi="Arial" w:cs="Arial"/>
          <w:sz w:val="24"/>
          <w:szCs w:val="24"/>
        </w:rPr>
        <w:t>i</w:t>
      </w:r>
      <w:r w:rsidR="004F74EA" w:rsidRPr="00FE1278">
        <w:rPr>
          <w:rFonts w:ascii="Arial" w:eastAsia="Arial" w:hAnsi="Arial" w:cs="Arial"/>
          <w:spacing w:val="-2"/>
          <w:sz w:val="24"/>
          <w:szCs w:val="24"/>
        </w:rPr>
        <w:t>v</w:t>
      </w:r>
      <w:r w:rsidR="004F74EA" w:rsidRPr="00FE1278">
        <w:rPr>
          <w:rFonts w:ascii="Arial" w:eastAsia="Arial" w:hAnsi="Arial" w:cs="Arial"/>
          <w:sz w:val="24"/>
          <w:szCs w:val="24"/>
        </w:rPr>
        <w:t>i</w:t>
      </w:r>
      <w:r w:rsidR="004F74EA" w:rsidRPr="00FE1278">
        <w:rPr>
          <w:rFonts w:ascii="Arial" w:eastAsia="Arial" w:hAnsi="Arial" w:cs="Arial"/>
          <w:spacing w:val="1"/>
          <w:sz w:val="24"/>
          <w:szCs w:val="24"/>
        </w:rPr>
        <w:t>dade</w:t>
      </w:r>
      <w:r w:rsidR="004F74EA" w:rsidRPr="00FE1278">
        <w:rPr>
          <w:rFonts w:ascii="Arial" w:eastAsia="Arial" w:hAnsi="Arial" w:cs="Arial"/>
          <w:sz w:val="24"/>
          <w:szCs w:val="24"/>
        </w:rPr>
        <w:t>s</w:t>
      </w:r>
      <w:r w:rsidR="004F74EA" w:rsidRPr="00FE1278">
        <w:rPr>
          <w:rFonts w:ascii="Arial" w:eastAsia="Arial" w:hAnsi="Arial" w:cs="Arial"/>
          <w:spacing w:val="-10"/>
          <w:sz w:val="24"/>
          <w:szCs w:val="24"/>
        </w:rPr>
        <w:t xml:space="preserve"> </w:t>
      </w:r>
      <w:r w:rsidR="004F74EA" w:rsidRPr="00FE1278">
        <w:rPr>
          <w:rFonts w:ascii="Arial" w:eastAsia="Arial" w:hAnsi="Arial" w:cs="Arial"/>
          <w:sz w:val="24"/>
          <w:szCs w:val="24"/>
        </w:rPr>
        <w:t>se</w:t>
      </w:r>
      <w:r w:rsidR="004F74EA" w:rsidRPr="00FE1278">
        <w:rPr>
          <w:rFonts w:ascii="Arial" w:eastAsia="Arial" w:hAnsi="Arial" w:cs="Arial"/>
          <w:spacing w:val="-1"/>
          <w:sz w:val="24"/>
          <w:szCs w:val="24"/>
        </w:rPr>
        <w:t xml:space="preserve"> r</w:t>
      </w:r>
      <w:r w:rsidR="004F74EA" w:rsidRPr="00FE1278">
        <w:rPr>
          <w:rFonts w:ascii="Arial" w:eastAsia="Arial" w:hAnsi="Arial" w:cs="Arial"/>
          <w:spacing w:val="1"/>
          <w:sz w:val="24"/>
          <w:szCs w:val="24"/>
        </w:rPr>
        <w:t>ea</w:t>
      </w:r>
      <w:r w:rsidR="004F74EA" w:rsidRPr="00FE1278">
        <w:rPr>
          <w:rFonts w:ascii="Arial" w:eastAsia="Arial" w:hAnsi="Arial" w:cs="Arial"/>
          <w:sz w:val="24"/>
          <w:szCs w:val="24"/>
        </w:rPr>
        <w:t>li</w:t>
      </w:r>
      <w:r w:rsidR="004F74EA" w:rsidRPr="00FE1278">
        <w:rPr>
          <w:rFonts w:ascii="Arial" w:eastAsia="Arial" w:hAnsi="Arial" w:cs="Arial"/>
          <w:spacing w:val="-2"/>
          <w:sz w:val="24"/>
          <w:szCs w:val="24"/>
        </w:rPr>
        <w:t>z</w:t>
      </w:r>
      <w:r w:rsidR="004F74EA" w:rsidRPr="00FE1278">
        <w:rPr>
          <w:rFonts w:ascii="Arial" w:eastAsia="Arial" w:hAnsi="Arial" w:cs="Arial"/>
          <w:spacing w:val="1"/>
          <w:sz w:val="24"/>
          <w:szCs w:val="24"/>
        </w:rPr>
        <w:t>a</w:t>
      </w:r>
      <w:r w:rsidR="004F74EA" w:rsidRPr="00FE1278">
        <w:rPr>
          <w:rFonts w:ascii="Arial" w:eastAsia="Arial" w:hAnsi="Arial" w:cs="Arial"/>
          <w:spacing w:val="-1"/>
          <w:sz w:val="24"/>
          <w:szCs w:val="24"/>
        </w:rPr>
        <w:t>r</w:t>
      </w:r>
      <w:r w:rsidR="004F74EA" w:rsidRPr="00FE1278">
        <w:rPr>
          <w:rFonts w:ascii="Arial" w:eastAsia="Arial" w:hAnsi="Arial" w:cs="Arial"/>
          <w:spacing w:val="1"/>
          <w:sz w:val="24"/>
          <w:szCs w:val="24"/>
        </w:rPr>
        <w:t>o</w:t>
      </w:r>
      <w:r w:rsidR="004F74EA" w:rsidRPr="00FE1278">
        <w:rPr>
          <w:rFonts w:ascii="Arial" w:eastAsia="Arial" w:hAnsi="Arial" w:cs="Arial"/>
          <w:sz w:val="24"/>
          <w:szCs w:val="24"/>
        </w:rPr>
        <w:t>n</w:t>
      </w:r>
      <w:r w:rsidR="004F74EA" w:rsidRPr="00FE1278">
        <w:rPr>
          <w:rFonts w:ascii="Arial" w:eastAsia="Arial" w:hAnsi="Arial" w:cs="Arial"/>
          <w:spacing w:val="-9"/>
          <w:sz w:val="24"/>
          <w:szCs w:val="24"/>
        </w:rPr>
        <w:t xml:space="preserve"> </w:t>
      </w:r>
      <w:r w:rsidR="004F74EA" w:rsidRPr="00FE1278">
        <w:rPr>
          <w:rFonts w:ascii="Arial" w:eastAsia="Arial" w:hAnsi="Arial" w:cs="Arial"/>
          <w:sz w:val="24"/>
          <w:szCs w:val="24"/>
        </w:rPr>
        <w:t>c</w:t>
      </w:r>
      <w:r w:rsidR="004F74EA" w:rsidRPr="00FE1278">
        <w:rPr>
          <w:rFonts w:ascii="Arial" w:eastAsia="Arial" w:hAnsi="Arial" w:cs="Arial"/>
          <w:spacing w:val="1"/>
          <w:sz w:val="24"/>
          <w:szCs w:val="24"/>
        </w:rPr>
        <w:t>on</w:t>
      </w:r>
      <w:r w:rsidR="004F74EA" w:rsidRPr="00FE1278">
        <w:rPr>
          <w:rFonts w:ascii="Arial" w:eastAsia="Arial" w:hAnsi="Arial" w:cs="Arial"/>
          <w:spacing w:val="3"/>
          <w:sz w:val="24"/>
          <w:szCs w:val="24"/>
        </w:rPr>
        <w:t>f</w:t>
      </w:r>
      <w:r w:rsidR="004F74EA" w:rsidRPr="00FE1278">
        <w:rPr>
          <w:rFonts w:ascii="Arial" w:eastAsia="Arial" w:hAnsi="Arial" w:cs="Arial"/>
          <w:spacing w:val="1"/>
          <w:sz w:val="24"/>
          <w:szCs w:val="24"/>
        </w:rPr>
        <w:t>o</w:t>
      </w:r>
      <w:r w:rsidR="004F74EA" w:rsidRPr="00FE1278">
        <w:rPr>
          <w:rFonts w:ascii="Arial" w:eastAsia="Arial" w:hAnsi="Arial" w:cs="Arial"/>
          <w:spacing w:val="-1"/>
          <w:sz w:val="24"/>
          <w:szCs w:val="24"/>
        </w:rPr>
        <w:t>r</w:t>
      </w:r>
      <w:r w:rsidR="004F74EA" w:rsidRPr="00FE1278">
        <w:rPr>
          <w:rFonts w:ascii="Arial" w:eastAsia="Arial" w:hAnsi="Arial" w:cs="Arial"/>
          <w:spacing w:val="2"/>
          <w:sz w:val="24"/>
          <w:szCs w:val="24"/>
        </w:rPr>
        <w:t>m</w:t>
      </w:r>
      <w:r w:rsidR="004F74EA" w:rsidRPr="00FE1278">
        <w:rPr>
          <w:rFonts w:ascii="Arial" w:eastAsia="Arial" w:hAnsi="Arial" w:cs="Arial"/>
          <w:sz w:val="24"/>
          <w:szCs w:val="24"/>
        </w:rPr>
        <w:t>e</w:t>
      </w:r>
      <w:r w:rsidR="004F74EA" w:rsidRPr="00FE1278">
        <w:rPr>
          <w:rFonts w:ascii="Arial" w:eastAsia="Arial" w:hAnsi="Arial" w:cs="Arial"/>
          <w:spacing w:val="-7"/>
          <w:sz w:val="24"/>
          <w:szCs w:val="24"/>
        </w:rPr>
        <w:t xml:space="preserve"> </w:t>
      </w:r>
      <w:r w:rsidR="004F74EA" w:rsidRPr="00FE1278">
        <w:rPr>
          <w:rFonts w:ascii="Arial" w:eastAsia="Arial" w:hAnsi="Arial" w:cs="Arial"/>
          <w:spacing w:val="1"/>
          <w:sz w:val="24"/>
          <w:szCs w:val="24"/>
        </w:rPr>
        <w:t>a</w:t>
      </w:r>
      <w:r w:rsidR="004F74EA" w:rsidRPr="00FE1278">
        <w:rPr>
          <w:rFonts w:ascii="Arial" w:eastAsia="Arial" w:hAnsi="Arial" w:cs="Arial"/>
          <w:sz w:val="24"/>
          <w:szCs w:val="24"/>
        </w:rPr>
        <w:t>l</w:t>
      </w:r>
      <w:r w:rsidR="004F74EA" w:rsidRPr="00FE1278">
        <w:rPr>
          <w:rFonts w:ascii="Arial" w:eastAsia="Arial" w:hAnsi="Arial" w:cs="Arial"/>
          <w:spacing w:val="-2"/>
          <w:sz w:val="24"/>
          <w:szCs w:val="24"/>
        </w:rPr>
        <w:t xml:space="preserve"> </w:t>
      </w:r>
      <w:r w:rsidR="004F74EA" w:rsidRPr="00FE1278">
        <w:rPr>
          <w:rFonts w:ascii="Arial" w:eastAsia="Arial" w:hAnsi="Arial" w:cs="Arial"/>
          <w:spacing w:val="1"/>
          <w:sz w:val="24"/>
          <w:szCs w:val="24"/>
        </w:rPr>
        <w:t>p</w:t>
      </w:r>
      <w:r w:rsidR="004F74EA" w:rsidRPr="00FE1278">
        <w:rPr>
          <w:rFonts w:ascii="Arial" w:eastAsia="Arial" w:hAnsi="Arial" w:cs="Arial"/>
          <w:sz w:val="24"/>
          <w:szCs w:val="24"/>
        </w:rPr>
        <w:t>l</w:t>
      </w:r>
      <w:r w:rsidR="004F74EA" w:rsidRPr="00FE1278">
        <w:rPr>
          <w:rFonts w:ascii="Arial" w:eastAsia="Arial" w:hAnsi="Arial" w:cs="Arial"/>
          <w:spacing w:val="2"/>
          <w:sz w:val="24"/>
          <w:szCs w:val="24"/>
        </w:rPr>
        <w:t>a</w:t>
      </w:r>
      <w:r w:rsidR="004F74EA" w:rsidRPr="00FE1278">
        <w:rPr>
          <w:rFonts w:ascii="Arial" w:eastAsia="Arial" w:hAnsi="Arial" w:cs="Arial"/>
          <w:sz w:val="24"/>
          <w:szCs w:val="24"/>
        </w:rPr>
        <w:t>n</w:t>
      </w:r>
      <w:r w:rsidR="004F74EA" w:rsidRPr="00FE1278">
        <w:rPr>
          <w:rFonts w:ascii="Arial" w:eastAsia="Arial" w:hAnsi="Arial" w:cs="Arial"/>
          <w:spacing w:val="-3"/>
          <w:sz w:val="24"/>
          <w:szCs w:val="24"/>
        </w:rPr>
        <w:t xml:space="preserve"> </w:t>
      </w:r>
      <w:r w:rsidR="004F74EA" w:rsidRPr="00FE1278">
        <w:rPr>
          <w:rFonts w:ascii="Arial" w:eastAsia="Arial" w:hAnsi="Arial" w:cs="Arial"/>
          <w:spacing w:val="1"/>
          <w:sz w:val="24"/>
          <w:szCs w:val="24"/>
        </w:rPr>
        <w:t>adoptad</w:t>
      </w:r>
      <w:r w:rsidR="004F74EA" w:rsidRPr="00FE1278">
        <w:rPr>
          <w:rFonts w:ascii="Arial" w:eastAsia="Arial" w:hAnsi="Arial" w:cs="Arial"/>
          <w:sz w:val="24"/>
          <w:szCs w:val="24"/>
        </w:rPr>
        <w:t>o</w:t>
      </w:r>
      <w:r w:rsidR="004F74EA" w:rsidRPr="00FE1278">
        <w:rPr>
          <w:rFonts w:ascii="Arial" w:eastAsia="Arial" w:hAnsi="Arial" w:cs="Arial"/>
          <w:spacing w:val="-7"/>
          <w:sz w:val="24"/>
          <w:szCs w:val="24"/>
        </w:rPr>
        <w:t xml:space="preserve"> </w:t>
      </w:r>
      <w:r w:rsidR="004F74EA" w:rsidRPr="00FE1278">
        <w:rPr>
          <w:rFonts w:ascii="Arial" w:eastAsia="Arial" w:hAnsi="Arial" w:cs="Arial"/>
          <w:sz w:val="24"/>
          <w:szCs w:val="24"/>
        </w:rPr>
        <w:t>y</w:t>
      </w:r>
      <w:r w:rsidR="004F74EA" w:rsidRPr="00FE1278">
        <w:rPr>
          <w:rFonts w:ascii="Arial" w:eastAsia="Arial" w:hAnsi="Arial" w:cs="Arial"/>
          <w:spacing w:val="-2"/>
          <w:sz w:val="24"/>
          <w:szCs w:val="24"/>
        </w:rPr>
        <w:t xml:space="preserve"> </w:t>
      </w:r>
      <w:r w:rsidR="004F74EA" w:rsidRPr="00FE1278">
        <w:rPr>
          <w:rFonts w:ascii="Arial" w:eastAsia="Arial" w:hAnsi="Arial" w:cs="Arial"/>
          <w:spacing w:val="1"/>
          <w:sz w:val="24"/>
          <w:szCs w:val="24"/>
        </w:rPr>
        <w:t>ap</w:t>
      </w:r>
      <w:r w:rsidR="004F74EA" w:rsidRPr="00FE1278">
        <w:rPr>
          <w:rFonts w:ascii="Arial" w:eastAsia="Arial" w:hAnsi="Arial" w:cs="Arial"/>
          <w:sz w:val="24"/>
          <w:szCs w:val="24"/>
        </w:rPr>
        <w:t>lic</w:t>
      </w:r>
      <w:r w:rsidR="004F74EA" w:rsidRPr="00FE1278">
        <w:rPr>
          <w:rFonts w:ascii="Arial" w:eastAsia="Arial" w:hAnsi="Arial" w:cs="Arial"/>
          <w:spacing w:val="1"/>
          <w:sz w:val="24"/>
          <w:szCs w:val="24"/>
        </w:rPr>
        <w:t>a</w:t>
      </w:r>
      <w:r w:rsidR="004F74EA" w:rsidRPr="00FE1278">
        <w:rPr>
          <w:rFonts w:ascii="Arial" w:eastAsia="Arial" w:hAnsi="Arial" w:cs="Arial"/>
          <w:sz w:val="24"/>
          <w:szCs w:val="24"/>
        </w:rPr>
        <w:t>r</w:t>
      </w:r>
      <w:r w:rsidR="004F74EA" w:rsidRPr="00FE1278">
        <w:rPr>
          <w:rFonts w:ascii="Arial" w:eastAsia="Arial" w:hAnsi="Arial" w:cs="Arial"/>
          <w:spacing w:val="-7"/>
          <w:sz w:val="24"/>
          <w:szCs w:val="24"/>
        </w:rPr>
        <w:t xml:space="preserve"> </w:t>
      </w:r>
      <w:r w:rsidR="004F74EA" w:rsidRPr="00FE1278">
        <w:rPr>
          <w:rFonts w:ascii="Arial" w:eastAsia="Arial" w:hAnsi="Arial" w:cs="Arial"/>
          <w:sz w:val="24"/>
          <w:szCs w:val="24"/>
        </w:rPr>
        <w:t>l</w:t>
      </w:r>
      <w:r w:rsidR="004F74EA" w:rsidRPr="00FE1278">
        <w:rPr>
          <w:rFonts w:ascii="Arial" w:eastAsia="Arial" w:hAnsi="Arial" w:cs="Arial"/>
          <w:spacing w:val="1"/>
          <w:sz w:val="24"/>
          <w:szCs w:val="24"/>
        </w:rPr>
        <w:t>a</w:t>
      </w:r>
      <w:r w:rsidR="004F74EA" w:rsidRPr="00FE1278">
        <w:rPr>
          <w:rFonts w:ascii="Arial" w:eastAsia="Arial" w:hAnsi="Arial" w:cs="Arial"/>
          <w:sz w:val="24"/>
          <w:szCs w:val="24"/>
        </w:rPr>
        <w:t>s</w:t>
      </w:r>
      <w:r w:rsidR="004F74EA" w:rsidRPr="00FE1278">
        <w:rPr>
          <w:rFonts w:ascii="Arial" w:eastAsia="Arial" w:hAnsi="Arial" w:cs="Arial"/>
          <w:spacing w:val="-2"/>
          <w:sz w:val="24"/>
          <w:szCs w:val="24"/>
        </w:rPr>
        <w:t xml:space="preserve"> </w:t>
      </w:r>
      <w:r w:rsidR="004F74EA" w:rsidRPr="00FE1278">
        <w:rPr>
          <w:rFonts w:ascii="Arial" w:eastAsia="Arial" w:hAnsi="Arial" w:cs="Arial"/>
          <w:spacing w:val="2"/>
          <w:sz w:val="24"/>
          <w:szCs w:val="24"/>
        </w:rPr>
        <w:t>m</w:t>
      </w:r>
      <w:r w:rsidR="004F74EA" w:rsidRPr="00FE1278">
        <w:rPr>
          <w:rFonts w:ascii="Arial" w:eastAsia="Arial" w:hAnsi="Arial" w:cs="Arial"/>
          <w:spacing w:val="1"/>
          <w:sz w:val="24"/>
          <w:szCs w:val="24"/>
        </w:rPr>
        <w:t>ed</w:t>
      </w:r>
      <w:r w:rsidR="004F74EA" w:rsidRPr="00FE1278">
        <w:rPr>
          <w:rFonts w:ascii="Arial" w:eastAsia="Arial" w:hAnsi="Arial" w:cs="Arial"/>
          <w:sz w:val="24"/>
          <w:szCs w:val="24"/>
        </w:rPr>
        <w:t>i</w:t>
      </w:r>
      <w:r w:rsidR="004F74EA" w:rsidRPr="00FE1278">
        <w:rPr>
          <w:rFonts w:ascii="Arial" w:eastAsia="Arial" w:hAnsi="Arial" w:cs="Arial"/>
          <w:spacing w:val="1"/>
          <w:sz w:val="24"/>
          <w:szCs w:val="24"/>
        </w:rPr>
        <w:t>da</w:t>
      </w:r>
      <w:r w:rsidR="004F74EA" w:rsidRPr="00FE1278">
        <w:rPr>
          <w:rFonts w:ascii="Arial" w:eastAsia="Arial" w:hAnsi="Arial" w:cs="Arial"/>
          <w:sz w:val="24"/>
          <w:szCs w:val="24"/>
        </w:rPr>
        <w:t>s c</w:t>
      </w:r>
      <w:r w:rsidR="004F74EA" w:rsidRPr="00FE1278">
        <w:rPr>
          <w:rFonts w:ascii="Arial" w:eastAsia="Arial" w:hAnsi="Arial" w:cs="Arial"/>
          <w:spacing w:val="1"/>
          <w:sz w:val="24"/>
          <w:szCs w:val="24"/>
        </w:rPr>
        <w:t>o</w:t>
      </w:r>
      <w:r w:rsidR="004F74EA" w:rsidRPr="00FE1278">
        <w:rPr>
          <w:rFonts w:ascii="Arial" w:eastAsia="Arial" w:hAnsi="Arial" w:cs="Arial"/>
          <w:spacing w:val="-1"/>
          <w:sz w:val="24"/>
          <w:szCs w:val="24"/>
        </w:rPr>
        <w:t>rr</w:t>
      </w:r>
      <w:r w:rsidR="004F74EA" w:rsidRPr="00FE1278">
        <w:rPr>
          <w:rFonts w:ascii="Arial" w:eastAsia="Arial" w:hAnsi="Arial" w:cs="Arial"/>
          <w:spacing w:val="1"/>
          <w:sz w:val="24"/>
          <w:szCs w:val="24"/>
        </w:rPr>
        <w:t>e</w:t>
      </w:r>
      <w:r w:rsidR="004F74EA" w:rsidRPr="00FE1278">
        <w:rPr>
          <w:rFonts w:ascii="Arial" w:eastAsia="Arial" w:hAnsi="Arial" w:cs="Arial"/>
          <w:sz w:val="24"/>
          <w:szCs w:val="24"/>
        </w:rPr>
        <w:t>c</w:t>
      </w:r>
      <w:r w:rsidR="004F74EA" w:rsidRPr="00FE1278">
        <w:rPr>
          <w:rFonts w:ascii="Arial" w:eastAsia="Arial" w:hAnsi="Arial" w:cs="Arial"/>
          <w:spacing w:val="1"/>
          <w:sz w:val="24"/>
          <w:szCs w:val="24"/>
        </w:rPr>
        <w:t>t</w:t>
      </w:r>
      <w:r w:rsidR="004F74EA" w:rsidRPr="00FE1278">
        <w:rPr>
          <w:rFonts w:ascii="Arial" w:eastAsia="Arial" w:hAnsi="Arial" w:cs="Arial"/>
          <w:sz w:val="24"/>
          <w:szCs w:val="24"/>
        </w:rPr>
        <w:t>i</w:t>
      </w:r>
      <w:r w:rsidR="004F74EA" w:rsidRPr="00FE1278">
        <w:rPr>
          <w:rFonts w:ascii="Arial" w:eastAsia="Arial" w:hAnsi="Arial" w:cs="Arial"/>
          <w:spacing w:val="-2"/>
          <w:sz w:val="24"/>
          <w:szCs w:val="24"/>
        </w:rPr>
        <w:t>v</w:t>
      </w:r>
      <w:r w:rsidR="004F74EA" w:rsidRPr="00FE1278">
        <w:rPr>
          <w:rFonts w:ascii="Arial" w:eastAsia="Arial" w:hAnsi="Arial" w:cs="Arial"/>
          <w:spacing w:val="1"/>
          <w:sz w:val="24"/>
          <w:szCs w:val="24"/>
        </w:rPr>
        <w:t>a</w:t>
      </w:r>
      <w:r w:rsidR="004F74EA" w:rsidRPr="00FE1278">
        <w:rPr>
          <w:rFonts w:ascii="Arial" w:eastAsia="Arial" w:hAnsi="Arial" w:cs="Arial"/>
          <w:sz w:val="24"/>
          <w:szCs w:val="24"/>
        </w:rPr>
        <w:t>s</w:t>
      </w:r>
      <w:r w:rsidR="004F74EA" w:rsidRPr="00FE1278">
        <w:rPr>
          <w:rFonts w:ascii="Arial" w:eastAsia="Arial" w:hAnsi="Arial" w:cs="Arial"/>
          <w:spacing w:val="-10"/>
          <w:sz w:val="24"/>
          <w:szCs w:val="24"/>
        </w:rPr>
        <w:t xml:space="preserve"> </w:t>
      </w:r>
      <w:r w:rsidR="004F74EA" w:rsidRPr="00FE1278">
        <w:rPr>
          <w:rFonts w:ascii="Arial" w:eastAsia="Arial" w:hAnsi="Arial" w:cs="Arial"/>
          <w:spacing w:val="1"/>
          <w:sz w:val="24"/>
          <w:szCs w:val="24"/>
        </w:rPr>
        <w:t>ne</w:t>
      </w:r>
      <w:r w:rsidR="004F74EA" w:rsidRPr="00FE1278">
        <w:rPr>
          <w:rFonts w:ascii="Arial" w:eastAsia="Arial" w:hAnsi="Arial" w:cs="Arial"/>
          <w:sz w:val="24"/>
          <w:szCs w:val="24"/>
        </w:rPr>
        <w:t>c</w:t>
      </w:r>
      <w:r w:rsidR="004F74EA" w:rsidRPr="00FE1278">
        <w:rPr>
          <w:rFonts w:ascii="Arial" w:eastAsia="Arial" w:hAnsi="Arial" w:cs="Arial"/>
          <w:spacing w:val="1"/>
          <w:sz w:val="24"/>
          <w:szCs w:val="24"/>
        </w:rPr>
        <w:t>e</w:t>
      </w:r>
      <w:r w:rsidR="004F74EA" w:rsidRPr="00FE1278">
        <w:rPr>
          <w:rFonts w:ascii="Arial" w:eastAsia="Arial" w:hAnsi="Arial" w:cs="Arial"/>
          <w:sz w:val="24"/>
          <w:szCs w:val="24"/>
        </w:rPr>
        <w:t>s</w:t>
      </w:r>
      <w:r w:rsidR="004F74EA" w:rsidRPr="00FE1278">
        <w:rPr>
          <w:rFonts w:ascii="Arial" w:eastAsia="Arial" w:hAnsi="Arial" w:cs="Arial"/>
          <w:spacing w:val="1"/>
          <w:sz w:val="24"/>
          <w:szCs w:val="24"/>
        </w:rPr>
        <w:t>a</w:t>
      </w:r>
      <w:r w:rsidR="004F74EA" w:rsidRPr="00FE1278">
        <w:rPr>
          <w:rFonts w:ascii="Arial" w:eastAsia="Arial" w:hAnsi="Arial" w:cs="Arial"/>
          <w:spacing w:val="-1"/>
          <w:sz w:val="24"/>
          <w:szCs w:val="24"/>
        </w:rPr>
        <w:t>r</w:t>
      </w:r>
      <w:r w:rsidR="004F74EA" w:rsidRPr="00FE1278">
        <w:rPr>
          <w:rFonts w:ascii="Arial" w:eastAsia="Arial" w:hAnsi="Arial" w:cs="Arial"/>
          <w:sz w:val="24"/>
          <w:szCs w:val="24"/>
        </w:rPr>
        <w:t>i</w:t>
      </w:r>
      <w:r w:rsidR="004F74EA" w:rsidRPr="00FE1278">
        <w:rPr>
          <w:rFonts w:ascii="Arial" w:eastAsia="Arial" w:hAnsi="Arial" w:cs="Arial"/>
          <w:spacing w:val="1"/>
          <w:sz w:val="24"/>
          <w:szCs w:val="24"/>
        </w:rPr>
        <w:t>a</w:t>
      </w:r>
      <w:r w:rsidR="004F74EA" w:rsidRPr="00FE1278">
        <w:rPr>
          <w:rFonts w:ascii="Arial" w:eastAsia="Arial" w:hAnsi="Arial" w:cs="Arial"/>
          <w:sz w:val="24"/>
          <w:szCs w:val="24"/>
        </w:rPr>
        <w:t>s</w:t>
      </w:r>
      <w:r w:rsidR="004F74EA" w:rsidRPr="00FE1278">
        <w:rPr>
          <w:rFonts w:ascii="Arial" w:eastAsia="Arial" w:hAnsi="Arial" w:cs="Arial"/>
          <w:spacing w:val="-11"/>
          <w:sz w:val="24"/>
          <w:szCs w:val="24"/>
        </w:rPr>
        <w:t xml:space="preserve"> </w:t>
      </w:r>
      <w:r w:rsidR="004F74EA" w:rsidRPr="00FE1278">
        <w:rPr>
          <w:rFonts w:ascii="Arial" w:eastAsia="Arial" w:hAnsi="Arial" w:cs="Arial"/>
          <w:sz w:val="24"/>
          <w:szCs w:val="24"/>
        </w:rPr>
        <w:t>o</w:t>
      </w:r>
      <w:r w:rsidR="004F74EA" w:rsidRPr="00FE1278">
        <w:rPr>
          <w:rFonts w:ascii="Arial" w:eastAsia="Arial" w:hAnsi="Arial" w:cs="Arial"/>
          <w:spacing w:val="1"/>
          <w:sz w:val="24"/>
          <w:szCs w:val="24"/>
        </w:rPr>
        <w:t xml:space="preserve"> </w:t>
      </w:r>
      <w:r w:rsidR="004F74EA" w:rsidRPr="00FE1278">
        <w:rPr>
          <w:rFonts w:ascii="Arial" w:eastAsia="Arial" w:hAnsi="Arial" w:cs="Arial"/>
          <w:sz w:val="24"/>
          <w:szCs w:val="24"/>
        </w:rPr>
        <w:t>c</w:t>
      </w:r>
      <w:r w:rsidR="004F74EA" w:rsidRPr="00FE1278">
        <w:rPr>
          <w:rFonts w:ascii="Arial" w:eastAsia="Arial" w:hAnsi="Arial" w:cs="Arial"/>
          <w:spacing w:val="1"/>
          <w:sz w:val="24"/>
          <w:szCs w:val="24"/>
        </w:rPr>
        <w:t>ondu</w:t>
      </w:r>
      <w:r w:rsidR="004F74EA" w:rsidRPr="00FE1278">
        <w:rPr>
          <w:rFonts w:ascii="Arial" w:eastAsia="Arial" w:hAnsi="Arial" w:cs="Arial"/>
          <w:sz w:val="24"/>
          <w:szCs w:val="24"/>
        </w:rPr>
        <w:t>c</w:t>
      </w:r>
      <w:r w:rsidR="004F74EA" w:rsidRPr="00FE1278">
        <w:rPr>
          <w:rFonts w:ascii="Arial" w:eastAsia="Arial" w:hAnsi="Arial" w:cs="Arial"/>
          <w:spacing w:val="1"/>
          <w:sz w:val="24"/>
          <w:szCs w:val="24"/>
        </w:rPr>
        <w:t>ente</w:t>
      </w:r>
      <w:r w:rsidR="004F74EA" w:rsidRPr="00FE1278">
        <w:rPr>
          <w:rFonts w:ascii="Arial" w:eastAsia="Arial" w:hAnsi="Arial" w:cs="Arial"/>
          <w:sz w:val="24"/>
          <w:szCs w:val="24"/>
        </w:rPr>
        <w:t>s.</w:t>
      </w:r>
    </w:p>
    <w:p w14:paraId="07D18408" w14:textId="77777777" w:rsidR="004F74EA" w:rsidRPr="00FE1278" w:rsidRDefault="00D8631D" w:rsidP="00F436E3">
      <w:pPr>
        <w:spacing w:line="240" w:lineRule="auto"/>
        <w:jc w:val="both"/>
        <w:rPr>
          <w:rFonts w:ascii="Arial" w:eastAsia="Arial" w:hAnsi="Arial" w:cs="Arial"/>
          <w:sz w:val="24"/>
          <w:szCs w:val="24"/>
        </w:rPr>
      </w:pPr>
      <w:r w:rsidRPr="00FE1278">
        <w:rPr>
          <w:rFonts w:ascii="Arial" w:hAnsi="Arial" w:cs="Arial"/>
          <w:b/>
          <w:sz w:val="24"/>
          <w:szCs w:val="24"/>
          <w:u w:val="single"/>
        </w:rPr>
        <w:t>COORDINACIÓN:</w:t>
      </w:r>
      <w:r w:rsidRPr="00FE1278">
        <w:rPr>
          <w:rFonts w:ascii="Arial" w:eastAsia="Arial" w:hAnsi="Arial" w:cs="Arial"/>
          <w:b/>
          <w:spacing w:val="-13"/>
          <w:sz w:val="24"/>
          <w:szCs w:val="24"/>
        </w:rPr>
        <w:t xml:space="preserve"> </w:t>
      </w:r>
      <w:r w:rsidR="004F74EA" w:rsidRPr="00FE1278">
        <w:rPr>
          <w:rFonts w:ascii="Arial" w:eastAsia="Arial" w:hAnsi="Arial" w:cs="Arial"/>
          <w:spacing w:val="1"/>
          <w:sz w:val="24"/>
          <w:szCs w:val="24"/>
        </w:rPr>
        <w:t>S</w:t>
      </w:r>
      <w:r w:rsidR="004F74EA" w:rsidRPr="00FE1278">
        <w:rPr>
          <w:rFonts w:ascii="Arial" w:eastAsia="Arial" w:hAnsi="Arial" w:cs="Arial"/>
          <w:sz w:val="24"/>
          <w:szCs w:val="24"/>
        </w:rPr>
        <w:t>i</w:t>
      </w:r>
      <w:r w:rsidR="004F74EA" w:rsidRPr="00FE1278">
        <w:rPr>
          <w:rFonts w:ascii="Arial" w:eastAsia="Arial" w:hAnsi="Arial" w:cs="Arial"/>
          <w:spacing w:val="1"/>
          <w:sz w:val="24"/>
          <w:szCs w:val="24"/>
        </w:rPr>
        <w:t>n</w:t>
      </w:r>
      <w:r w:rsidR="004F74EA" w:rsidRPr="00FE1278">
        <w:rPr>
          <w:rFonts w:ascii="Arial" w:eastAsia="Arial" w:hAnsi="Arial" w:cs="Arial"/>
          <w:sz w:val="24"/>
          <w:szCs w:val="24"/>
        </w:rPr>
        <w:t>c</w:t>
      </w:r>
      <w:r w:rsidR="004F74EA" w:rsidRPr="00FE1278">
        <w:rPr>
          <w:rFonts w:ascii="Arial" w:eastAsia="Arial" w:hAnsi="Arial" w:cs="Arial"/>
          <w:spacing w:val="-1"/>
          <w:sz w:val="24"/>
          <w:szCs w:val="24"/>
        </w:rPr>
        <w:t>r</w:t>
      </w:r>
      <w:r w:rsidR="004F74EA" w:rsidRPr="00FE1278">
        <w:rPr>
          <w:rFonts w:ascii="Arial" w:eastAsia="Arial" w:hAnsi="Arial" w:cs="Arial"/>
          <w:spacing w:val="1"/>
          <w:sz w:val="24"/>
          <w:szCs w:val="24"/>
        </w:rPr>
        <w:t>on</w:t>
      </w:r>
      <w:r w:rsidR="004F74EA" w:rsidRPr="00FE1278">
        <w:rPr>
          <w:rFonts w:ascii="Arial" w:eastAsia="Arial" w:hAnsi="Arial" w:cs="Arial"/>
          <w:sz w:val="24"/>
          <w:szCs w:val="24"/>
        </w:rPr>
        <w:t>i</w:t>
      </w:r>
      <w:r w:rsidR="004F74EA" w:rsidRPr="00FE1278">
        <w:rPr>
          <w:rFonts w:ascii="Arial" w:eastAsia="Arial" w:hAnsi="Arial" w:cs="Arial"/>
          <w:spacing w:val="-2"/>
          <w:sz w:val="24"/>
          <w:szCs w:val="24"/>
        </w:rPr>
        <w:t>z</w:t>
      </w:r>
      <w:r w:rsidR="004F74EA" w:rsidRPr="00FE1278">
        <w:rPr>
          <w:rFonts w:ascii="Arial" w:eastAsia="Arial" w:hAnsi="Arial" w:cs="Arial"/>
          <w:spacing w:val="1"/>
          <w:sz w:val="24"/>
          <w:szCs w:val="24"/>
        </w:rPr>
        <w:t>a</w:t>
      </w:r>
      <w:r w:rsidR="004F74EA" w:rsidRPr="00FE1278">
        <w:rPr>
          <w:rFonts w:ascii="Arial" w:eastAsia="Arial" w:hAnsi="Arial" w:cs="Arial"/>
          <w:sz w:val="24"/>
          <w:szCs w:val="24"/>
        </w:rPr>
        <w:t>ci</w:t>
      </w:r>
      <w:r w:rsidR="004F74EA" w:rsidRPr="00FE1278">
        <w:rPr>
          <w:rFonts w:ascii="Arial" w:eastAsia="Arial" w:hAnsi="Arial" w:cs="Arial"/>
          <w:spacing w:val="1"/>
          <w:sz w:val="24"/>
          <w:szCs w:val="24"/>
        </w:rPr>
        <w:t>ó</w:t>
      </w:r>
      <w:r w:rsidR="004F74EA" w:rsidRPr="00FE1278">
        <w:rPr>
          <w:rFonts w:ascii="Arial" w:eastAsia="Arial" w:hAnsi="Arial" w:cs="Arial"/>
          <w:sz w:val="24"/>
          <w:szCs w:val="24"/>
        </w:rPr>
        <w:t>n</w:t>
      </w:r>
      <w:r w:rsidR="004F74EA" w:rsidRPr="00FE1278">
        <w:rPr>
          <w:rFonts w:ascii="Arial" w:eastAsia="Arial" w:hAnsi="Arial" w:cs="Arial"/>
          <w:spacing w:val="-14"/>
          <w:sz w:val="24"/>
          <w:szCs w:val="24"/>
        </w:rPr>
        <w:t xml:space="preserve"> </w:t>
      </w:r>
      <w:r w:rsidR="004F74EA" w:rsidRPr="00FE1278">
        <w:rPr>
          <w:rFonts w:ascii="Arial" w:eastAsia="Arial" w:hAnsi="Arial" w:cs="Arial"/>
          <w:spacing w:val="1"/>
          <w:sz w:val="24"/>
          <w:szCs w:val="24"/>
        </w:rPr>
        <w:t>o</w:t>
      </w:r>
      <w:r w:rsidR="004F74EA" w:rsidRPr="00FE1278">
        <w:rPr>
          <w:rFonts w:ascii="Arial" w:eastAsia="Arial" w:hAnsi="Arial" w:cs="Arial"/>
          <w:spacing w:val="-1"/>
          <w:sz w:val="24"/>
          <w:szCs w:val="24"/>
        </w:rPr>
        <w:t>r</w:t>
      </w:r>
      <w:r w:rsidR="004F74EA" w:rsidRPr="00FE1278">
        <w:rPr>
          <w:rFonts w:ascii="Arial" w:eastAsia="Arial" w:hAnsi="Arial" w:cs="Arial"/>
          <w:spacing w:val="1"/>
          <w:sz w:val="24"/>
          <w:szCs w:val="24"/>
        </w:rPr>
        <w:t>denad</w:t>
      </w:r>
      <w:r w:rsidR="004F74EA" w:rsidRPr="00FE1278">
        <w:rPr>
          <w:rFonts w:ascii="Arial" w:eastAsia="Arial" w:hAnsi="Arial" w:cs="Arial"/>
          <w:sz w:val="24"/>
          <w:szCs w:val="24"/>
        </w:rPr>
        <w:t>a</w:t>
      </w:r>
      <w:r w:rsidR="004F74EA" w:rsidRPr="00FE1278">
        <w:rPr>
          <w:rFonts w:ascii="Arial" w:eastAsia="Arial" w:hAnsi="Arial" w:cs="Arial"/>
          <w:spacing w:val="-8"/>
          <w:sz w:val="24"/>
          <w:szCs w:val="24"/>
        </w:rPr>
        <w:t xml:space="preserve"> </w:t>
      </w:r>
      <w:r w:rsidR="004F74EA" w:rsidRPr="00FE1278">
        <w:rPr>
          <w:rFonts w:ascii="Arial" w:eastAsia="Arial" w:hAnsi="Arial" w:cs="Arial"/>
          <w:spacing w:val="1"/>
          <w:sz w:val="24"/>
          <w:szCs w:val="24"/>
        </w:rPr>
        <w:t>d</w:t>
      </w:r>
      <w:r w:rsidR="004F74EA" w:rsidRPr="00FE1278">
        <w:rPr>
          <w:rFonts w:ascii="Arial" w:eastAsia="Arial" w:hAnsi="Arial" w:cs="Arial"/>
          <w:sz w:val="24"/>
          <w:szCs w:val="24"/>
        </w:rPr>
        <w:t>e</w:t>
      </w:r>
      <w:r w:rsidR="004F74EA" w:rsidRPr="00FE1278">
        <w:rPr>
          <w:rFonts w:ascii="Arial" w:eastAsia="Arial" w:hAnsi="Arial" w:cs="Arial"/>
          <w:spacing w:val="-1"/>
          <w:sz w:val="24"/>
          <w:szCs w:val="24"/>
        </w:rPr>
        <w:t xml:space="preserve"> </w:t>
      </w:r>
      <w:r w:rsidR="004F74EA" w:rsidRPr="00FE1278">
        <w:rPr>
          <w:rFonts w:ascii="Arial" w:eastAsia="Arial" w:hAnsi="Arial" w:cs="Arial"/>
          <w:sz w:val="24"/>
          <w:szCs w:val="24"/>
        </w:rPr>
        <w:t>l</w:t>
      </w:r>
      <w:r w:rsidR="004F74EA" w:rsidRPr="00FE1278">
        <w:rPr>
          <w:rFonts w:ascii="Arial" w:eastAsia="Arial" w:hAnsi="Arial" w:cs="Arial"/>
          <w:spacing w:val="1"/>
          <w:sz w:val="24"/>
          <w:szCs w:val="24"/>
        </w:rPr>
        <w:t>o</w:t>
      </w:r>
      <w:r w:rsidR="004F74EA" w:rsidRPr="00FE1278">
        <w:rPr>
          <w:rFonts w:ascii="Arial" w:eastAsia="Arial" w:hAnsi="Arial" w:cs="Arial"/>
          <w:sz w:val="24"/>
          <w:szCs w:val="24"/>
        </w:rPr>
        <w:t>s</w:t>
      </w:r>
      <w:r w:rsidR="004F74EA" w:rsidRPr="00FE1278">
        <w:rPr>
          <w:rFonts w:ascii="Arial" w:eastAsia="Arial" w:hAnsi="Arial" w:cs="Arial"/>
          <w:spacing w:val="-2"/>
          <w:sz w:val="24"/>
          <w:szCs w:val="24"/>
        </w:rPr>
        <w:t xml:space="preserve"> </w:t>
      </w:r>
      <w:r w:rsidR="004F74EA" w:rsidRPr="00FE1278">
        <w:rPr>
          <w:rFonts w:ascii="Arial" w:eastAsia="Arial" w:hAnsi="Arial" w:cs="Arial"/>
          <w:spacing w:val="1"/>
          <w:sz w:val="24"/>
          <w:szCs w:val="24"/>
        </w:rPr>
        <w:t>e</w:t>
      </w:r>
      <w:r w:rsidR="004F74EA" w:rsidRPr="00FE1278">
        <w:rPr>
          <w:rFonts w:ascii="Arial" w:eastAsia="Arial" w:hAnsi="Arial" w:cs="Arial"/>
          <w:sz w:val="24"/>
          <w:szCs w:val="24"/>
        </w:rPr>
        <w:t>s</w:t>
      </w:r>
      <w:r w:rsidR="004F74EA" w:rsidRPr="00FE1278">
        <w:rPr>
          <w:rFonts w:ascii="Arial" w:eastAsia="Arial" w:hAnsi="Arial" w:cs="Arial"/>
          <w:spacing w:val="3"/>
          <w:sz w:val="24"/>
          <w:szCs w:val="24"/>
        </w:rPr>
        <w:t>f</w:t>
      </w:r>
      <w:r w:rsidR="004F74EA" w:rsidRPr="00FE1278">
        <w:rPr>
          <w:rFonts w:ascii="Arial" w:eastAsia="Arial" w:hAnsi="Arial" w:cs="Arial"/>
          <w:spacing w:val="1"/>
          <w:sz w:val="24"/>
          <w:szCs w:val="24"/>
        </w:rPr>
        <w:t>ue</w:t>
      </w:r>
      <w:r w:rsidR="004F74EA" w:rsidRPr="00FE1278">
        <w:rPr>
          <w:rFonts w:ascii="Arial" w:eastAsia="Arial" w:hAnsi="Arial" w:cs="Arial"/>
          <w:spacing w:val="-1"/>
          <w:sz w:val="24"/>
          <w:szCs w:val="24"/>
        </w:rPr>
        <w:t>r</w:t>
      </w:r>
      <w:r w:rsidR="004F74EA" w:rsidRPr="00FE1278">
        <w:rPr>
          <w:rFonts w:ascii="Arial" w:eastAsia="Arial" w:hAnsi="Arial" w:cs="Arial"/>
          <w:spacing w:val="-2"/>
          <w:sz w:val="24"/>
          <w:szCs w:val="24"/>
        </w:rPr>
        <w:t>z</w:t>
      </w:r>
      <w:r w:rsidR="004F74EA" w:rsidRPr="00FE1278">
        <w:rPr>
          <w:rFonts w:ascii="Arial" w:eastAsia="Arial" w:hAnsi="Arial" w:cs="Arial"/>
          <w:spacing w:val="1"/>
          <w:sz w:val="24"/>
          <w:szCs w:val="24"/>
        </w:rPr>
        <w:t>o</w:t>
      </w:r>
      <w:r w:rsidR="004F74EA" w:rsidRPr="00FE1278">
        <w:rPr>
          <w:rFonts w:ascii="Arial" w:eastAsia="Arial" w:hAnsi="Arial" w:cs="Arial"/>
          <w:sz w:val="24"/>
          <w:szCs w:val="24"/>
        </w:rPr>
        <w:t>s</w:t>
      </w:r>
      <w:r w:rsidR="004F74EA" w:rsidRPr="00FE1278">
        <w:rPr>
          <w:rFonts w:ascii="Arial" w:eastAsia="Arial" w:hAnsi="Arial" w:cs="Arial"/>
          <w:spacing w:val="-9"/>
          <w:sz w:val="24"/>
          <w:szCs w:val="24"/>
        </w:rPr>
        <w:t xml:space="preserve"> </w:t>
      </w:r>
      <w:r w:rsidR="004F74EA" w:rsidRPr="00FE1278">
        <w:rPr>
          <w:rFonts w:ascii="Arial" w:eastAsia="Arial" w:hAnsi="Arial" w:cs="Arial"/>
          <w:spacing w:val="1"/>
          <w:sz w:val="24"/>
          <w:szCs w:val="24"/>
        </w:rPr>
        <w:t>pa</w:t>
      </w:r>
      <w:r w:rsidR="004F74EA" w:rsidRPr="00FE1278">
        <w:rPr>
          <w:rFonts w:ascii="Arial" w:eastAsia="Arial" w:hAnsi="Arial" w:cs="Arial"/>
          <w:spacing w:val="-1"/>
          <w:sz w:val="24"/>
          <w:szCs w:val="24"/>
        </w:rPr>
        <w:t>r</w:t>
      </w:r>
      <w:r w:rsidR="004F74EA" w:rsidRPr="00FE1278">
        <w:rPr>
          <w:rFonts w:ascii="Arial" w:eastAsia="Arial" w:hAnsi="Arial" w:cs="Arial"/>
          <w:sz w:val="24"/>
          <w:szCs w:val="24"/>
        </w:rPr>
        <w:t>a</w:t>
      </w:r>
      <w:r w:rsidR="004F74EA" w:rsidRPr="00FE1278">
        <w:rPr>
          <w:rFonts w:ascii="Arial" w:eastAsia="Arial" w:hAnsi="Arial" w:cs="Arial"/>
          <w:spacing w:val="-3"/>
          <w:sz w:val="24"/>
          <w:szCs w:val="24"/>
        </w:rPr>
        <w:t xml:space="preserve"> </w:t>
      </w:r>
      <w:r w:rsidR="004F74EA" w:rsidRPr="00FE1278">
        <w:rPr>
          <w:rFonts w:ascii="Arial" w:eastAsia="Arial" w:hAnsi="Arial" w:cs="Arial"/>
          <w:spacing w:val="1"/>
          <w:sz w:val="24"/>
          <w:szCs w:val="24"/>
        </w:rPr>
        <w:t>ade</w:t>
      </w:r>
      <w:r w:rsidR="004F74EA" w:rsidRPr="00FE1278">
        <w:rPr>
          <w:rFonts w:ascii="Arial" w:eastAsia="Arial" w:hAnsi="Arial" w:cs="Arial"/>
          <w:sz w:val="24"/>
          <w:szCs w:val="24"/>
        </w:rPr>
        <w:t>c</w:t>
      </w:r>
      <w:r w:rsidR="004F74EA" w:rsidRPr="00FE1278">
        <w:rPr>
          <w:rFonts w:ascii="Arial" w:eastAsia="Arial" w:hAnsi="Arial" w:cs="Arial"/>
          <w:spacing w:val="2"/>
          <w:sz w:val="24"/>
          <w:szCs w:val="24"/>
        </w:rPr>
        <w:t>u</w:t>
      </w:r>
      <w:r w:rsidR="004F74EA" w:rsidRPr="00FE1278">
        <w:rPr>
          <w:rFonts w:ascii="Arial" w:eastAsia="Arial" w:hAnsi="Arial" w:cs="Arial"/>
          <w:spacing w:val="1"/>
          <w:sz w:val="24"/>
          <w:szCs w:val="24"/>
        </w:rPr>
        <w:t>a</w:t>
      </w:r>
      <w:r w:rsidR="004F74EA" w:rsidRPr="00FE1278">
        <w:rPr>
          <w:rFonts w:ascii="Arial" w:eastAsia="Arial" w:hAnsi="Arial" w:cs="Arial"/>
          <w:spacing w:val="-1"/>
          <w:sz w:val="24"/>
          <w:szCs w:val="24"/>
        </w:rPr>
        <w:t>r</w:t>
      </w:r>
      <w:r w:rsidR="004F74EA" w:rsidRPr="00FE1278">
        <w:rPr>
          <w:rFonts w:ascii="Arial" w:eastAsia="Arial" w:hAnsi="Arial" w:cs="Arial"/>
          <w:sz w:val="24"/>
          <w:szCs w:val="24"/>
        </w:rPr>
        <w:t>l</w:t>
      </w:r>
      <w:r w:rsidR="004F74EA" w:rsidRPr="00FE1278">
        <w:rPr>
          <w:rFonts w:ascii="Arial" w:eastAsia="Arial" w:hAnsi="Arial" w:cs="Arial"/>
          <w:spacing w:val="1"/>
          <w:sz w:val="24"/>
          <w:szCs w:val="24"/>
        </w:rPr>
        <w:t>o</w:t>
      </w:r>
      <w:r w:rsidR="004F74EA" w:rsidRPr="00FE1278">
        <w:rPr>
          <w:rFonts w:ascii="Arial" w:eastAsia="Arial" w:hAnsi="Arial" w:cs="Arial"/>
          <w:sz w:val="24"/>
          <w:szCs w:val="24"/>
        </w:rPr>
        <w:t>s</w:t>
      </w:r>
      <w:r w:rsidR="004F74EA" w:rsidRPr="00FE1278">
        <w:rPr>
          <w:rFonts w:ascii="Arial" w:eastAsia="Arial" w:hAnsi="Arial" w:cs="Arial"/>
          <w:spacing w:val="-11"/>
          <w:sz w:val="24"/>
          <w:szCs w:val="24"/>
        </w:rPr>
        <w:t xml:space="preserve"> </w:t>
      </w:r>
      <w:r w:rsidR="004F74EA" w:rsidRPr="00FE1278">
        <w:rPr>
          <w:rFonts w:ascii="Arial" w:eastAsia="Arial" w:hAnsi="Arial" w:cs="Arial"/>
          <w:spacing w:val="1"/>
          <w:sz w:val="24"/>
          <w:szCs w:val="24"/>
        </w:rPr>
        <w:t>e</w:t>
      </w:r>
      <w:r w:rsidR="004F74EA" w:rsidRPr="00FE1278">
        <w:rPr>
          <w:rFonts w:ascii="Arial" w:eastAsia="Arial" w:hAnsi="Arial" w:cs="Arial"/>
          <w:sz w:val="24"/>
          <w:szCs w:val="24"/>
        </w:rPr>
        <w:t>n</w:t>
      </w:r>
      <w:r w:rsidR="004F74EA" w:rsidRPr="00FE1278">
        <w:rPr>
          <w:rFonts w:ascii="Arial" w:eastAsia="Arial" w:hAnsi="Arial" w:cs="Arial"/>
          <w:spacing w:val="-1"/>
          <w:sz w:val="24"/>
          <w:szCs w:val="24"/>
        </w:rPr>
        <w:t xml:space="preserve"> </w:t>
      </w:r>
      <w:r w:rsidR="004F74EA" w:rsidRPr="00FE1278">
        <w:rPr>
          <w:rFonts w:ascii="Arial" w:eastAsia="Arial" w:hAnsi="Arial" w:cs="Arial"/>
          <w:sz w:val="24"/>
          <w:szCs w:val="24"/>
        </w:rPr>
        <w:t>c</w:t>
      </w:r>
      <w:r w:rsidR="004F74EA" w:rsidRPr="00FE1278">
        <w:rPr>
          <w:rFonts w:ascii="Arial" w:eastAsia="Arial" w:hAnsi="Arial" w:cs="Arial"/>
          <w:spacing w:val="1"/>
          <w:sz w:val="24"/>
          <w:szCs w:val="24"/>
        </w:rPr>
        <w:t>uant</w:t>
      </w:r>
      <w:r w:rsidR="004F74EA" w:rsidRPr="00FE1278">
        <w:rPr>
          <w:rFonts w:ascii="Arial" w:eastAsia="Arial" w:hAnsi="Arial" w:cs="Arial"/>
          <w:sz w:val="24"/>
          <w:szCs w:val="24"/>
        </w:rPr>
        <w:t>o</w:t>
      </w:r>
      <w:r w:rsidR="004F74EA" w:rsidRPr="00FE1278">
        <w:rPr>
          <w:rFonts w:ascii="Arial" w:eastAsia="Arial" w:hAnsi="Arial" w:cs="Arial"/>
          <w:spacing w:val="-5"/>
          <w:sz w:val="24"/>
          <w:szCs w:val="24"/>
        </w:rPr>
        <w:t xml:space="preserve"> </w:t>
      </w:r>
      <w:r w:rsidR="004F74EA" w:rsidRPr="00FE1278">
        <w:rPr>
          <w:rFonts w:ascii="Arial" w:eastAsia="Arial" w:hAnsi="Arial" w:cs="Arial"/>
          <w:sz w:val="24"/>
          <w:szCs w:val="24"/>
        </w:rPr>
        <w:t xml:space="preserve">a </w:t>
      </w:r>
      <w:r w:rsidR="004F74EA" w:rsidRPr="00FE1278">
        <w:rPr>
          <w:rFonts w:ascii="Arial" w:eastAsia="Arial" w:hAnsi="Arial" w:cs="Arial"/>
          <w:spacing w:val="2"/>
          <w:sz w:val="24"/>
          <w:szCs w:val="24"/>
        </w:rPr>
        <w:t>m</w:t>
      </w:r>
      <w:r w:rsidR="004F74EA" w:rsidRPr="00FE1278">
        <w:rPr>
          <w:rFonts w:ascii="Arial" w:eastAsia="Arial" w:hAnsi="Arial" w:cs="Arial"/>
          <w:spacing w:val="1"/>
          <w:sz w:val="24"/>
          <w:szCs w:val="24"/>
        </w:rPr>
        <w:t>onto</w:t>
      </w:r>
      <w:r w:rsidR="004F74EA" w:rsidRPr="00FE1278">
        <w:rPr>
          <w:rFonts w:ascii="Arial" w:eastAsia="Arial" w:hAnsi="Arial" w:cs="Arial"/>
          <w:sz w:val="24"/>
          <w:szCs w:val="24"/>
        </w:rPr>
        <w:t>,</w:t>
      </w:r>
      <w:r w:rsidR="004F74EA" w:rsidRPr="00FE1278">
        <w:rPr>
          <w:rFonts w:ascii="Arial" w:eastAsia="Arial" w:hAnsi="Arial" w:cs="Arial"/>
          <w:spacing w:val="-5"/>
          <w:sz w:val="24"/>
          <w:szCs w:val="24"/>
        </w:rPr>
        <w:t xml:space="preserve"> </w:t>
      </w:r>
      <w:r w:rsidR="004F74EA" w:rsidRPr="00FE1278">
        <w:rPr>
          <w:rFonts w:ascii="Arial" w:eastAsia="Arial" w:hAnsi="Arial" w:cs="Arial"/>
          <w:spacing w:val="1"/>
          <w:sz w:val="24"/>
          <w:szCs w:val="24"/>
        </w:rPr>
        <w:t>t</w:t>
      </w:r>
      <w:r w:rsidR="004F74EA" w:rsidRPr="00FE1278">
        <w:rPr>
          <w:rFonts w:ascii="Arial" w:eastAsia="Arial" w:hAnsi="Arial" w:cs="Arial"/>
          <w:sz w:val="24"/>
          <w:szCs w:val="24"/>
        </w:rPr>
        <w:t>i</w:t>
      </w:r>
      <w:r w:rsidR="004F74EA" w:rsidRPr="00FE1278">
        <w:rPr>
          <w:rFonts w:ascii="Arial" w:eastAsia="Arial" w:hAnsi="Arial" w:cs="Arial"/>
          <w:spacing w:val="1"/>
          <w:sz w:val="24"/>
          <w:szCs w:val="24"/>
        </w:rPr>
        <w:t>e</w:t>
      </w:r>
      <w:r w:rsidR="004F74EA" w:rsidRPr="00FE1278">
        <w:rPr>
          <w:rFonts w:ascii="Arial" w:eastAsia="Arial" w:hAnsi="Arial" w:cs="Arial"/>
          <w:spacing w:val="2"/>
          <w:sz w:val="24"/>
          <w:szCs w:val="24"/>
        </w:rPr>
        <w:t>m</w:t>
      </w:r>
      <w:r w:rsidR="004F74EA" w:rsidRPr="00FE1278">
        <w:rPr>
          <w:rFonts w:ascii="Arial" w:eastAsia="Arial" w:hAnsi="Arial" w:cs="Arial"/>
          <w:spacing w:val="1"/>
          <w:sz w:val="24"/>
          <w:szCs w:val="24"/>
        </w:rPr>
        <w:t>p</w:t>
      </w:r>
      <w:r w:rsidR="004F74EA" w:rsidRPr="00FE1278">
        <w:rPr>
          <w:rFonts w:ascii="Arial" w:eastAsia="Arial" w:hAnsi="Arial" w:cs="Arial"/>
          <w:sz w:val="24"/>
          <w:szCs w:val="24"/>
        </w:rPr>
        <w:t>o</w:t>
      </w:r>
      <w:r w:rsidR="004F74EA" w:rsidRPr="00FE1278">
        <w:rPr>
          <w:rFonts w:ascii="Arial" w:eastAsia="Arial" w:hAnsi="Arial" w:cs="Arial"/>
          <w:spacing w:val="-5"/>
          <w:sz w:val="24"/>
          <w:szCs w:val="24"/>
        </w:rPr>
        <w:t xml:space="preserve"> </w:t>
      </w:r>
      <w:r w:rsidR="004F74EA" w:rsidRPr="00FE1278">
        <w:rPr>
          <w:rFonts w:ascii="Arial" w:eastAsia="Arial" w:hAnsi="Arial" w:cs="Arial"/>
          <w:sz w:val="24"/>
          <w:szCs w:val="24"/>
        </w:rPr>
        <w:t>y</w:t>
      </w:r>
      <w:r w:rsidR="004F74EA" w:rsidRPr="00FE1278">
        <w:rPr>
          <w:rFonts w:ascii="Arial" w:eastAsia="Arial" w:hAnsi="Arial" w:cs="Arial"/>
          <w:spacing w:val="-2"/>
          <w:sz w:val="24"/>
          <w:szCs w:val="24"/>
        </w:rPr>
        <w:t xml:space="preserve"> </w:t>
      </w:r>
      <w:r w:rsidR="004F74EA" w:rsidRPr="00FE1278">
        <w:rPr>
          <w:rFonts w:ascii="Arial" w:eastAsia="Arial" w:hAnsi="Arial" w:cs="Arial"/>
          <w:spacing w:val="1"/>
          <w:sz w:val="24"/>
          <w:szCs w:val="24"/>
        </w:rPr>
        <w:t>d</w:t>
      </w:r>
      <w:r w:rsidR="004F74EA" w:rsidRPr="00FE1278">
        <w:rPr>
          <w:rFonts w:ascii="Arial" w:eastAsia="Arial" w:hAnsi="Arial" w:cs="Arial"/>
          <w:sz w:val="24"/>
          <w:szCs w:val="24"/>
        </w:rPr>
        <w:t>i</w:t>
      </w:r>
      <w:r w:rsidR="004F74EA" w:rsidRPr="00FE1278">
        <w:rPr>
          <w:rFonts w:ascii="Arial" w:eastAsia="Arial" w:hAnsi="Arial" w:cs="Arial"/>
          <w:spacing w:val="-1"/>
          <w:sz w:val="24"/>
          <w:szCs w:val="24"/>
        </w:rPr>
        <w:t>r</w:t>
      </w:r>
      <w:r w:rsidR="004F74EA" w:rsidRPr="00FE1278">
        <w:rPr>
          <w:rFonts w:ascii="Arial" w:eastAsia="Arial" w:hAnsi="Arial" w:cs="Arial"/>
          <w:spacing w:val="1"/>
          <w:sz w:val="24"/>
          <w:szCs w:val="24"/>
        </w:rPr>
        <w:t>e</w:t>
      </w:r>
      <w:r w:rsidR="004F74EA" w:rsidRPr="00FE1278">
        <w:rPr>
          <w:rFonts w:ascii="Arial" w:eastAsia="Arial" w:hAnsi="Arial" w:cs="Arial"/>
          <w:sz w:val="24"/>
          <w:szCs w:val="24"/>
        </w:rPr>
        <w:t>cci</w:t>
      </w:r>
      <w:r w:rsidR="004F74EA" w:rsidRPr="00FE1278">
        <w:rPr>
          <w:rFonts w:ascii="Arial" w:eastAsia="Arial" w:hAnsi="Arial" w:cs="Arial"/>
          <w:spacing w:val="1"/>
          <w:sz w:val="24"/>
          <w:szCs w:val="24"/>
        </w:rPr>
        <w:t>ó</w:t>
      </w:r>
      <w:r w:rsidR="004F74EA" w:rsidRPr="00FE1278">
        <w:rPr>
          <w:rFonts w:ascii="Arial" w:eastAsia="Arial" w:hAnsi="Arial" w:cs="Arial"/>
          <w:sz w:val="24"/>
          <w:szCs w:val="24"/>
        </w:rPr>
        <w:t>n</w:t>
      </w:r>
      <w:r w:rsidR="004F74EA" w:rsidRPr="00FE1278">
        <w:rPr>
          <w:rFonts w:ascii="Arial" w:eastAsia="Arial" w:hAnsi="Arial" w:cs="Arial"/>
          <w:spacing w:val="-8"/>
          <w:sz w:val="24"/>
          <w:szCs w:val="24"/>
        </w:rPr>
        <w:t xml:space="preserve"> </w:t>
      </w:r>
      <w:r w:rsidR="004F74EA" w:rsidRPr="00FE1278">
        <w:rPr>
          <w:rFonts w:ascii="Arial" w:eastAsia="Arial" w:hAnsi="Arial" w:cs="Arial"/>
          <w:spacing w:val="1"/>
          <w:sz w:val="24"/>
          <w:szCs w:val="24"/>
        </w:rPr>
        <w:t>a</w:t>
      </w:r>
      <w:r w:rsidR="004F74EA" w:rsidRPr="00FE1278">
        <w:rPr>
          <w:rFonts w:ascii="Arial" w:eastAsia="Arial" w:hAnsi="Arial" w:cs="Arial"/>
          <w:sz w:val="24"/>
          <w:szCs w:val="24"/>
        </w:rPr>
        <w:t>l</w:t>
      </w:r>
      <w:r w:rsidR="004F74EA" w:rsidRPr="00FE1278">
        <w:rPr>
          <w:rFonts w:ascii="Arial" w:eastAsia="Arial" w:hAnsi="Arial" w:cs="Arial"/>
          <w:spacing w:val="-2"/>
          <w:sz w:val="24"/>
          <w:szCs w:val="24"/>
        </w:rPr>
        <w:t xml:space="preserve"> </w:t>
      </w:r>
      <w:r w:rsidR="004F74EA" w:rsidRPr="00FE1278">
        <w:rPr>
          <w:rFonts w:ascii="Arial" w:eastAsia="Arial" w:hAnsi="Arial" w:cs="Arial"/>
          <w:spacing w:val="1"/>
          <w:sz w:val="24"/>
          <w:szCs w:val="24"/>
        </w:rPr>
        <w:t>e</w:t>
      </w:r>
      <w:r w:rsidR="004F74EA" w:rsidRPr="00FE1278">
        <w:rPr>
          <w:rFonts w:ascii="Arial" w:eastAsia="Arial" w:hAnsi="Arial" w:cs="Arial"/>
          <w:sz w:val="24"/>
          <w:szCs w:val="24"/>
        </w:rPr>
        <w:t>j</w:t>
      </w:r>
      <w:r w:rsidR="004F74EA" w:rsidRPr="00FE1278">
        <w:rPr>
          <w:rFonts w:ascii="Arial" w:eastAsia="Arial" w:hAnsi="Arial" w:cs="Arial"/>
          <w:spacing w:val="1"/>
          <w:sz w:val="24"/>
          <w:szCs w:val="24"/>
        </w:rPr>
        <w:t>e</w:t>
      </w:r>
      <w:r w:rsidR="004F74EA" w:rsidRPr="00FE1278">
        <w:rPr>
          <w:rFonts w:ascii="Arial" w:eastAsia="Arial" w:hAnsi="Arial" w:cs="Arial"/>
          <w:sz w:val="24"/>
          <w:szCs w:val="24"/>
        </w:rPr>
        <w:t>c</w:t>
      </w:r>
      <w:r w:rsidR="004F74EA" w:rsidRPr="00FE1278">
        <w:rPr>
          <w:rFonts w:ascii="Arial" w:eastAsia="Arial" w:hAnsi="Arial" w:cs="Arial"/>
          <w:spacing w:val="1"/>
          <w:sz w:val="24"/>
          <w:szCs w:val="24"/>
        </w:rPr>
        <w:t>uta</w:t>
      </w:r>
      <w:r w:rsidR="004F74EA" w:rsidRPr="00FE1278">
        <w:rPr>
          <w:rFonts w:ascii="Arial" w:eastAsia="Arial" w:hAnsi="Arial" w:cs="Arial"/>
          <w:spacing w:val="-1"/>
          <w:sz w:val="24"/>
          <w:szCs w:val="24"/>
        </w:rPr>
        <w:t>r</w:t>
      </w:r>
      <w:r w:rsidR="004F74EA" w:rsidRPr="00FE1278">
        <w:rPr>
          <w:rFonts w:ascii="Arial" w:eastAsia="Arial" w:hAnsi="Arial" w:cs="Arial"/>
          <w:sz w:val="24"/>
          <w:szCs w:val="24"/>
        </w:rPr>
        <w:t>l</w:t>
      </w:r>
      <w:r w:rsidR="004F74EA" w:rsidRPr="00FE1278">
        <w:rPr>
          <w:rFonts w:ascii="Arial" w:eastAsia="Arial" w:hAnsi="Arial" w:cs="Arial"/>
          <w:spacing w:val="1"/>
          <w:sz w:val="24"/>
          <w:szCs w:val="24"/>
        </w:rPr>
        <w:t>o</w:t>
      </w:r>
      <w:r w:rsidR="004F74EA" w:rsidRPr="00FE1278">
        <w:rPr>
          <w:rFonts w:ascii="Arial" w:eastAsia="Arial" w:hAnsi="Arial" w:cs="Arial"/>
          <w:sz w:val="24"/>
          <w:szCs w:val="24"/>
        </w:rPr>
        <w:t>s,</w:t>
      </w:r>
      <w:r w:rsidR="004F74EA" w:rsidRPr="00FE1278">
        <w:rPr>
          <w:rFonts w:ascii="Arial" w:eastAsia="Arial" w:hAnsi="Arial" w:cs="Arial"/>
          <w:spacing w:val="-10"/>
          <w:sz w:val="24"/>
          <w:szCs w:val="24"/>
        </w:rPr>
        <w:t xml:space="preserve"> </w:t>
      </w:r>
      <w:r w:rsidR="004F74EA" w:rsidRPr="00FE1278">
        <w:rPr>
          <w:rFonts w:ascii="Arial" w:eastAsia="Arial" w:hAnsi="Arial" w:cs="Arial"/>
          <w:spacing w:val="-1"/>
          <w:sz w:val="24"/>
          <w:szCs w:val="24"/>
        </w:rPr>
        <w:t>r</w:t>
      </w:r>
      <w:r w:rsidR="004F74EA" w:rsidRPr="00FE1278">
        <w:rPr>
          <w:rFonts w:ascii="Arial" w:eastAsia="Arial" w:hAnsi="Arial" w:cs="Arial"/>
          <w:spacing w:val="1"/>
          <w:sz w:val="24"/>
          <w:szCs w:val="24"/>
        </w:rPr>
        <w:t>e</w:t>
      </w:r>
      <w:r w:rsidR="004F74EA" w:rsidRPr="00FE1278">
        <w:rPr>
          <w:rFonts w:ascii="Arial" w:eastAsia="Arial" w:hAnsi="Arial" w:cs="Arial"/>
          <w:sz w:val="24"/>
          <w:szCs w:val="24"/>
        </w:rPr>
        <w:t>s</w:t>
      </w:r>
      <w:r w:rsidR="004F74EA" w:rsidRPr="00FE1278">
        <w:rPr>
          <w:rFonts w:ascii="Arial" w:eastAsia="Arial" w:hAnsi="Arial" w:cs="Arial"/>
          <w:spacing w:val="1"/>
          <w:sz w:val="24"/>
          <w:szCs w:val="24"/>
        </w:rPr>
        <w:t>u</w:t>
      </w:r>
      <w:r w:rsidR="004F74EA" w:rsidRPr="00FE1278">
        <w:rPr>
          <w:rFonts w:ascii="Arial" w:eastAsia="Arial" w:hAnsi="Arial" w:cs="Arial"/>
          <w:sz w:val="24"/>
          <w:szCs w:val="24"/>
        </w:rPr>
        <w:t>l</w:t>
      </w:r>
      <w:r w:rsidR="004F74EA" w:rsidRPr="00FE1278">
        <w:rPr>
          <w:rFonts w:ascii="Arial" w:eastAsia="Arial" w:hAnsi="Arial" w:cs="Arial"/>
          <w:spacing w:val="1"/>
          <w:sz w:val="24"/>
          <w:szCs w:val="24"/>
        </w:rPr>
        <w:t>tan</w:t>
      </w:r>
      <w:r w:rsidR="004F74EA" w:rsidRPr="00FE1278">
        <w:rPr>
          <w:rFonts w:ascii="Arial" w:eastAsia="Arial" w:hAnsi="Arial" w:cs="Arial"/>
          <w:spacing w:val="2"/>
          <w:sz w:val="24"/>
          <w:szCs w:val="24"/>
        </w:rPr>
        <w:t>d</w:t>
      </w:r>
      <w:r w:rsidR="004F74EA" w:rsidRPr="00FE1278">
        <w:rPr>
          <w:rFonts w:ascii="Arial" w:eastAsia="Arial" w:hAnsi="Arial" w:cs="Arial"/>
          <w:sz w:val="24"/>
          <w:szCs w:val="24"/>
        </w:rPr>
        <w:t>o</w:t>
      </w:r>
      <w:r w:rsidR="004F74EA" w:rsidRPr="00FE1278">
        <w:rPr>
          <w:rFonts w:ascii="Arial" w:eastAsia="Arial" w:hAnsi="Arial" w:cs="Arial"/>
          <w:spacing w:val="-9"/>
          <w:sz w:val="24"/>
          <w:szCs w:val="24"/>
        </w:rPr>
        <w:t xml:space="preserve"> </w:t>
      </w:r>
      <w:r w:rsidR="004F74EA" w:rsidRPr="00FE1278">
        <w:rPr>
          <w:rFonts w:ascii="Arial" w:eastAsia="Arial" w:hAnsi="Arial" w:cs="Arial"/>
          <w:spacing w:val="1"/>
          <w:sz w:val="24"/>
          <w:szCs w:val="24"/>
        </w:rPr>
        <w:t>d</w:t>
      </w:r>
      <w:r w:rsidR="004F74EA" w:rsidRPr="00FE1278">
        <w:rPr>
          <w:rFonts w:ascii="Arial" w:eastAsia="Arial" w:hAnsi="Arial" w:cs="Arial"/>
          <w:sz w:val="24"/>
          <w:szCs w:val="24"/>
        </w:rPr>
        <w:t>e</w:t>
      </w:r>
      <w:r w:rsidR="004F74EA" w:rsidRPr="00FE1278">
        <w:rPr>
          <w:rFonts w:ascii="Arial" w:eastAsia="Arial" w:hAnsi="Arial" w:cs="Arial"/>
          <w:spacing w:val="-1"/>
          <w:sz w:val="24"/>
          <w:szCs w:val="24"/>
        </w:rPr>
        <w:t xml:space="preserve"> </w:t>
      </w:r>
      <w:r w:rsidR="004F74EA" w:rsidRPr="00FE1278">
        <w:rPr>
          <w:rFonts w:ascii="Arial" w:eastAsia="Arial" w:hAnsi="Arial" w:cs="Arial"/>
          <w:spacing w:val="1"/>
          <w:sz w:val="24"/>
          <w:szCs w:val="24"/>
        </w:rPr>
        <w:t>e</w:t>
      </w:r>
      <w:r w:rsidR="004F74EA" w:rsidRPr="00FE1278">
        <w:rPr>
          <w:rFonts w:ascii="Arial" w:eastAsia="Arial" w:hAnsi="Arial" w:cs="Arial"/>
          <w:sz w:val="24"/>
          <w:szCs w:val="24"/>
        </w:rPr>
        <w:t>ll</w:t>
      </w:r>
      <w:r w:rsidR="004F74EA" w:rsidRPr="00FE1278">
        <w:rPr>
          <w:rFonts w:ascii="Arial" w:eastAsia="Arial" w:hAnsi="Arial" w:cs="Arial"/>
          <w:spacing w:val="1"/>
          <w:sz w:val="24"/>
          <w:szCs w:val="24"/>
        </w:rPr>
        <w:t>o</w:t>
      </w:r>
      <w:r w:rsidR="004F74EA" w:rsidRPr="00FE1278">
        <w:rPr>
          <w:rFonts w:ascii="Arial" w:eastAsia="Arial" w:hAnsi="Arial" w:cs="Arial"/>
          <w:sz w:val="24"/>
          <w:szCs w:val="24"/>
        </w:rPr>
        <w:t>,</w:t>
      </w:r>
      <w:r w:rsidR="004F74EA" w:rsidRPr="00FE1278">
        <w:rPr>
          <w:rFonts w:ascii="Arial" w:eastAsia="Arial" w:hAnsi="Arial" w:cs="Arial"/>
          <w:spacing w:val="-3"/>
          <w:sz w:val="24"/>
          <w:szCs w:val="24"/>
        </w:rPr>
        <w:t xml:space="preserve"> </w:t>
      </w:r>
      <w:r w:rsidR="004F74EA" w:rsidRPr="00FE1278">
        <w:rPr>
          <w:rFonts w:ascii="Arial" w:eastAsia="Arial" w:hAnsi="Arial" w:cs="Arial"/>
          <w:spacing w:val="1"/>
          <w:sz w:val="24"/>
          <w:szCs w:val="24"/>
        </w:rPr>
        <w:t>a</w:t>
      </w:r>
      <w:r w:rsidR="004F74EA" w:rsidRPr="00FE1278">
        <w:rPr>
          <w:rFonts w:ascii="Arial" w:eastAsia="Arial" w:hAnsi="Arial" w:cs="Arial"/>
          <w:sz w:val="24"/>
          <w:szCs w:val="24"/>
        </w:rPr>
        <w:t>cci</w:t>
      </w:r>
      <w:r w:rsidR="004F74EA" w:rsidRPr="00FE1278">
        <w:rPr>
          <w:rFonts w:ascii="Arial" w:eastAsia="Arial" w:hAnsi="Arial" w:cs="Arial"/>
          <w:spacing w:val="1"/>
          <w:sz w:val="24"/>
          <w:szCs w:val="24"/>
        </w:rPr>
        <w:t>one</w:t>
      </w:r>
      <w:r w:rsidR="004F74EA" w:rsidRPr="00FE1278">
        <w:rPr>
          <w:rFonts w:ascii="Arial" w:eastAsia="Arial" w:hAnsi="Arial" w:cs="Arial"/>
          <w:sz w:val="24"/>
          <w:szCs w:val="24"/>
        </w:rPr>
        <w:t>s</w:t>
      </w:r>
      <w:r w:rsidR="004F74EA" w:rsidRPr="00FE1278">
        <w:rPr>
          <w:rFonts w:ascii="Arial" w:eastAsia="Arial" w:hAnsi="Arial" w:cs="Arial"/>
          <w:spacing w:val="-8"/>
          <w:sz w:val="24"/>
          <w:szCs w:val="24"/>
        </w:rPr>
        <w:t xml:space="preserve"> </w:t>
      </w:r>
      <w:r w:rsidR="004F74EA" w:rsidRPr="00FE1278">
        <w:rPr>
          <w:rFonts w:ascii="Arial" w:eastAsia="Arial" w:hAnsi="Arial" w:cs="Arial"/>
          <w:spacing w:val="1"/>
          <w:sz w:val="24"/>
          <w:szCs w:val="24"/>
        </w:rPr>
        <w:t>un</w:t>
      </w:r>
      <w:r w:rsidR="004F74EA" w:rsidRPr="00FE1278">
        <w:rPr>
          <w:rFonts w:ascii="Arial" w:eastAsia="Arial" w:hAnsi="Arial" w:cs="Arial"/>
          <w:sz w:val="24"/>
          <w:szCs w:val="24"/>
        </w:rPr>
        <w:t>i</w:t>
      </w:r>
      <w:r w:rsidR="004F74EA" w:rsidRPr="00FE1278">
        <w:rPr>
          <w:rFonts w:ascii="Arial" w:eastAsia="Arial" w:hAnsi="Arial" w:cs="Arial"/>
          <w:spacing w:val="3"/>
          <w:sz w:val="24"/>
          <w:szCs w:val="24"/>
        </w:rPr>
        <w:t>f</w:t>
      </w:r>
      <w:r w:rsidR="004F74EA" w:rsidRPr="00FE1278">
        <w:rPr>
          <w:rFonts w:ascii="Arial" w:eastAsia="Arial" w:hAnsi="Arial" w:cs="Arial"/>
          <w:sz w:val="24"/>
          <w:szCs w:val="24"/>
        </w:rPr>
        <w:t>ic</w:t>
      </w:r>
      <w:r w:rsidR="004F74EA" w:rsidRPr="00FE1278">
        <w:rPr>
          <w:rFonts w:ascii="Arial" w:eastAsia="Arial" w:hAnsi="Arial" w:cs="Arial"/>
          <w:spacing w:val="1"/>
          <w:sz w:val="24"/>
          <w:szCs w:val="24"/>
        </w:rPr>
        <w:t>ada</w:t>
      </w:r>
      <w:r w:rsidR="004F74EA" w:rsidRPr="00FE1278">
        <w:rPr>
          <w:rFonts w:ascii="Arial" w:eastAsia="Arial" w:hAnsi="Arial" w:cs="Arial"/>
          <w:sz w:val="24"/>
          <w:szCs w:val="24"/>
        </w:rPr>
        <w:t>s</w:t>
      </w:r>
      <w:r w:rsidR="004F74EA" w:rsidRPr="00FE1278">
        <w:rPr>
          <w:rFonts w:ascii="Arial" w:eastAsia="Arial" w:hAnsi="Arial" w:cs="Arial"/>
          <w:spacing w:val="-9"/>
          <w:sz w:val="24"/>
          <w:szCs w:val="24"/>
        </w:rPr>
        <w:t xml:space="preserve"> </w:t>
      </w:r>
      <w:r w:rsidR="004F74EA" w:rsidRPr="00FE1278">
        <w:rPr>
          <w:rFonts w:ascii="Arial" w:eastAsia="Arial" w:hAnsi="Arial" w:cs="Arial"/>
          <w:sz w:val="24"/>
          <w:szCs w:val="24"/>
        </w:rPr>
        <w:t xml:space="preserve">y </w:t>
      </w:r>
      <w:r w:rsidR="004F74EA" w:rsidRPr="00FE1278">
        <w:rPr>
          <w:rFonts w:ascii="Arial" w:eastAsia="Arial" w:hAnsi="Arial" w:cs="Arial"/>
          <w:spacing w:val="1"/>
          <w:sz w:val="24"/>
          <w:szCs w:val="24"/>
        </w:rPr>
        <w:t>a</w:t>
      </w:r>
      <w:r w:rsidR="004F74EA" w:rsidRPr="00FE1278">
        <w:rPr>
          <w:rFonts w:ascii="Arial" w:eastAsia="Arial" w:hAnsi="Arial" w:cs="Arial"/>
          <w:spacing w:val="-1"/>
          <w:sz w:val="24"/>
          <w:szCs w:val="24"/>
        </w:rPr>
        <w:t>r</w:t>
      </w:r>
      <w:r w:rsidR="004F74EA" w:rsidRPr="00FE1278">
        <w:rPr>
          <w:rFonts w:ascii="Arial" w:eastAsia="Arial" w:hAnsi="Arial" w:cs="Arial"/>
          <w:spacing w:val="2"/>
          <w:sz w:val="24"/>
          <w:szCs w:val="24"/>
        </w:rPr>
        <w:t>m</w:t>
      </w:r>
      <w:r w:rsidR="004F74EA" w:rsidRPr="00FE1278">
        <w:rPr>
          <w:rFonts w:ascii="Arial" w:eastAsia="Arial" w:hAnsi="Arial" w:cs="Arial"/>
          <w:spacing w:val="1"/>
          <w:sz w:val="24"/>
          <w:szCs w:val="24"/>
        </w:rPr>
        <w:t>ón</w:t>
      </w:r>
      <w:r w:rsidR="004F74EA" w:rsidRPr="00FE1278">
        <w:rPr>
          <w:rFonts w:ascii="Arial" w:eastAsia="Arial" w:hAnsi="Arial" w:cs="Arial"/>
          <w:sz w:val="24"/>
          <w:szCs w:val="24"/>
        </w:rPr>
        <w:t>ic</w:t>
      </w:r>
      <w:r w:rsidR="004F74EA" w:rsidRPr="00FE1278">
        <w:rPr>
          <w:rFonts w:ascii="Arial" w:eastAsia="Arial" w:hAnsi="Arial" w:cs="Arial"/>
          <w:spacing w:val="1"/>
          <w:sz w:val="24"/>
          <w:szCs w:val="24"/>
        </w:rPr>
        <w:t>a</w:t>
      </w:r>
      <w:r w:rsidR="004F74EA" w:rsidRPr="00FE1278">
        <w:rPr>
          <w:rFonts w:ascii="Arial" w:eastAsia="Arial" w:hAnsi="Arial" w:cs="Arial"/>
          <w:sz w:val="24"/>
          <w:szCs w:val="24"/>
        </w:rPr>
        <w:t>s</w:t>
      </w:r>
      <w:r w:rsidR="004F74EA" w:rsidRPr="00FE1278">
        <w:rPr>
          <w:rFonts w:ascii="Arial" w:eastAsia="Arial" w:hAnsi="Arial" w:cs="Arial"/>
          <w:spacing w:val="-10"/>
          <w:sz w:val="24"/>
          <w:szCs w:val="24"/>
        </w:rPr>
        <w:t xml:space="preserve"> </w:t>
      </w:r>
      <w:r w:rsidR="004F74EA" w:rsidRPr="00FE1278">
        <w:rPr>
          <w:rFonts w:ascii="Arial" w:eastAsia="Arial" w:hAnsi="Arial" w:cs="Arial"/>
          <w:spacing w:val="-1"/>
          <w:sz w:val="24"/>
          <w:szCs w:val="24"/>
        </w:rPr>
        <w:t>q</w:t>
      </w:r>
      <w:r w:rsidR="004F74EA" w:rsidRPr="00FE1278">
        <w:rPr>
          <w:rFonts w:ascii="Arial" w:eastAsia="Arial" w:hAnsi="Arial" w:cs="Arial"/>
          <w:spacing w:val="1"/>
          <w:sz w:val="24"/>
          <w:szCs w:val="24"/>
        </w:rPr>
        <w:t>u</w:t>
      </w:r>
      <w:r w:rsidR="004F74EA" w:rsidRPr="00FE1278">
        <w:rPr>
          <w:rFonts w:ascii="Arial" w:eastAsia="Arial" w:hAnsi="Arial" w:cs="Arial"/>
          <w:sz w:val="24"/>
          <w:szCs w:val="24"/>
        </w:rPr>
        <w:t>e</w:t>
      </w:r>
      <w:r w:rsidR="004F74EA" w:rsidRPr="00FE1278">
        <w:rPr>
          <w:rFonts w:ascii="Arial" w:eastAsia="Arial" w:hAnsi="Arial" w:cs="Arial"/>
          <w:spacing w:val="-2"/>
          <w:sz w:val="24"/>
          <w:szCs w:val="24"/>
        </w:rPr>
        <w:t xml:space="preserve"> </w:t>
      </w:r>
      <w:r w:rsidR="004F74EA" w:rsidRPr="00FE1278">
        <w:rPr>
          <w:rFonts w:ascii="Arial" w:eastAsia="Arial" w:hAnsi="Arial" w:cs="Arial"/>
          <w:spacing w:val="1"/>
          <w:sz w:val="24"/>
          <w:szCs w:val="24"/>
        </w:rPr>
        <w:t>t</w:t>
      </w:r>
      <w:r w:rsidR="004F74EA" w:rsidRPr="00FE1278">
        <w:rPr>
          <w:rFonts w:ascii="Arial" w:eastAsia="Arial" w:hAnsi="Arial" w:cs="Arial"/>
          <w:sz w:val="24"/>
          <w:szCs w:val="24"/>
        </w:rPr>
        <w:t>i</w:t>
      </w:r>
      <w:r w:rsidR="004F74EA" w:rsidRPr="00FE1278">
        <w:rPr>
          <w:rFonts w:ascii="Arial" w:eastAsia="Arial" w:hAnsi="Arial" w:cs="Arial"/>
          <w:spacing w:val="1"/>
          <w:sz w:val="24"/>
          <w:szCs w:val="24"/>
        </w:rPr>
        <w:t>enda</w:t>
      </w:r>
      <w:r w:rsidR="004F74EA" w:rsidRPr="00FE1278">
        <w:rPr>
          <w:rFonts w:ascii="Arial" w:eastAsia="Arial" w:hAnsi="Arial" w:cs="Arial"/>
          <w:sz w:val="24"/>
          <w:szCs w:val="24"/>
        </w:rPr>
        <w:t>n</w:t>
      </w:r>
      <w:r w:rsidR="004F74EA" w:rsidRPr="00FE1278">
        <w:rPr>
          <w:rFonts w:ascii="Arial" w:eastAsia="Arial" w:hAnsi="Arial" w:cs="Arial"/>
          <w:spacing w:val="-5"/>
          <w:sz w:val="24"/>
          <w:szCs w:val="24"/>
        </w:rPr>
        <w:t xml:space="preserve"> </w:t>
      </w:r>
      <w:r w:rsidR="004F74EA" w:rsidRPr="00FE1278">
        <w:rPr>
          <w:rFonts w:ascii="Arial" w:eastAsia="Arial" w:hAnsi="Arial" w:cs="Arial"/>
          <w:sz w:val="24"/>
          <w:szCs w:val="24"/>
        </w:rPr>
        <w:t>a</w:t>
      </w:r>
      <w:r w:rsidR="004F74EA" w:rsidRPr="00FE1278">
        <w:rPr>
          <w:rFonts w:ascii="Arial" w:eastAsia="Arial" w:hAnsi="Arial" w:cs="Arial"/>
          <w:spacing w:val="1"/>
          <w:sz w:val="24"/>
          <w:szCs w:val="24"/>
        </w:rPr>
        <w:t xml:space="preserve"> </w:t>
      </w:r>
      <w:r w:rsidR="004F74EA" w:rsidRPr="00FE1278">
        <w:rPr>
          <w:rFonts w:ascii="Arial" w:eastAsia="Arial" w:hAnsi="Arial" w:cs="Arial"/>
          <w:sz w:val="24"/>
          <w:szCs w:val="24"/>
        </w:rPr>
        <w:t>la c</w:t>
      </w:r>
      <w:r w:rsidR="004F74EA" w:rsidRPr="00FE1278">
        <w:rPr>
          <w:rFonts w:ascii="Arial" w:eastAsia="Arial" w:hAnsi="Arial" w:cs="Arial"/>
          <w:spacing w:val="1"/>
          <w:sz w:val="24"/>
          <w:szCs w:val="24"/>
        </w:rPr>
        <w:t>on</w:t>
      </w:r>
      <w:r w:rsidR="004F74EA" w:rsidRPr="00FE1278">
        <w:rPr>
          <w:rFonts w:ascii="Arial" w:eastAsia="Arial" w:hAnsi="Arial" w:cs="Arial"/>
          <w:sz w:val="24"/>
          <w:szCs w:val="24"/>
        </w:rPr>
        <w:t>s</w:t>
      </w:r>
      <w:r w:rsidR="004F74EA" w:rsidRPr="00FE1278">
        <w:rPr>
          <w:rFonts w:ascii="Arial" w:eastAsia="Arial" w:hAnsi="Arial" w:cs="Arial"/>
          <w:spacing w:val="1"/>
          <w:sz w:val="24"/>
          <w:szCs w:val="24"/>
        </w:rPr>
        <w:t>e</w:t>
      </w:r>
      <w:r w:rsidR="004F74EA" w:rsidRPr="00FE1278">
        <w:rPr>
          <w:rFonts w:ascii="Arial" w:eastAsia="Arial" w:hAnsi="Arial" w:cs="Arial"/>
          <w:sz w:val="24"/>
          <w:szCs w:val="24"/>
        </w:rPr>
        <w:t>c</w:t>
      </w:r>
      <w:r w:rsidR="004F74EA" w:rsidRPr="00FE1278">
        <w:rPr>
          <w:rFonts w:ascii="Arial" w:eastAsia="Arial" w:hAnsi="Arial" w:cs="Arial"/>
          <w:spacing w:val="1"/>
          <w:sz w:val="24"/>
          <w:szCs w:val="24"/>
        </w:rPr>
        <w:t>u</w:t>
      </w:r>
      <w:r w:rsidR="004F74EA" w:rsidRPr="00FE1278">
        <w:rPr>
          <w:rFonts w:ascii="Arial" w:eastAsia="Arial" w:hAnsi="Arial" w:cs="Arial"/>
          <w:sz w:val="24"/>
          <w:szCs w:val="24"/>
        </w:rPr>
        <w:t>ci</w:t>
      </w:r>
      <w:r w:rsidR="004F74EA" w:rsidRPr="00FE1278">
        <w:rPr>
          <w:rFonts w:ascii="Arial" w:eastAsia="Arial" w:hAnsi="Arial" w:cs="Arial"/>
          <w:spacing w:val="1"/>
          <w:sz w:val="24"/>
          <w:szCs w:val="24"/>
        </w:rPr>
        <w:t>ó</w:t>
      </w:r>
      <w:r w:rsidR="004F74EA" w:rsidRPr="00FE1278">
        <w:rPr>
          <w:rFonts w:ascii="Arial" w:eastAsia="Arial" w:hAnsi="Arial" w:cs="Arial"/>
          <w:sz w:val="24"/>
          <w:szCs w:val="24"/>
        </w:rPr>
        <w:t>n</w:t>
      </w:r>
      <w:r w:rsidR="004F74EA" w:rsidRPr="00FE1278">
        <w:rPr>
          <w:rFonts w:ascii="Arial" w:eastAsia="Arial" w:hAnsi="Arial" w:cs="Arial"/>
          <w:spacing w:val="-11"/>
          <w:sz w:val="24"/>
          <w:szCs w:val="24"/>
        </w:rPr>
        <w:t xml:space="preserve"> </w:t>
      </w:r>
      <w:r w:rsidR="004F74EA" w:rsidRPr="00FE1278">
        <w:rPr>
          <w:rFonts w:ascii="Arial" w:eastAsia="Arial" w:hAnsi="Arial" w:cs="Arial"/>
          <w:spacing w:val="1"/>
          <w:sz w:val="24"/>
          <w:szCs w:val="24"/>
        </w:rPr>
        <w:t>de</w:t>
      </w:r>
      <w:r w:rsidR="004F74EA" w:rsidRPr="00FE1278">
        <w:rPr>
          <w:rFonts w:ascii="Arial" w:eastAsia="Arial" w:hAnsi="Arial" w:cs="Arial"/>
          <w:sz w:val="24"/>
          <w:szCs w:val="24"/>
        </w:rPr>
        <w:t>l</w:t>
      </w:r>
      <w:r w:rsidR="004F74EA" w:rsidRPr="00FE1278">
        <w:rPr>
          <w:rFonts w:ascii="Arial" w:eastAsia="Arial" w:hAnsi="Arial" w:cs="Arial"/>
          <w:spacing w:val="-3"/>
          <w:sz w:val="24"/>
          <w:szCs w:val="24"/>
        </w:rPr>
        <w:t xml:space="preserve"> </w:t>
      </w:r>
      <w:r w:rsidR="004F74EA" w:rsidRPr="00FE1278">
        <w:rPr>
          <w:rFonts w:ascii="Arial" w:eastAsia="Arial" w:hAnsi="Arial" w:cs="Arial"/>
          <w:spacing w:val="1"/>
          <w:sz w:val="24"/>
          <w:szCs w:val="24"/>
        </w:rPr>
        <w:t>ob</w:t>
      </w:r>
      <w:r w:rsidR="004F74EA" w:rsidRPr="00FE1278">
        <w:rPr>
          <w:rFonts w:ascii="Arial" w:eastAsia="Arial" w:hAnsi="Arial" w:cs="Arial"/>
          <w:sz w:val="24"/>
          <w:szCs w:val="24"/>
        </w:rPr>
        <w:t>j</w:t>
      </w:r>
      <w:r w:rsidR="004F74EA" w:rsidRPr="00FE1278">
        <w:rPr>
          <w:rFonts w:ascii="Arial" w:eastAsia="Arial" w:hAnsi="Arial" w:cs="Arial"/>
          <w:spacing w:val="1"/>
          <w:sz w:val="24"/>
          <w:szCs w:val="24"/>
        </w:rPr>
        <w:t>et</w:t>
      </w:r>
      <w:r w:rsidR="004F74EA" w:rsidRPr="00FE1278">
        <w:rPr>
          <w:rFonts w:ascii="Arial" w:eastAsia="Arial" w:hAnsi="Arial" w:cs="Arial"/>
          <w:sz w:val="24"/>
          <w:szCs w:val="24"/>
        </w:rPr>
        <w:t>i</w:t>
      </w:r>
      <w:r w:rsidR="004F74EA" w:rsidRPr="00FE1278">
        <w:rPr>
          <w:rFonts w:ascii="Arial" w:eastAsia="Arial" w:hAnsi="Arial" w:cs="Arial"/>
          <w:spacing w:val="-2"/>
          <w:sz w:val="24"/>
          <w:szCs w:val="24"/>
        </w:rPr>
        <w:t>v</w:t>
      </w:r>
      <w:r w:rsidR="004F74EA" w:rsidRPr="00FE1278">
        <w:rPr>
          <w:rFonts w:ascii="Arial" w:eastAsia="Arial" w:hAnsi="Arial" w:cs="Arial"/>
          <w:sz w:val="24"/>
          <w:szCs w:val="24"/>
        </w:rPr>
        <w:t>o</w:t>
      </w:r>
      <w:r w:rsidR="004F74EA" w:rsidRPr="00FE1278">
        <w:rPr>
          <w:rFonts w:ascii="Arial" w:eastAsia="Arial" w:hAnsi="Arial" w:cs="Arial"/>
          <w:spacing w:val="-5"/>
          <w:sz w:val="24"/>
          <w:szCs w:val="24"/>
        </w:rPr>
        <w:t xml:space="preserve"> </w:t>
      </w:r>
      <w:r w:rsidR="004F74EA" w:rsidRPr="00FE1278">
        <w:rPr>
          <w:rFonts w:ascii="Arial" w:eastAsia="Arial" w:hAnsi="Arial" w:cs="Arial"/>
          <w:spacing w:val="1"/>
          <w:sz w:val="24"/>
          <w:szCs w:val="24"/>
        </w:rPr>
        <w:t>e</w:t>
      </w:r>
      <w:r w:rsidR="004F74EA" w:rsidRPr="00FE1278">
        <w:rPr>
          <w:rFonts w:ascii="Arial" w:eastAsia="Arial" w:hAnsi="Arial" w:cs="Arial"/>
          <w:sz w:val="24"/>
          <w:szCs w:val="24"/>
        </w:rPr>
        <w:t>s</w:t>
      </w:r>
      <w:r w:rsidR="004F74EA" w:rsidRPr="00FE1278">
        <w:rPr>
          <w:rFonts w:ascii="Arial" w:eastAsia="Arial" w:hAnsi="Arial" w:cs="Arial"/>
          <w:spacing w:val="1"/>
          <w:sz w:val="24"/>
          <w:szCs w:val="24"/>
        </w:rPr>
        <w:t>tab</w:t>
      </w:r>
      <w:r w:rsidR="004F74EA" w:rsidRPr="00FE1278">
        <w:rPr>
          <w:rFonts w:ascii="Arial" w:eastAsia="Arial" w:hAnsi="Arial" w:cs="Arial"/>
          <w:sz w:val="24"/>
          <w:szCs w:val="24"/>
        </w:rPr>
        <w:t>l</w:t>
      </w:r>
      <w:r w:rsidR="004F74EA" w:rsidRPr="00FE1278">
        <w:rPr>
          <w:rFonts w:ascii="Arial" w:eastAsia="Arial" w:hAnsi="Arial" w:cs="Arial"/>
          <w:spacing w:val="1"/>
          <w:sz w:val="24"/>
          <w:szCs w:val="24"/>
        </w:rPr>
        <w:t>e</w:t>
      </w:r>
      <w:r w:rsidR="004F74EA" w:rsidRPr="00FE1278">
        <w:rPr>
          <w:rFonts w:ascii="Arial" w:eastAsia="Arial" w:hAnsi="Arial" w:cs="Arial"/>
          <w:sz w:val="24"/>
          <w:szCs w:val="24"/>
        </w:rPr>
        <w:t>ci</w:t>
      </w:r>
      <w:r w:rsidR="004F74EA" w:rsidRPr="00FE1278">
        <w:rPr>
          <w:rFonts w:ascii="Arial" w:eastAsia="Arial" w:hAnsi="Arial" w:cs="Arial"/>
          <w:spacing w:val="1"/>
          <w:sz w:val="24"/>
          <w:szCs w:val="24"/>
        </w:rPr>
        <w:t>do</w:t>
      </w:r>
      <w:r w:rsidR="004F74EA" w:rsidRPr="00FE1278">
        <w:rPr>
          <w:rFonts w:ascii="Arial" w:eastAsia="Arial" w:hAnsi="Arial" w:cs="Arial"/>
          <w:sz w:val="24"/>
          <w:szCs w:val="24"/>
        </w:rPr>
        <w:t>.</w:t>
      </w:r>
    </w:p>
    <w:p w14:paraId="0BC2CBB3" w14:textId="77777777" w:rsidR="004F74EA" w:rsidRPr="00FE1278" w:rsidRDefault="00D8631D" w:rsidP="00F436E3">
      <w:pPr>
        <w:spacing w:line="240" w:lineRule="auto"/>
        <w:jc w:val="both"/>
        <w:rPr>
          <w:rFonts w:ascii="Arial" w:eastAsia="Arial" w:hAnsi="Arial" w:cs="Arial"/>
          <w:b/>
          <w:sz w:val="24"/>
          <w:szCs w:val="24"/>
        </w:rPr>
      </w:pPr>
      <w:r w:rsidRPr="00FE1278">
        <w:rPr>
          <w:rFonts w:ascii="Arial" w:hAnsi="Arial" w:cs="Arial"/>
          <w:b/>
          <w:sz w:val="24"/>
          <w:szCs w:val="24"/>
          <w:u w:val="single"/>
        </w:rPr>
        <w:t>RESPONSABLE:</w:t>
      </w:r>
      <w:r w:rsidRPr="00FE1278">
        <w:rPr>
          <w:rFonts w:ascii="Arial" w:eastAsia="Arial" w:hAnsi="Arial" w:cs="Arial"/>
          <w:b/>
          <w:sz w:val="24"/>
          <w:szCs w:val="24"/>
        </w:rPr>
        <w:t xml:space="preserve"> </w:t>
      </w:r>
      <w:r w:rsidR="004F74EA" w:rsidRPr="00FE1278">
        <w:rPr>
          <w:rFonts w:ascii="Arial" w:eastAsia="Arial" w:hAnsi="Arial" w:cs="Arial"/>
          <w:sz w:val="24"/>
          <w:szCs w:val="24"/>
        </w:rPr>
        <w:t xml:space="preserve">Este rol realiza el trabajo y es responsable por su realización. Lo más habitual es que exista sólo un </w:t>
      </w:r>
      <w:r w:rsidR="005417A1" w:rsidRPr="00FE1278">
        <w:rPr>
          <w:rFonts w:ascii="Arial" w:eastAsia="Arial" w:hAnsi="Arial" w:cs="Arial"/>
          <w:sz w:val="24"/>
          <w:szCs w:val="24"/>
        </w:rPr>
        <w:t>responsable</w:t>
      </w:r>
      <w:r w:rsidR="004F74EA" w:rsidRPr="00FE1278">
        <w:rPr>
          <w:rFonts w:ascii="Arial" w:eastAsia="Arial" w:hAnsi="Arial" w:cs="Arial"/>
          <w:sz w:val="24"/>
          <w:szCs w:val="24"/>
        </w:rPr>
        <w:t xml:space="preserve">; si existe más de uno, entonces el trabajo debería ser </w:t>
      </w:r>
      <w:r w:rsidR="00052323">
        <w:rPr>
          <w:rFonts w:ascii="Arial" w:eastAsia="Arial" w:hAnsi="Arial" w:cs="Arial"/>
          <w:sz w:val="24"/>
          <w:szCs w:val="24"/>
        </w:rPr>
        <w:t>subdividido a un nivel más bajo</w:t>
      </w:r>
      <w:r w:rsidR="004F74EA" w:rsidRPr="00FE1278">
        <w:rPr>
          <w:rFonts w:ascii="Arial" w:eastAsia="Arial" w:hAnsi="Arial" w:cs="Arial"/>
          <w:sz w:val="24"/>
          <w:szCs w:val="24"/>
        </w:rPr>
        <w:t xml:space="preserve">. Es quien debe ejecutar las tareas. </w:t>
      </w:r>
    </w:p>
    <w:p w14:paraId="4B0D4C9F" w14:textId="77777777" w:rsidR="004F74EA" w:rsidRPr="00FE1278" w:rsidRDefault="00D8631D" w:rsidP="00F436E3">
      <w:pPr>
        <w:spacing w:before="100" w:beforeAutospacing="1" w:after="100" w:afterAutospacing="1" w:line="240" w:lineRule="auto"/>
        <w:jc w:val="both"/>
        <w:rPr>
          <w:rFonts w:ascii="Arial" w:eastAsia="Arial" w:hAnsi="Arial" w:cs="Arial"/>
          <w:sz w:val="24"/>
          <w:szCs w:val="24"/>
        </w:rPr>
      </w:pPr>
      <w:r w:rsidRPr="00FE1278">
        <w:rPr>
          <w:rFonts w:ascii="Arial" w:hAnsi="Arial" w:cs="Arial"/>
          <w:b/>
          <w:sz w:val="24"/>
          <w:szCs w:val="24"/>
          <w:u w:val="single"/>
        </w:rPr>
        <w:t>PLAN ANUAL DE COMPRAS (PAC):</w:t>
      </w:r>
      <w:r w:rsidRPr="00FE1278">
        <w:rPr>
          <w:rFonts w:ascii="Arial" w:eastAsia="Arial" w:hAnsi="Arial" w:cs="Arial"/>
          <w:b/>
          <w:sz w:val="24"/>
          <w:szCs w:val="24"/>
        </w:rPr>
        <w:t xml:space="preserve"> </w:t>
      </w:r>
      <w:r w:rsidR="004F74EA" w:rsidRPr="00FE1278">
        <w:rPr>
          <w:rFonts w:ascii="Arial" w:eastAsia="Arial" w:hAnsi="Arial" w:cs="Arial"/>
          <w:sz w:val="24"/>
          <w:szCs w:val="24"/>
        </w:rPr>
        <w:t>Plan anual de compras y contrataciones, que corresponde a la lista de bienes y/o servicios de carácter referencial, que una determinada Entidad planifica comprar o contratar durante un año calendario.</w:t>
      </w:r>
    </w:p>
    <w:p w14:paraId="58414B3F" w14:textId="77777777" w:rsidR="004F74EA" w:rsidRPr="00FE1278" w:rsidRDefault="00D8631D" w:rsidP="00F436E3">
      <w:pPr>
        <w:spacing w:line="240" w:lineRule="auto"/>
        <w:jc w:val="both"/>
        <w:rPr>
          <w:rFonts w:ascii="Arial" w:eastAsia="Arial" w:hAnsi="Arial" w:cs="Arial"/>
          <w:sz w:val="24"/>
          <w:szCs w:val="24"/>
        </w:rPr>
      </w:pPr>
      <w:r w:rsidRPr="00FE1278">
        <w:rPr>
          <w:rFonts w:ascii="Arial" w:hAnsi="Arial" w:cs="Arial"/>
          <w:b/>
          <w:sz w:val="24"/>
          <w:szCs w:val="24"/>
          <w:u w:val="single"/>
        </w:rPr>
        <w:t>MEJORA CONTINUA:</w:t>
      </w:r>
      <w:r w:rsidRPr="00FE1278">
        <w:rPr>
          <w:rFonts w:ascii="Arial" w:eastAsia="Arial" w:hAnsi="Arial" w:cs="Arial"/>
          <w:b/>
          <w:sz w:val="24"/>
          <w:szCs w:val="24"/>
        </w:rPr>
        <w:t xml:space="preserve"> </w:t>
      </w:r>
      <w:r w:rsidR="004F74EA" w:rsidRPr="00FE1278">
        <w:rPr>
          <w:rFonts w:ascii="Arial" w:eastAsia="Arial" w:hAnsi="Arial" w:cs="Arial"/>
          <w:sz w:val="24"/>
          <w:szCs w:val="24"/>
        </w:rPr>
        <w:t>Serie o conjunto de Acciones que buscan incrementar la probabilidad de aumentar la satisfacción de los clientes y de otras partes</w:t>
      </w:r>
      <w:ins w:id="3" w:author="Francisco Oliva" w:date="2017-10-16T12:26:00Z">
        <w:r w:rsidR="00323DD3">
          <w:rPr>
            <w:rFonts w:ascii="Arial" w:eastAsia="Arial" w:hAnsi="Arial" w:cs="Arial"/>
            <w:sz w:val="24"/>
            <w:szCs w:val="24"/>
          </w:rPr>
          <w:t xml:space="preserve"> de</w:t>
        </w:r>
      </w:ins>
      <w:r w:rsidR="004F74EA" w:rsidRPr="00FE1278">
        <w:rPr>
          <w:rFonts w:ascii="Arial" w:eastAsia="Arial" w:hAnsi="Arial" w:cs="Arial"/>
          <w:sz w:val="24"/>
          <w:szCs w:val="24"/>
        </w:rPr>
        <w:t xml:space="preserve"> </w:t>
      </w:r>
      <w:del w:id="4" w:author="Francisco Oliva" w:date="2017-10-16T12:26:00Z">
        <w:r w:rsidR="004F74EA" w:rsidRPr="00FE1278" w:rsidDel="00323DD3">
          <w:rPr>
            <w:rFonts w:ascii="Arial" w:eastAsia="Arial" w:hAnsi="Arial" w:cs="Arial"/>
            <w:sz w:val="24"/>
            <w:szCs w:val="24"/>
          </w:rPr>
          <w:delText>interes</w:delText>
        </w:r>
      </w:del>
      <w:ins w:id="5" w:author="Francisco Oliva" w:date="2017-10-16T12:26:00Z">
        <w:r w:rsidR="00323DD3" w:rsidRPr="00FE1278">
          <w:rPr>
            <w:rFonts w:ascii="Arial" w:eastAsia="Arial" w:hAnsi="Arial" w:cs="Arial"/>
            <w:sz w:val="24"/>
            <w:szCs w:val="24"/>
          </w:rPr>
          <w:t>interés</w:t>
        </w:r>
      </w:ins>
      <w:r w:rsidR="004F74EA" w:rsidRPr="00FE1278">
        <w:rPr>
          <w:rFonts w:ascii="Arial" w:eastAsia="Arial" w:hAnsi="Arial" w:cs="Arial"/>
          <w:sz w:val="24"/>
          <w:szCs w:val="24"/>
        </w:rPr>
        <w:t xml:space="preserve">. Dentro de las actividades que conforman las acciones de mejora continua tenemos: a) análisis y evaluación de la situación existente para identificar áreas para </w:t>
      </w:r>
      <w:r w:rsidR="004F74EA" w:rsidRPr="00FE1278">
        <w:rPr>
          <w:rFonts w:ascii="Arial" w:eastAsia="Arial" w:hAnsi="Arial" w:cs="Arial"/>
          <w:sz w:val="24"/>
          <w:szCs w:val="24"/>
        </w:rPr>
        <w:lastRenderedPageBreak/>
        <w:t>la mejora, b) el establecimiento de los objetivos para la mejora, c) la búsqueda de posibles soluciones para lograr los objetivos, d) la evaluación de dichas soluciones y su elección, e) la implementación de la solución seleccionada, f) la medición, verificación, análisis y evaluación de los resultados de la implementación para determinar que se han alcanzado los objetivos y g) la formalización de los cambios.</w:t>
      </w:r>
    </w:p>
    <w:p w14:paraId="5BF0A7C5" w14:textId="77777777" w:rsidR="0019392F" w:rsidRDefault="0019392F" w:rsidP="00F436E3">
      <w:pPr>
        <w:pStyle w:val="Prrafodelista"/>
        <w:tabs>
          <w:tab w:val="left" w:pos="0"/>
          <w:tab w:val="left" w:pos="284"/>
          <w:tab w:val="left" w:pos="426"/>
        </w:tabs>
        <w:ind w:left="0"/>
        <w:contextualSpacing/>
        <w:jc w:val="both"/>
        <w:rPr>
          <w:rFonts w:ascii="Arial" w:hAnsi="Arial" w:cs="Arial"/>
          <w:b/>
        </w:rPr>
      </w:pPr>
    </w:p>
    <w:p w14:paraId="3A612262" w14:textId="77777777" w:rsidR="0019392F" w:rsidRPr="00FE1278" w:rsidRDefault="0019392F" w:rsidP="006932A2">
      <w:pPr>
        <w:pStyle w:val="Ttulo2"/>
        <w:numPr>
          <w:ilvl w:val="1"/>
          <w:numId w:val="3"/>
        </w:numPr>
        <w:spacing w:line="240" w:lineRule="auto"/>
        <w:ind w:left="0" w:firstLine="0"/>
        <w:jc w:val="both"/>
        <w:rPr>
          <w:rFonts w:ascii="Arial" w:hAnsi="Arial" w:cs="Arial"/>
          <w:b/>
          <w:color w:val="000000" w:themeColor="text1"/>
          <w:sz w:val="24"/>
          <w:szCs w:val="24"/>
        </w:rPr>
      </w:pPr>
      <w:r w:rsidRPr="00FE1278">
        <w:rPr>
          <w:rFonts w:ascii="Arial" w:hAnsi="Arial" w:cs="Arial"/>
          <w:b/>
          <w:color w:val="000000" w:themeColor="text1"/>
          <w:sz w:val="24"/>
          <w:szCs w:val="24"/>
        </w:rPr>
        <w:t>SIGLAS</w:t>
      </w:r>
    </w:p>
    <w:p w14:paraId="3B70E012" w14:textId="77777777" w:rsidR="008737AA" w:rsidRPr="00FE1278" w:rsidRDefault="008737AA" w:rsidP="00F436E3">
      <w:pPr>
        <w:spacing w:line="240" w:lineRule="auto"/>
        <w:jc w:val="both"/>
        <w:rPr>
          <w:rFonts w:ascii="Arial" w:hAnsi="Arial" w:cs="Arial"/>
          <w:sz w:val="24"/>
          <w:szCs w:val="24"/>
        </w:rPr>
      </w:pPr>
    </w:p>
    <w:p w14:paraId="7450DD8A" w14:textId="77777777" w:rsidR="008737AA" w:rsidRPr="00FE1278" w:rsidRDefault="008737AA" w:rsidP="00F436E3">
      <w:pPr>
        <w:pStyle w:val="puntbrese"/>
        <w:numPr>
          <w:ilvl w:val="0"/>
          <w:numId w:val="0"/>
        </w:numPr>
        <w:tabs>
          <w:tab w:val="clear" w:pos="1"/>
          <w:tab w:val="clear" w:pos="360"/>
          <w:tab w:val="left" w:pos="0"/>
        </w:tabs>
        <w:spacing w:line="240" w:lineRule="auto"/>
        <w:rPr>
          <w:rFonts w:ascii="Arial" w:hAnsi="Arial" w:cs="Arial"/>
          <w:lang w:val="es-ES_tradnl"/>
        </w:rPr>
      </w:pPr>
      <w:r w:rsidRPr="00FE1278">
        <w:rPr>
          <w:rFonts w:ascii="Arial" w:hAnsi="Arial" w:cs="Arial"/>
          <w:b/>
          <w:u w:val="single"/>
          <w:lang w:val="es-ES_tradnl"/>
        </w:rPr>
        <w:t>AE</w:t>
      </w:r>
      <w:r w:rsidRPr="00FE1278">
        <w:rPr>
          <w:rFonts w:ascii="Arial" w:hAnsi="Arial" w:cs="Arial"/>
          <w:b/>
          <w:lang w:val="es-ES_tradnl"/>
        </w:rPr>
        <w:t xml:space="preserve">: </w:t>
      </w:r>
      <w:r w:rsidRPr="00FE1278">
        <w:rPr>
          <w:rFonts w:ascii="Arial" w:hAnsi="Arial" w:cs="Arial"/>
          <w:lang w:val="es-ES_tradnl"/>
        </w:rPr>
        <w:t>Acta de</w:t>
      </w:r>
      <w:r w:rsidRPr="00FE1278">
        <w:rPr>
          <w:rFonts w:ascii="Arial" w:hAnsi="Arial" w:cs="Arial"/>
          <w:b/>
          <w:lang w:val="es-ES_tradnl"/>
        </w:rPr>
        <w:t xml:space="preserve"> </w:t>
      </w:r>
      <w:r w:rsidRPr="00FE1278">
        <w:rPr>
          <w:rFonts w:ascii="Arial" w:hAnsi="Arial" w:cs="Arial"/>
          <w:lang w:val="es-ES_tradnl"/>
        </w:rPr>
        <w:t>entregas, documento el cual se detalla el equipo médico que se retirará de Servicio clínico o de apoyo, se utiliza el formato Acta de entregas/retiros.</w:t>
      </w:r>
    </w:p>
    <w:p w14:paraId="5D4FF084" w14:textId="77777777" w:rsidR="008737AA" w:rsidRPr="00FE1278" w:rsidRDefault="008737AA" w:rsidP="00F436E3">
      <w:pPr>
        <w:pStyle w:val="puntbrese"/>
        <w:numPr>
          <w:ilvl w:val="0"/>
          <w:numId w:val="0"/>
        </w:numPr>
        <w:tabs>
          <w:tab w:val="clear" w:pos="1"/>
          <w:tab w:val="clear" w:pos="360"/>
          <w:tab w:val="left" w:pos="0"/>
        </w:tabs>
        <w:spacing w:line="240" w:lineRule="auto"/>
        <w:rPr>
          <w:rFonts w:ascii="Arial" w:hAnsi="Arial" w:cs="Arial"/>
          <w:b/>
          <w:u w:val="single"/>
          <w:lang w:val="es-CL"/>
        </w:rPr>
      </w:pPr>
    </w:p>
    <w:p w14:paraId="5ECADBAE" w14:textId="77777777" w:rsidR="008737AA" w:rsidRPr="00FE1278" w:rsidRDefault="008737AA" w:rsidP="00F436E3">
      <w:pPr>
        <w:pStyle w:val="puntbrese"/>
        <w:numPr>
          <w:ilvl w:val="0"/>
          <w:numId w:val="0"/>
        </w:numPr>
        <w:tabs>
          <w:tab w:val="clear" w:pos="1"/>
          <w:tab w:val="clear" w:pos="360"/>
          <w:tab w:val="left" w:pos="0"/>
        </w:tabs>
        <w:spacing w:line="240" w:lineRule="auto"/>
        <w:rPr>
          <w:rFonts w:ascii="Arial" w:hAnsi="Arial" w:cs="Arial"/>
          <w:lang w:val="es-ES_tradnl"/>
        </w:rPr>
      </w:pPr>
      <w:r w:rsidRPr="00FE1278">
        <w:rPr>
          <w:rFonts w:ascii="Arial" w:hAnsi="Arial" w:cs="Arial"/>
          <w:b/>
          <w:u w:val="single"/>
        </w:rPr>
        <w:t>AR</w:t>
      </w:r>
      <w:r w:rsidRPr="00FE1278">
        <w:rPr>
          <w:rFonts w:ascii="Arial" w:hAnsi="Arial" w:cs="Arial"/>
          <w:b/>
        </w:rPr>
        <w:t xml:space="preserve">: </w:t>
      </w:r>
      <w:r w:rsidRPr="00FE1278">
        <w:rPr>
          <w:rFonts w:ascii="Arial" w:hAnsi="Arial" w:cs="Arial"/>
        </w:rPr>
        <w:t xml:space="preserve">Acta de recepción, </w:t>
      </w:r>
      <w:r w:rsidRPr="00FE1278">
        <w:rPr>
          <w:rFonts w:ascii="Arial" w:hAnsi="Arial" w:cs="Arial"/>
          <w:lang w:val="es-ES_tradnl"/>
        </w:rPr>
        <w:t>documento el cual se detalla el equipo médico que se entregará de Servicio clínico o de apoyo, se utiliza el formato Acta de entregas/retiros.</w:t>
      </w:r>
    </w:p>
    <w:p w14:paraId="275A9959" w14:textId="77777777" w:rsidR="008737AA" w:rsidRPr="00FE1278" w:rsidRDefault="008737AA" w:rsidP="00F436E3">
      <w:pPr>
        <w:pStyle w:val="puntbrese"/>
        <w:numPr>
          <w:ilvl w:val="0"/>
          <w:numId w:val="0"/>
        </w:numPr>
        <w:tabs>
          <w:tab w:val="clear" w:pos="1"/>
          <w:tab w:val="clear" w:pos="360"/>
          <w:tab w:val="left" w:pos="0"/>
        </w:tabs>
        <w:spacing w:line="240" w:lineRule="auto"/>
        <w:rPr>
          <w:rFonts w:ascii="Arial" w:hAnsi="Arial" w:cs="Arial"/>
          <w:lang w:val="es-ES_tradnl"/>
        </w:rPr>
      </w:pPr>
    </w:p>
    <w:p w14:paraId="59B9BDD4" w14:textId="77777777" w:rsidR="008737AA" w:rsidRPr="00FE1278" w:rsidRDefault="008737AA"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ES_tradnl"/>
        </w:rPr>
        <w:t>ARS:</w:t>
      </w:r>
      <w:r w:rsidRPr="00FE1278">
        <w:rPr>
          <w:rFonts w:ascii="Arial" w:hAnsi="Arial" w:cs="Arial"/>
        </w:rPr>
        <w:t xml:space="preserve"> Acta de recepción de servicios, documento utilizado para describir el desempeño y recepción de servicios, repuestos y/o </w:t>
      </w:r>
      <w:r w:rsidR="006E14B3" w:rsidRPr="00FE1278">
        <w:rPr>
          <w:rFonts w:ascii="Arial" w:hAnsi="Arial" w:cs="Arial"/>
        </w:rPr>
        <w:t>accesorios entregados</w:t>
      </w:r>
      <w:r w:rsidRPr="00FE1278">
        <w:rPr>
          <w:rFonts w:ascii="Arial" w:hAnsi="Arial" w:cs="Arial"/>
        </w:rPr>
        <w:t xml:space="preserve"> por Proveedor externo o Servicio técnico externo.</w:t>
      </w:r>
    </w:p>
    <w:p w14:paraId="45B44755" w14:textId="77777777" w:rsidR="008737AA" w:rsidRPr="00FE1278" w:rsidRDefault="008737AA" w:rsidP="00F436E3">
      <w:pPr>
        <w:pStyle w:val="puntbrese"/>
        <w:numPr>
          <w:ilvl w:val="0"/>
          <w:numId w:val="0"/>
        </w:numPr>
        <w:tabs>
          <w:tab w:val="clear" w:pos="1"/>
          <w:tab w:val="clear" w:pos="360"/>
          <w:tab w:val="left" w:pos="0"/>
        </w:tabs>
        <w:spacing w:line="240" w:lineRule="auto"/>
        <w:rPr>
          <w:rFonts w:ascii="Arial" w:hAnsi="Arial" w:cs="Arial"/>
          <w:lang w:val="es-ES_tradnl"/>
        </w:rPr>
      </w:pPr>
    </w:p>
    <w:p w14:paraId="30214F23" w14:textId="77777777" w:rsidR="008737AA" w:rsidRPr="00FE1278" w:rsidRDefault="008737AA"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AT</w:t>
      </w:r>
      <w:r w:rsidRPr="00FE1278">
        <w:rPr>
          <w:rFonts w:ascii="Arial" w:hAnsi="Arial" w:cs="Arial"/>
        </w:rPr>
        <w:t>:</w:t>
      </w:r>
      <w:r w:rsidRPr="00FE1278">
        <w:rPr>
          <w:rFonts w:ascii="Arial" w:hAnsi="Arial" w:cs="Arial"/>
          <w:lang w:val="es-CL"/>
        </w:rPr>
        <w:t xml:space="preserve"> Sigla dada a Asistencia técnica, </w:t>
      </w:r>
      <w:r w:rsidRPr="00FE1278">
        <w:rPr>
          <w:rFonts w:ascii="Arial" w:hAnsi="Arial" w:cs="Arial"/>
        </w:rPr>
        <w:t xml:space="preserve">Informe </w:t>
      </w:r>
      <w:r w:rsidRPr="00FE1278">
        <w:rPr>
          <w:rFonts w:ascii="Arial" w:hAnsi="Arial" w:cs="Arial"/>
          <w:lang w:val="es-CL"/>
        </w:rPr>
        <w:t xml:space="preserve">tipo de </w:t>
      </w:r>
      <w:r w:rsidRPr="00FE1278">
        <w:rPr>
          <w:rFonts w:ascii="Arial" w:hAnsi="Arial" w:cs="Arial"/>
        </w:rPr>
        <w:t>Servicio Técnico externo</w:t>
      </w:r>
      <w:r w:rsidRPr="00FE1278">
        <w:rPr>
          <w:rFonts w:ascii="Arial" w:hAnsi="Arial" w:cs="Arial"/>
          <w:lang w:val="es-CL"/>
        </w:rPr>
        <w:t>, el cual deja constancia de la visita técnica.</w:t>
      </w:r>
    </w:p>
    <w:p w14:paraId="08E5C198" w14:textId="77777777" w:rsidR="00D8631D" w:rsidRPr="00FE1278" w:rsidRDefault="00D8631D" w:rsidP="00F436E3">
      <w:pPr>
        <w:pStyle w:val="puntbrese"/>
        <w:numPr>
          <w:ilvl w:val="0"/>
          <w:numId w:val="0"/>
        </w:numPr>
        <w:tabs>
          <w:tab w:val="clear" w:pos="1"/>
          <w:tab w:val="clear" w:pos="360"/>
          <w:tab w:val="left" w:pos="0"/>
        </w:tabs>
        <w:spacing w:line="240" w:lineRule="auto"/>
        <w:rPr>
          <w:rFonts w:ascii="Arial" w:hAnsi="Arial" w:cs="Arial"/>
          <w:lang w:val="es-CL"/>
        </w:rPr>
      </w:pPr>
    </w:p>
    <w:p w14:paraId="71408975" w14:textId="77777777" w:rsidR="008737AA" w:rsidRPr="00FE1278" w:rsidRDefault="008737AA"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CM</w:t>
      </w:r>
      <w:r w:rsidRPr="00FE1278">
        <w:rPr>
          <w:rFonts w:ascii="Arial" w:hAnsi="Arial" w:cs="Arial"/>
          <w:lang w:val="es-CL"/>
        </w:rPr>
        <w:t xml:space="preserve">: Calendario de mantenimiento, archivo digital el cual indica los datos del equipo (nombre, marca, modelo, serie, Servicio clínico o de apoyo, periodicidad de mantenimiento, </w:t>
      </w:r>
      <w:r w:rsidR="006E14B3" w:rsidRPr="00FE1278">
        <w:rPr>
          <w:rFonts w:ascii="Arial" w:hAnsi="Arial" w:cs="Arial"/>
          <w:lang w:val="es-CL"/>
        </w:rPr>
        <w:t>etc.</w:t>
      </w:r>
      <w:r w:rsidRPr="00FE1278">
        <w:rPr>
          <w:rFonts w:ascii="Arial" w:hAnsi="Arial" w:cs="Arial"/>
          <w:lang w:val="es-CL"/>
        </w:rPr>
        <w:t xml:space="preserve">) tiene la característica de ser dinámico y es gestionado por Coordinador de Gestión del mantenimiento. El Calendario de mantenimiento se va modificando según los requerimientos. </w:t>
      </w:r>
    </w:p>
    <w:p w14:paraId="53E631E8" w14:textId="77777777" w:rsidR="0019392F" w:rsidRPr="00FE1278" w:rsidRDefault="0019392F" w:rsidP="00F436E3">
      <w:pPr>
        <w:pStyle w:val="Prrafodelista"/>
        <w:tabs>
          <w:tab w:val="left" w:pos="0"/>
          <w:tab w:val="left" w:pos="284"/>
          <w:tab w:val="left" w:pos="426"/>
        </w:tabs>
        <w:ind w:left="0"/>
        <w:contextualSpacing/>
        <w:jc w:val="both"/>
        <w:rPr>
          <w:rFonts w:ascii="Arial" w:hAnsi="Arial" w:cs="Arial"/>
          <w:b/>
        </w:rPr>
      </w:pPr>
    </w:p>
    <w:p w14:paraId="41157A68" w14:textId="77777777" w:rsidR="008737AA" w:rsidRPr="00FE1278" w:rsidRDefault="008737AA" w:rsidP="00F436E3">
      <w:pPr>
        <w:pStyle w:val="puntbrese"/>
        <w:numPr>
          <w:ilvl w:val="0"/>
          <w:numId w:val="0"/>
        </w:numPr>
        <w:tabs>
          <w:tab w:val="clear" w:pos="1"/>
          <w:tab w:val="clear" w:pos="360"/>
          <w:tab w:val="clear" w:pos="726"/>
          <w:tab w:val="clear" w:pos="1086"/>
          <w:tab w:val="left" w:pos="0"/>
          <w:tab w:val="left" w:pos="567"/>
        </w:tabs>
        <w:spacing w:line="240" w:lineRule="auto"/>
        <w:rPr>
          <w:rFonts w:ascii="Arial" w:hAnsi="Arial" w:cs="Arial"/>
          <w:lang w:val="es-CL"/>
        </w:rPr>
      </w:pPr>
      <w:r w:rsidRPr="00FE1278">
        <w:rPr>
          <w:rFonts w:ascii="Arial" w:hAnsi="Arial" w:cs="Arial"/>
          <w:b/>
          <w:u w:val="single"/>
          <w:lang w:val="es-CL"/>
        </w:rPr>
        <w:t>CDP:</w:t>
      </w:r>
      <w:r w:rsidRPr="00FE1278">
        <w:rPr>
          <w:rFonts w:ascii="Arial" w:hAnsi="Arial" w:cs="Arial"/>
          <w:lang w:val="es-CL"/>
        </w:rPr>
        <w:t xml:space="preserve"> Certificado de disponibilidad presupuestaria, documento el cual indica la disponibilidad de recursos </w:t>
      </w:r>
      <w:ins w:id="6" w:author="Francisco Oliva" w:date="2017-10-16T12:30:00Z">
        <w:r w:rsidR="00323DD3">
          <w:rPr>
            <w:rFonts w:ascii="Arial" w:hAnsi="Arial" w:cs="Arial"/>
            <w:lang w:val="es-CL"/>
          </w:rPr>
          <w:t xml:space="preserve"> pa</w:t>
        </w:r>
      </w:ins>
      <w:ins w:id="7" w:author="Francisco Oliva" w:date="2017-10-16T12:31:00Z">
        <w:r w:rsidR="00323DD3">
          <w:rPr>
            <w:rFonts w:ascii="Arial" w:hAnsi="Arial" w:cs="Arial"/>
            <w:lang w:val="es-CL"/>
          </w:rPr>
          <w:t xml:space="preserve">ra la adquisición de </w:t>
        </w:r>
      </w:ins>
      <w:del w:id="8" w:author="Francisco Oliva" w:date="2017-10-16T12:31:00Z">
        <w:r w:rsidRPr="00FE1278" w:rsidDel="00323DD3">
          <w:rPr>
            <w:rFonts w:ascii="Arial" w:hAnsi="Arial" w:cs="Arial"/>
            <w:lang w:val="es-CL"/>
          </w:rPr>
          <w:delText>la adquisición de recursos (</w:delText>
        </w:r>
      </w:del>
      <w:r w:rsidRPr="00FE1278">
        <w:rPr>
          <w:rFonts w:ascii="Arial" w:hAnsi="Arial" w:cs="Arial"/>
          <w:lang w:val="es-CL"/>
        </w:rPr>
        <w:t>servicios, repuestos y/o accesorios</w:t>
      </w:r>
      <w:del w:id="9" w:author="Francisco Oliva" w:date="2017-10-16T12:31:00Z">
        <w:r w:rsidRPr="00FE1278" w:rsidDel="00323DD3">
          <w:rPr>
            <w:rFonts w:ascii="Arial" w:hAnsi="Arial" w:cs="Arial"/>
            <w:lang w:val="es-CL"/>
          </w:rPr>
          <w:delText>)</w:delText>
        </w:r>
      </w:del>
    </w:p>
    <w:p w14:paraId="7005BB8C" w14:textId="77777777" w:rsidR="008737AA" w:rsidRPr="00FE1278" w:rsidRDefault="008737AA" w:rsidP="00F436E3">
      <w:pPr>
        <w:pStyle w:val="Prrafodelista"/>
        <w:tabs>
          <w:tab w:val="left" w:pos="0"/>
          <w:tab w:val="left" w:pos="284"/>
          <w:tab w:val="left" w:pos="426"/>
        </w:tabs>
        <w:ind w:left="0"/>
        <w:contextualSpacing/>
        <w:jc w:val="both"/>
        <w:rPr>
          <w:rFonts w:ascii="Arial" w:hAnsi="Arial" w:cs="Arial"/>
          <w:b/>
        </w:rPr>
      </w:pPr>
    </w:p>
    <w:p w14:paraId="26F8ECE9" w14:textId="77777777" w:rsidR="008737AA" w:rsidRPr="00FE1278" w:rsidRDefault="006613EF" w:rsidP="00F436E3">
      <w:pPr>
        <w:pStyle w:val="Prrafodelista"/>
        <w:tabs>
          <w:tab w:val="left" w:pos="0"/>
          <w:tab w:val="left" w:pos="284"/>
          <w:tab w:val="left" w:pos="426"/>
        </w:tabs>
        <w:ind w:left="0"/>
        <w:contextualSpacing/>
        <w:jc w:val="both"/>
        <w:rPr>
          <w:rFonts w:ascii="Arial" w:hAnsi="Arial" w:cs="Arial"/>
          <w:b/>
        </w:rPr>
      </w:pPr>
      <w:r w:rsidRPr="00FE1278">
        <w:rPr>
          <w:rFonts w:ascii="Arial" w:hAnsi="Arial" w:cs="Arial"/>
          <w:b/>
          <w:u w:val="single"/>
        </w:rPr>
        <w:t>EM</w:t>
      </w:r>
      <w:r w:rsidRPr="00FE1278">
        <w:rPr>
          <w:rFonts w:ascii="Arial" w:hAnsi="Arial" w:cs="Arial"/>
          <w:b/>
        </w:rPr>
        <w:t>:</w:t>
      </w:r>
      <w:r w:rsidRPr="00FE1278">
        <w:rPr>
          <w:rFonts w:ascii="Arial" w:hAnsi="Arial" w:cs="Arial"/>
        </w:rPr>
        <w:t xml:space="preserve"> Sigla que se refiere a Equipo Médico.</w:t>
      </w:r>
    </w:p>
    <w:p w14:paraId="36A574A5" w14:textId="77777777" w:rsidR="008737AA" w:rsidRPr="00FE1278" w:rsidRDefault="008737AA" w:rsidP="00F436E3">
      <w:pPr>
        <w:pStyle w:val="Prrafodelista"/>
        <w:tabs>
          <w:tab w:val="left" w:pos="0"/>
          <w:tab w:val="left" w:pos="284"/>
          <w:tab w:val="left" w:pos="426"/>
        </w:tabs>
        <w:ind w:left="0"/>
        <w:contextualSpacing/>
        <w:jc w:val="both"/>
        <w:rPr>
          <w:rFonts w:ascii="Arial" w:hAnsi="Arial" w:cs="Arial"/>
          <w:b/>
        </w:rPr>
      </w:pPr>
    </w:p>
    <w:p w14:paraId="0478BB28" w14:textId="77777777" w:rsidR="006613EF" w:rsidRPr="00FE1278" w:rsidRDefault="006613EF" w:rsidP="00F436E3">
      <w:pPr>
        <w:pStyle w:val="puntbrese"/>
        <w:numPr>
          <w:ilvl w:val="0"/>
          <w:numId w:val="0"/>
        </w:numPr>
        <w:tabs>
          <w:tab w:val="clear" w:pos="1"/>
          <w:tab w:val="clear" w:pos="360"/>
          <w:tab w:val="left" w:pos="0"/>
        </w:tabs>
        <w:spacing w:line="240" w:lineRule="auto"/>
        <w:rPr>
          <w:rFonts w:ascii="Arial" w:hAnsi="Arial" w:cs="Arial"/>
          <w:lang w:val="es-ES_tradnl"/>
        </w:rPr>
      </w:pPr>
      <w:r w:rsidRPr="00FE1278">
        <w:rPr>
          <w:rFonts w:ascii="Arial" w:hAnsi="Arial" w:cs="Arial"/>
          <w:b/>
          <w:u w:val="single"/>
          <w:lang w:val="es-ES_tradnl"/>
        </w:rPr>
        <w:t>FS:</w:t>
      </w:r>
      <w:r w:rsidRPr="00FE1278">
        <w:rPr>
          <w:rFonts w:ascii="Arial" w:hAnsi="Arial" w:cs="Arial"/>
          <w:lang w:val="es-ES_tradnl"/>
        </w:rPr>
        <w:t xml:space="preserve"> Formulario de Salidas a Servicio técnico externo, documento utilizado para la entrega de equipos médicos y/ o accesorios a un Servicio técnico externo.</w:t>
      </w:r>
    </w:p>
    <w:p w14:paraId="26B09F83" w14:textId="77777777" w:rsidR="006613EF" w:rsidRPr="00FE1278" w:rsidRDefault="006613EF" w:rsidP="00F436E3">
      <w:pPr>
        <w:pStyle w:val="puntbrese"/>
        <w:numPr>
          <w:ilvl w:val="0"/>
          <w:numId w:val="0"/>
        </w:numPr>
        <w:tabs>
          <w:tab w:val="clear" w:pos="1"/>
          <w:tab w:val="clear" w:pos="360"/>
          <w:tab w:val="left" w:pos="0"/>
        </w:tabs>
        <w:spacing w:line="240" w:lineRule="auto"/>
        <w:rPr>
          <w:rFonts w:ascii="Arial" w:hAnsi="Arial" w:cs="Arial"/>
          <w:lang w:val="es-ES_tradnl"/>
        </w:rPr>
      </w:pPr>
    </w:p>
    <w:p w14:paraId="60E41DFC" w14:textId="77777777" w:rsidR="006613EF" w:rsidRPr="00FE1278" w:rsidRDefault="006613EF" w:rsidP="00F436E3">
      <w:pPr>
        <w:pStyle w:val="Prrafodelista"/>
        <w:tabs>
          <w:tab w:val="left" w:pos="0"/>
          <w:tab w:val="left" w:pos="284"/>
          <w:tab w:val="left" w:pos="426"/>
        </w:tabs>
        <w:ind w:left="0"/>
        <w:contextualSpacing/>
        <w:jc w:val="both"/>
        <w:rPr>
          <w:rFonts w:ascii="Arial" w:hAnsi="Arial" w:cs="Arial"/>
          <w:b/>
        </w:rPr>
      </w:pPr>
      <w:r w:rsidRPr="00FE1278">
        <w:rPr>
          <w:rFonts w:ascii="Arial" w:hAnsi="Arial" w:cs="Arial"/>
          <w:b/>
          <w:u w:val="single"/>
        </w:rPr>
        <w:t>GC:</w:t>
      </w:r>
      <w:r w:rsidRPr="00FE1278">
        <w:rPr>
          <w:rFonts w:ascii="Arial" w:hAnsi="Arial" w:cs="Arial"/>
          <w:b/>
        </w:rPr>
        <w:t xml:space="preserve"> </w:t>
      </w:r>
      <w:r w:rsidRPr="00FE1278">
        <w:rPr>
          <w:rFonts w:ascii="Arial" w:hAnsi="Arial" w:cs="Arial"/>
        </w:rPr>
        <w:t>Sigla referente a gestión de contratos.</w:t>
      </w:r>
    </w:p>
    <w:p w14:paraId="2A5F2BA2" w14:textId="77777777" w:rsidR="006613EF" w:rsidRPr="00FE1278" w:rsidRDefault="006613EF" w:rsidP="00F436E3">
      <w:pPr>
        <w:pStyle w:val="puntbrese"/>
        <w:numPr>
          <w:ilvl w:val="0"/>
          <w:numId w:val="0"/>
        </w:numPr>
        <w:tabs>
          <w:tab w:val="clear" w:pos="1"/>
          <w:tab w:val="clear" w:pos="360"/>
          <w:tab w:val="left" w:pos="0"/>
        </w:tabs>
        <w:spacing w:line="240" w:lineRule="auto"/>
        <w:rPr>
          <w:rFonts w:ascii="Arial" w:hAnsi="Arial" w:cs="Arial"/>
          <w:lang w:val="es-ES_tradnl"/>
        </w:rPr>
      </w:pPr>
    </w:p>
    <w:p w14:paraId="2019AC96" w14:textId="77777777" w:rsidR="006613EF" w:rsidRPr="00FE1278" w:rsidRDefault="006613EF"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GD:</w:t>
      </w:r>
      <w:r w:rsidRPr="00FE1278">
        <w:rPr>
          <w:rFonts w:ascii="Arial" w:hAnsi="Arial" w:cs="Arial"/>
          <w:lang w:val="es-CL"/>
        </w:rPr>
        <w:t xml:space="preserve"> Guía de despacho, documento utilizado para entregar repuestos y/o accesorios de parte del Proveedor o Servicio técnico externo.</w:t>
      </w:r>
    </w:p>
    <w:p w14:paraId="13FEBBF4" w14:textId="77777777" w:rsidR="008737AA" w:rsidRPr="00FE1278" w:rsidRDefault="008737AA" w:rsidP="00F436E3">
      <w:pPr>
        <w:pStyle w:val="Prrafodelista"/>
        <w:tabs>
          <w:tab w:val="left" w:pos="0"/>
          <w:tab w:val="left" w:pos="284"/>
          <w:tab w:val="left" w:pos="426"/>
        </w:tabs>
        <w:ind w:left="0"/>
        <w:contextualSpacing/>
        <w:jc w:val="both"/>
        <w:rPr>
          <w:rFonts w:ascii="Arial" w:hAnsi="Arial" w:cs="Arial"/>
          <w:b/>
        </w:rPr>
      </w:pPr>
    </w:p>
    <w:p w14:paraId="2E7D41BB" w14:textId="77777777" w:rsidR="006613EF" w:rsidRPr="00FE1278" w:rsidRDefault="006613EF"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lastRenderedPageBreak/>
        <w:t>IM</w:t>
      </w:r>
      <w:r w:rsidRPr="00FE1278">
        <w:rPr>
          <w:rFonts w:ascii="Arial" w:hAnsi="Arial" w:cs="Arial"/>
          <w:lang w:val="es-CL"/>
        </w:rPr>
        <w:t>: Informe de mantenimiento, documento en el cuál se detalla el estado operativo de equipo médico y acciones técnicas realizadas en solicitud del Coordinador o Supervisor del Servicio Clínico o de apoyo u otro funcionario autorizado.</w:t>
      </w:r>
    </w:p>
    <w:p w14:paraId="164F5E5B" w14:textId="77777777" w:rsidR="006613EF" w:rsidRPr="00FE1278" w:rsidRDefault="006613EF" w:rsidP="00F436E3">
      <w:pPr>
        <w:pStyle w:val="puntbrese"/>
        <w:numPr>
          <w:ilvl w:val="0"/>
          <w:numId w:val="0"/>
        </w:numPr>
        <w:tabs>
          <w:tab w:val="clear" w:pos="1"/>
          <w:tab w:val="clear" w:pos="360"/>
          <w:tab w:val="left" w:pos="0"/>
        </w:tabs>
        <w:spacing w:line="240" w:lineRule="auto"/>
        <w:rPr>
          <w:rFonts w:ascii="Arial" w:hAnsi="Arial" w:cs="Arial"/>
          <w:lang w:val="es-CL"/>
        </w:rPr>
      </w:pPr>
    </w:p>
    <w:p w14:paraId="7DE37E1B" w14:textId="77777777" w:rsidR="006613EF" w:rsidRPr="00FE1278" w:rsidRDefault="006613EF" w:rsidP="00F436E3">
      <w:pPr>
        <w:pStyle w:val="puntbrese"/>
        <w:numPr>
          <w:ilvl w:val="0"/>
          <w:numId w:val="0"/>
        </w:numPr>
        <w:tabs>
          <w:tab w:val="clear" w:pos="1"/>
          <w:tab w:val="clear" w:pos="360"/>
          <w:tab w:val="left" w:pos="0"/>
        </w:tabs>
        <w:spacing w:line="240" w:lineRule="auto"/>
        <w:rPr>
          <w:rFonts w:ascii="Arial" w:hAnsi="Arial" w:cs="Arial"/>
        </w:rPr>
      </w:pPr>
      <w:r w:rsidRPr="00FE1278">
        <w:rPr>
          <w:rFonts w:ascii="Arial" w:hAnsi="Arial" w:cs="Arial"/>
          <w:b/>
          <w:u w:val="single"/>
        </w:rPr>
        <w:t>IT:</w:t>
      </w:r>
      <w:r w:rsidRPr="00FE1278">
        <w:rPr>
          <w:rFonts w:ascii="Arial" w:hAnsi="Arial" w:cs="Arial"/>
          <w:b/>
        </w:rPr>
        <w:t xml:space="preserve"> </w:t>
      </w:r>
      <w:r w:rsidRPr="00FE1278">
        <w:rPr>
          <w:rFonts w:ascii="Arial" w:hAnsi="Arial" w:cs="Arial"/>
        </w:rPr>
        <w:t>Informe técnico, documento realizado por Ingenieros de Sub-Departamento de Ingeniería Biomédica, los cuales explican la</w:t>
      </w:r>
      <w:ins w:id="10" w:author="Francisco Oliva" w:date="2017-10-16T14:17:00Z">
        <w:r w:rsidR="00994F02">
          <w:rPr>
            <w:rFonts w:ascii="Arial" w:hAnsi="Arial" w:cs="Arial"/>
            <w:lang w:val="es-CL"/>
          </w:rPr>
          <w:t>s</w:t>
        </w:r>
      </w:ins>
      <w:r w:rsidRPr="00FE1278">
        <w:rPr>
          <w:rFonts w:ascii="Arial" w:hAnsi="Arial" w:cs="Arial"/>
        </w:rPr>
        <w:t xml:space="preserve"> fallas de un equipo y sus posibles alternativas de reparación.</w:t>
      </w:r>
    </w:p>
    <w:p w14:paraId="1B69C2BA" w14:textId="77777777" w:rsidR="006613EF" w:rsidRPr="00FE1278" w:rsidRDefault="006613EF" w:rsidP="00F436E3">
      <w:pPr>
        <w:pStyle w:val="puntbrese"/>
        <w:numPr>
          <w:ilvl w:val="0"/>
          <w:numId w:val="0"/>
        </w:numPr>
        <w:tabs>
          <w:tab w:val="clear" w:pos="1"/>
          <w:tab w:val="clear" w:pos="360"/>
          <w:tab w:val="left" w:pos="0"/>
        </w:tabs>
        <w:spacing w:line="240" w:lineRule="auto"/>
        <w:rPr>
          <w:rFonts w:ascii="Arial" w:hAnsi="Arial" w:cs="Arial"/>
        </w:rPr>
      </w:pPr>
    </w:p>
    <w:p w14:paraId="43602938" w14:textId="77777777" w:rsidR="006613EF" w:rsidRPr="00FE1278" w:rsidRDefault="006613EF"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ITE</w:t>
      </w:r>
      <w:r w:rsidRPr="00FE1278">
        <w:rPr>
          <w:rFonts w:ascii="Arial" w:hAnsi="Arial" w:cs="Arial"/>
          <w:lang w:val="es-CL"/>
        </w:rPr>
        <w:t>: Informe técnico de mantenimiento correctivo, documento realizado por Servicio Técnico externo.</w:t>
      </w:r>
    </w:p>
    <w:p w14:paraId="5B1A2667" w14:textId="77777777" w:rsidR="006613EF" w:rsidRPr="00FE1278" w:rsidRDefault="006613EF" w:rsidP="00F436E3">
      <w:pPr>
        <w:pStyle w:val="puntbrese"/>
        <w:numPr>
          <w:ilvl w:val="0"/>
          <w:numId w:val="0"/>
        </w:numPr>
        <w:tabs>
          <w:tab w:val="clear" w:pos="1"/>
          <w:tab w:val="clear" w:pos="360"/>
          <w:tab w:val="left" w:pos="0"/>
        </w:tabs>
        <w:spacing w:line="240" w:lineRule="auto"/>
        <w:rPr>
          <w:rFonts w:ascii="Arial" w:hAnsi="Arial" w:cs="Arial"/>
          <w:lang w:val="es-CL"/>
        </w:rPr>
      </w:pPr>
    </w:p>
    <w:p w14:paraId="15402E30" w14:textId="77777777" w:rsidR="006613EF" w:rsidRPr="00FE1278" w:rsidRDefault="006613EF"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ES_tradnl"/>
        </w:rPr>
        <w:t>ITR:</w:t>
      </w:r>
      <w:r w:rsidRPr="00FE1278">
        <w:rPr>
          <w:rFonts w:ascii="Arial" w:hAnsi="Arial" w:cs="Arial"/>
          <w:lang w:val="es-ES_tradnl"/>
        </w:rPr>
        <w:t xml:space="preserve"> Informe técnico de la reparación, documento </w:t>
      </w:r>
      <w:r w:rsidRPr="00FE1278">
        <w:rPr>
          <w:rFonts w:ascii="Arial" w:hAnsi="Arial" w:cs="Arial"/>
          <w:lang w:val="es-CL"/>
        </w:rPr>
        <w:t>en el cuál se detalla las acciones realizadas en un equipo médico, una vez realizado una reparación, se utiliza el formato de Informe de mantenimiento.</w:t>
      </w:r>
    </w:p>
    <w:p w14:paraId="5A38A913" w14:textId="77777777" w:rsidR="0019392F" w:rsidRPr="00FE1278" w:rsidRDefault="0019392F" w:rsidP="00F436E3">
      <w:pPr>
        <w:pStyle w:val="puntbrese"/>
        <w:numPr>
          <w:ilvl w:val="0"/>
          <w:numId w:val="0"/>
        </w:numPr>
        <w:tabs>
          <w:tab w:val="clear" w:pos="1"/>
          <w:tab w:val="clear" w:pos="360"/>
          <w:tab w:val="left" w:pos="0"/>
        </w:tabs>
        <w:spacing w:line="240" w:lineRule="auto"/>
        <w:rPr>
          <w:rFonts w:ascii="Arial" w:hAnsi="Arial" w:cs="Arial"/>
          <w:lang w:val="es-CL"/>
        </w:rPr>
      </w:pPr>
    </w:p>
    <w:p w14:paraId="4ABB1C3D" w14:textId="77777777" w:rsidR="0019392F" w:rsidRPr="00FE1278" w:rsidRDefault="006613EF"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LC:</w:t>
      </w:r>
      <w:r w:rsidRPr="00FE1278">
        <w:rPr>
          <w:rFonts w:ascii="Arial" w:hAnsi="Arial" w:cs="Arial"/>
          <w:lang w:val="es-CL"/>
        </w:rPr>
        <w:t xml:space="preserve"> Sigla referente a la Lista de chequeo de mantenimiento preventivo.</w:t>
      </w:r>
    </w:p>
    <w:p w14:paraId="07371DF1" w14:textId="77777777" w:rsidR="006613EF" w:rsidRPr="00FE1278" w:rsidRDefault="006613EF" w:rsidP="00F436E3">
      <w:pPr>
        <w:pStyle w:val="puntbrese"/>
        <w:numPr>
          <w:ilvl w:val="0"/>
          <w:numId w:val="0"/>
        </w:numPr>
        <w:tabs>
          <w:tab w:val="clear" w:pos="1"/>
          <w:tab w:val="clear" w:pos="360"/>
          <w:tab w:val="left" w:pos="0"/>
        </w:tabs>
        <w:spacing w:line="240" w:lineRule="auto"/>
        <w:rPr>
          <w:rFonts w:ascii="Arial" w:hAnsi="Arial" w:cs="Arial"/>
          <w:lang w:val="es-CL"/>
        </w:rPr>
      </w:pPr>
    </w:p>
    <w:p w14:paraId="6884487E" w14:textId="77777777" w:rsidR="006613EF" w:rsidRPr="00FE1278" w:rsidRDefault="006613EF" w:rsidP="00F436E3">
      <w:pPr>
        <w:pStyle w:val="Prrafodelista"/>
        <w:tabs>
          <w:tab w:val="left" w:pos="0"/>
          <w:tab w:val="left" w:pos="284"/>
          <w:tab w:val="left" w:pos="426"/>
        </w:tabs>
        <w:ind w:left="0"/>
        <w:contextualSpacing/>
        <w:jc w:val="both"/>
        <w:rPr>
          <w:rFonts w:ascii="Arial" w:hAnsi="Arial" w:cs="Arial"/>
        </w:rPr>
      </w:pPr>
      <w:r w:rsidRPr="00FE1278">
        <w:rPr>
          <w:rFonts w:ascii="Arial" w:hAnsi="Arial" w:cs="Arial"/>
          <w:b/>
          <w:u w:val="single"/>
        </w:rPr>
        <w:t>MC:</w:t>
      </w:r>
      <w:r w:rsidRPr="00FE1278">
        <w:rPr>
          <w:rFonts w:ascii="Arial" w:hAnsi="Arial" w:cs="Arial"/>
        </w:rPr>
        <w:t xml:space="preserve"> Sigla referente a Mantenimiento correctivo.</w:t>
      </w:r>
    </w:p>
    <w:p w14:paraId="35DDEE7A" w14:textId="77777777" w:rsidR="006613EF" w:rsidRPr="00FE1278" w:rsidRDefault="006613EF" w:rsidP="00F436E3">
      <w:pPr>
        <w:pStyle w:val="puntbrese"/>
        <w:numPr>
          <w:ilvl w:val="0"/>
          <w:numId w:val="0"/>
        </w:numPr>
        <w:tabs>
          <w:tab w:val="clear" w:pos="1"/>
          <w:tab w:val="clear" w:pos="360"/>
          <w:tab w:val="left" w:pos="0"/>
        </w:tabs>
        <w:spacing w:line="240" w:lineRule="auto"/>
        <w:rPr>
          <w:rFonts w:ascii="Arial" w:hAnsi="Arial" w:cs="Arial"/>
          <w:lang w:val="es-CL"/>
        </w:rPr>
      </w:pPr>
    </w:p>
    <w:p w14:paraId="1E129CF5" w14:textId="77777777" w:rsidR="0019392F" w:rsidRPr="00FE1278" w:rsidRDefault="0019392F" w:rsidP="00F436E3">
      <w:pPr>
        <w:pStyle w:val="Prrafodelista"/>
        <w:tabs>
          <w:tab w:val="left" w:pos="0"/>
          <w:tab w:val="left" w:pos="284"/>
          <w:tab w:val="left" w:pos="426"/>
        </w:tabs>
        <w:ind w:left="0"/>
        <w:contextualSpacing/>
        <w:jc w:val="both"/>
        <w:rPr>
          <w:rFonts w:ascii="Arial" w:hAnsi="Arial" w:cs="Arial"/>
        </w:rPr>
      </w:pPr>
      <w:r w:rsidRPr="00FE1278">
        <w:rPr>
          <w:rFonts w:ascii="Arial" w:hAnsi="Arial" w:cs="Arial"/>
          <w:b/>
          <w:u w:val="single"/>
        </w:rPr>
        <w:t>MP:</w:t>
      </w:r>
      <w:r w:rsidRPr="00FE1278">
        <w:rPr>
          <w:rFonts w:ascii="Arial" w:hAnsi="Arial" w:cs="Arial"/>
        </w:rPr>
        <w:t xml:space="preserve"> Sigla referente a Mantenimiento preventivo.</w:t>
      </w:r>
    </w:p>
    <w:p w14:paraId="4B1C264A" w14:textId="77777777" w:rsidR="006613EF" w:rsidRPr="00FE1278" w:rsidRDefault="006613EF" w:rsidP="00F436E3">
      <w:pPr>
        <w:pStyle w:val="Prrafodelista"/>
        <w:tabs>
          <w:tab w:val="left" w:pos="0"/>
          <w:tab w:val="left" w:pos="284"/>
          <w:tab w:val="left" w:pos="426"/>
        </w:tabs>
        <w:ind w:left="0"/>
        <w:contextualSpacing/>
        <w:jc w:val="both"/>
        <w:rPr>
          <w:rFonts w:ascii="Arial" w:hAnsi="Arial" w:cs="Arial"/>
        </w:rPr>
      </w:pPr>
    </w:p>
    <w:p w14:paraId="11F5C312" w14:textId="77777777" w:rsidR="006613EF" w:rsidRPr="00FE1278" w:rsidRDefault="006613EF"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NCM:</w:t>
      </w:r>
      <w:r w:rsidRPr="00FE1278">
        <w:rPr>
          <w:rFonts w:ascii="Arial" w:hAnsi="Arial" w:cs="Arial"/>
          <w:lang w:val="es-CL"/>
        </w:rPr>
        <w:t xml:space="preserve"> Certificado de </w:t>
      </w:r>
      <w:ins w:id="11" w:author="Francisco Oliva" w:date="2017-10-16T14:18:00Z">
        <w:r w:rsidR="000D2DBD">
          <w:rPr>
            <w:rFonts w:ascii="Arial" w:hAnsi="Arial" w:cs="Arial"/>
            <w:lang w:val="es-CL"/>
          </w:rPr>
          <w:t xml:space="preserve">no </w:t>
        </w:r>
      </w:ins>
      <w:del w:id="12" w:author="Francisco Oliva" w:date="2017-10-16T14:18:00Z">
        <w:r w:rsidRPr="00FE1278" w:rsidDel="000D2DBD">
          <w:rPr>
            <w:rFonts w:ascii="Arial" w:hAnsi="Arial" w:cs="Arial"/>
            <w:lang w:val="es-CL"/>
          </w:rPr>
          <w:delText xml:space="preserve">convenio de no </w:delText>
        </w:r>
      </w:del>
      <w:r w:rsidRPr="00FE1278">
        <w:rPr>
          <w:rFonts w:ascii="Arial" w:hAnsi="Arial" w:cs="Arial"/>
          <w:lang w:val="es-CL"/>
        </w:rPr>
        <w:t>convenio marco, documento que indica que el producto que se requiere comprar no se encuentra en Convenio marco según portal de Mercado público.</w:t>
      </w:r>
    </w:p>
    <w:p w14:paraId="1C494961" w14:textId="77777777" w:rsidR="0019392F" w:rsidRPr="00FE1278" w:rsidRDefault="0019392F" w:rsidP="00F436E3">
      <w:pPr>
        <w:pStyle w:val="puntbrese"/>
        <w:numPr>
          <w:ilvl w:val="0"/>
          <w:numId w:val="0"/>
        </w:numPr>
        <w:tabs>
          <w:tab w:val="clear" w:pos="1"/>
          <w:tab w:val="clear" w:pos="360"/>
          <w:tab w:val="left" w:pos="0"/>
        </w:tabs>
        <w:spacing w:line="240" w:lineRule="auto"/>
        <w:rPr>
          <w:rFonts w:ascii="Arial" w:hAnsi="Arial" w:cs="Arial"/>
          <w:lang w:val="es-CL"/>
        </w:rPr>
      </w:pPr>
    </w:p>
    <w:p w14:paraId="4290DEC9" w14:textId="77777777" w:rsidR="0019392F" w:rsidRPr="00FE1278" w:rsidRDefault="006613EF"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OC</w:t>
      </w:r>
      <w:r w:rsidRPr="00FE1278">
        <w:rPr>
          <w:rFonts w:ascii="Arial" w:hAnsi="Arial" w:cs="Arial"/>
          <w:lang w:val="es-CL"/>
        </w:rPr>
        <w:t>: Orden de compra, documento que se realiza a través del portal de Mercado público.</w:t>
      </w:r>
    </w:p>
    <w:p w14:paraId="4ABFA8F9" w14:textId="77777777" w:rsidR="0019392F" w:rsidRPr="00FE1278" w:rsidRDefault="0019392F" w:rsidP="00F436E3">
      <w:pPr>
        <w:pStyle w:val="punteoextse"/>
        <w:numPr>
          <w:ilvl w:val="0"/>
          <w:numId w:val="0"/>
        </w:numPr>
        <w:spacing w:line="240" w:lineRule="auto"/>
        <w:rPr>
          <w:rFonts w:ascii="Arial" w:hAnsi="Arial" w:cs="Arial"/>
          <w:b/>
          <w:szCs w:val="24"/>
          <w:lang w:val="es-CL"/>
        </w:rPr>
      </w:pPr>
    </w:p>
    <w:p w14:paraId="35C23E23" w14:textId="77777777" w:rsidR="006613EF" w:rsidRPr="00FE1278" w:rsidRDefault="006613EF" w:rsidP="00F436E3">
      <w:pPr>
        <w:pStyle w:val="puntbrese"/>
        <w:numPr>
          <w:ilvl w:val="0"/>
          <w:numId w:val="0"/>
        </w:numPr>
        <w:tabs>
          <w:tab w:val="clear" w:pos="1"/>
          <w:tab w:val="clear" w:pos="360"/>
          <w:tab w:val="left" w:pos="0"/>
        </w:tabs>
        <w:spacing w:line="240" w:lineRule="auto"/>
        <w:rPr>
          <w:rFonts w:ascii="Arial" w:hAnsi="Arial" w:cs="Arial"/>
        </w:rPr>
      </w:pPr>
      <w:r w:rsidRPr="00FE1278">
        <w:rPr>
          <w:rFonts w:ascii="Arial" w:hAnsi="Arial" w:cs="Arial"/>
          <w:b/>
          <w:u w:val="single"/>
        </w:rPr>
        <w:t>P</w:t>
      </w:r>
      <w:r w:rsidRPr="00FE1278">
        <w:rPr>
          <w:rFonts w:ascii="Arial" w:hAnsi="Arial" w:cs="Arial"/>
          <w:b/>
        </w:rPr>
        <w:t xml:space="preserve">: </w:t>
      </w:r>
      <w:r w:rsidRPr="00FE1278">
        <w:rPr>
          <w:rFonts w:ascii="Arial" w:hAnsi="Arial" w:cs="Arial"/>
        </w:rPr>
        <w:t>Presupuesto, documento de un Proveedor externo que detalla los costos de servicios, accesorios o repuestos.</w:t>
      </w:r>
    </w:p>
    <w:p w14:paraId="77D68AD8" w14:textId="77777777" w:rsidR="004F74EA" w:rsidRPr="00FE1278" w:rsidRDefault="004F74EA" w:rsidP="00F436E3">
      <w:pPr>
        <w:pStyle w:val="puntbrese"/>
        <w:numPr>
          <w:ilvl w:val="0"/>
          <w:numId w:val="0"/>
        </w:numPr>
        <w:tabs>
          <w:tab w:val="clear" w:pos="1"/>
          <w:tab w:val="clear" w:pos="360"/>
          <w:tab w:val="left" w:pos="0"/>
        </w:tabs>
        <w:spacing w:line="240" w:lineRule="auto"/>
        <w:rPr>
          <w:rFonts w:ascii="Arial" w:hAnsi="Arial" w:cs="Arial"/>
          <w:lang w:val="es-CL"/>
        </w:rPr>
      </w:pPr>
    </w:p>
    <w:p w14:paraId="7C998144" w14:textId="77777777" w:rsidR="004F74EA" w:rsidRPr="00FE1278" w:rsidRDefault="004F74EA"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PRA:</w:t>
      </w:r>
      <w:r w:rsidRPr="00FE1278">
        <w:rPr>
          <w:rFonts w:ascii="Arial" w:hAnsi="Arial" w:cs="Arial"/>
          <w:lang w:val="es-CL"/>
        </w:rPr>
        <w:t xml:space="preserve"> Planilla de stock de repuestos y accesorios, esta planilla es gestionada por el Coordinador de Laboratorio de equipos médicos.</w:t>
      </w:r>
    </w:p>
    <w:p w14:paraId="28011733" w14:textId="77777777" w:rsidR="004F74EA" w:rsidRPr="00FE1278" w:rsidRDefault="004F74EA" w:rsidP="00F436E3">
      <w:pPr>
        <w:pStyle w:val="puntbrese"/>
        <w:numPr>
          <w:ilvl w:val="0"/>
          <w:numId w:val="0"/>
        </w:numPr>
        <w:tabs>
          <w:tab w:val="clear" w:pos="1"/>
          <w:tab w:val="clear" w:pos="360"/>
          <w:tab w:val="left" w:pos="0"/>
        </w:tabs>
        <w:spacing w:line="240" w:lineRule="auto"/>
        <w:rPr>
          <w:rFonts w:ascii="Arial" w:hAnsi="Arial" w:cs="Arial"/>
        </w:rPr>
      </w:pPr>
    </w:p>
    <w:p w14:paraId="4CE3BEFE" w14:textId="77777777" w:rsidR="006613EF" w:rsidRPr="00FE1278" w:rsidRDefault="006613EF"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PRT:</w:t>
      </w:r>
      <w:r w:rsidRPr="00FE1278">
        <w:rPr>
          <w:rFonts w:ascii="Arial" w:hAnsi="Arial" w:cs="Arial"/>
          <w:lang w:val="es-CL"/>
        </w:rPr>
        <w:t xml:space="preserve"> Planilla de requerimiento técnico, listado de requerimientos realizados en programa Excel, esta planilla es gestionada por Coordinador de Laboratorio.</w:t>
      </w:r>
    </w:p>
    <w:p w14:paraId="5822EA58" w14:textId="77777777" w:rsidR="004F74EA" w:rsidRPr="00FE1278" w:rsidRDefault="004F74EA" w:rsidP="00F436E3">
      <w:pPr>
        <w:pStyle w:val="puntbrese"/>
        <w:numPr>
          <w:ilvl w:val="0"/>
          <w:numId w:val="0"/>
        </w:numPr>
        <w:tabs>
          <w:tab w:val="clear" w:pos="1"/>
          <w:tab w:val="clear" w:pos="360"/>
          <w:tab w:val="left" w:pos="0"/>
        </w:tabs>
        <w:spacing w:line="240" w:lineRule="auto"/>
        <w:rPr>
          <w:rFonts w:ascii="Arial" w:hAnsi="Arial" w:cs="Arial"/>
          <w:lang w:val="es-CL"/>
        </w:rPr>
      </w:pPr>
    </w:p>
    <w:p w14:paraId="4E85042A" w14:textId="77777777" w:rsidR="004F74EA" w:rsidRPr="00FE1278" w:rsidRDefault="004F74EA" w:rsidP="00F436E3">
      <w:pPr>
        <w:pStyle w:val="puntbrese"/>
        <w:numPr>
          <w:ilvl w:val="0"/>
          <w:numId w:val="0"/>
        </w:numPr>
        <w:tabs>
          <w:tab w:val="clear" w:pos="1"/>
          <w:tab w:val="clear" w:pos="360"/>
          <w:tab w:val="left" w:pos="0"/>
        </w:tabs>
        <w:spacing w:line="240" w:lineRule="auto"/>
        <w:rPr>
          <w:rFonts w:ascii="Arial" w:hAnsi="Arial" w:cs="Arial"/>
        </w:rPr>
      </w:pPr>
      <w:r w:rsidRPr="00FE1278">
        <w:rPr>
          <w:rFonts w:ascii="Arial" w:hAnsi="Arial" w:cs="Arial"/>
          <w:b/>
          <w:u w:val="single"/>
        </w:rPr>
        <w:t>RC</w:t>
      </w:r>
      <w:r w:rsidRPr="00FE1278">
        <w:rPr>
          <w:rFonts w:ascii="Arial" w:hAnsi="Arial" w:cs="Arial"/>
          <w:b/>
        </w:rPr>
        <w:t xml:space="preserve">: </w:t>
      </w:r>
      <w:r w:rsidRPr="00FE1278">
        <w:rPr>
          <w:rFonts w:ascii="Arial" w:hAnsi="Arial" w:cs="Arial"/>
        </w:rPr>
        <w:t>Requerimiento de compra,</w:t>
      </w:r>
      <w:r w:rsidRPr="00FE1278">
        <w:rPr>
          <w:rFonts w:ascii="Arial" w:hAnsi="Arial" w:cs="Arial"/>
          <w:b/>
        </w:rPr>
        <w:t xml:space="preserve"> </w:t>
      </w:r>
      <w:r w:rsidRPr="00FE1278">
        <w:rPr>
          <w:rFonts w:ascii="Arial" w:hAnsi="Arial" w:cs="Arial"/>
        </w:rPr>
        <w:t>Formulario de requerimiento de compras del Departamento de Abastecimiento.</w:t>
      </w:r>
    </w:p>
    <w:p w14:paraId="5FFDA310" w14:textId="77777777" w:rsidR="004F74EA" w:rsidRPr="00FE1278" w:rsidRDefault="004F74EA" w:rsidP="00F436E3">
      <w:pPr>
        <w:pStyle w:val="Prrafodelista"/>
        <w:tabs>
          <w:tab w:val="left" w:pos="0"/>
          <w:tab w:val="left" w:pos="284"/>
          <w:tab w:val="left" w:pos="426"/>
        </w:tabs>
        <w:ind w:left="0"/>
        <w:contextualSpacing/>
        <w:jc w:val="both"/>
        <w:rPr>
          <w:rFonts w:ascii="Arial" w:hAnsi="Arial" w:cs="Arial"/>
          <w:b/>
        </w:rPr>
      </w:pPr>
    </w:p>
    <w:p w14:paraId="2065748E" w14:textId="77777777" w:rsidR="004F74EA" w:rsidRPr="00FE1278" w:rsidRDefault="004F74EA"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STE</w:t>
      </w:r>
      <w:r w:rsidRPr="00FE1278">
        <w:rPr>
          <w:rFonts w:ascii="Arial" w:hAnsi="Arial" w:cs="Arial"/>
          <w:lang w:val="es-CL"/>
        </w:rPr>
        <w:t>: Sigla que se refiere a Servicio técnico externo.</w:t>
      </w:r>
    </w:p>
    <w:p w14:paraId="6F3539F5" w14:textId="77777777" w:rsidR="004F74EA" w:rsidRPr="00FE1278" w:rsidRDefault="004F74EA" w:rsidP="00F436E3">
      <w:pPr>
        <w:pStyle w:val="puntbrese"/>
        <w:numPr>
          <w:ilvl w:val="0"/>
          <w:numId w:val="0"/>
        </w:numPr>
        <w:tabs>
          <w:tab w:val="clear" w:pos="1"/>
          <w:tab w:val="clear" w:pos="360"/>
          <w:tab w:val="left" w:pos="0"/>
        </w:tabs>
        <w:spacing w:line="240" w:lineRule="auto"/>
        <w:rPr>
          <w:rFonts w:ascii="Arial" w:hAnsi="Arial" w:cs="Arial"/>
          <w:lang w:val="es-CL"/>
        </w:rPr>
      </w:pPr>
    </w:p>
    <w:p w14:paraId="67FD6C0E" w14:textId="77777777" w:rsidR="004F74EA" w:rsidRPr="00FE1278" w:rsidRDefault="004F74EA" w:rsidP="00F436E3">
      <w:pPr>
        <w:pStyle w:val="puntbrese"/>
        <w:numPr>
          <w:ilvl w:val="0"/>
          <w:numId w:val="0"/>
        </w:numPr>
        <w:tabs>
          <w:tab w:val="clear" w:pos="1"/>
          <w:tab w:val="clear" w:pos="360"/>
          <w:tab w:val="left" w:pos="0"/>
          <w:tab w:val="left" w:pos="567"/>
        </w:tabs>
        <w:spacing w:line="240" w:lineRule="auto"/>
        <w:rPr>
          <w:rFonts w:ascii="Arial" w:hAnsi="Arial" w:cs="Arial"/>
          <w:lang w:val="es-CL"/>
        </w:rPr>
      </w:pPr>
      <w:r w:rsidRPr="00FE1278">
        <w:rPr>
          <w:rFonts w:ascii="Arial" w:hAnsi="Arial" w:cs="Arial"/>
          <w:b/>
          <w:u w:val="single"/>
          <w:lang w:val="es-CL"/>
        </w:rPr>
        <w:t>TD:</w:t>
      </w:r>
      <w:r w:rsidRPr="00FE1278">
        <w:rPr>
          <w:rFonts w:ascii="Arial" w:hAnsi="Arial" w:cs="Arial"/>
          <w:lang w:val="es-CL"/>
        </w:rPr>
        <w:t xml:space="preserve"> Trato directo, documento </w:t>
      </w:r>
      <w:ins w:id="13" w:author="Francisco Oliva" w:date="2017-10-16T14:19:00Z">
        <w:r w:rsidR="000D2DBD">
          <w:rPr>
            <w:rFonts w:ascii="Arial" w:hAnsi="Arial" w:cs="Arial"/>
            <w:lang w:val="es-CL"/>
          </w:rPr>
          <w:t xml:space="preserve">para </w:t>
        </w:r>
      </w:ins>
      <w:r w:rsidRPr="00FE1278">
        <w:rPr>
          <w:rFonts w:ascii="Arial" w:hAnsi="Arial" w:cs="Arial"/>
          <w:lang w:val="es-CL"/>
        </w:rPr>
        <w:t>realizar una adquisición de algún servicio, repuesto y/o accesorio.</w:t>
      </w:r>
    </w:p>
    <w:p w14:paraId="00273F43" w14:textId="77777777" w:rsidR="00D8631D" w:rsidRPr="00FE1278" w:rsidRDefault="00D8631D" w:rsidP="00F436E3">
      <w:pPr>
        <w:pStyle w:val="puntbrese"/>
        <w:numPr>
          <w:ilvl w:val="0"/>
          <w:numId w:val="0"/>
        </w:numPr>
        <w:tabs>
          <w:tab w:val="clear" w:pos="1"/>
          <w:tab w:val="clear" w:pos="360"/>
          <w:tab w:val="left" w:pos="0"/>
          <w:tab w:val="left" w:pos="567"/>
        </w:tabs>
        <w:spacing w:line="240" w:lineRule="auto"/>
        <w:rPr>
          <w:rFonts w:ascii="Arial" w:hAnsi="Arial" w:cs="Arial"/>
          <w:lang w:val="es-CL"/>
        </w:rPr>
      </w:pPr>
    </w:p>
    <w:p w14:paraId="7CB2AF93" w14:textId="77777777" w:rsidR="004F74EA" w:rsidRPr="00FE1278" w:rsidRDefault="004F74EA" w:rsidP="00F436E3">
      <w:pPr>
        <w:pStyle w:val="puntbrese"/>
        <w:numPr>
          <w:ilvl w:val="0"/>
          <w:numId w:val="0"/>
        </w:numPr>
        <w:tabs>
          <w:tab w:val="clear" w:pos="1"/>
          <w:tab w:val="clear" w:pos="360"/>
          <w:tab w:val="left" w:pos="0"/>
        </w:tabs>
        <w:spacing w:line="240" w:lineRule="auto"/>
        <w:rPr>
          <w:rFonts w:ascii="Arial" w:hAnsi="Arial" w:cs="Arial"/>
          <w:lang w:val="es-CL"/>
        </w:rPr>
      </w:pPr>
    </w:p>
    <w:p w14:paraId="6E068A1F" w14:textId="77777777" w:rsidR="00AB0611" w:rsidRDefault="00BF0D14" w:rsidP="000A7361">
      <w:pPr>
        <w:pStyle w:val="Prrafodelista"/>
        <w:numPr>
          <w:ilvl w:val="0"/>
          <w:numId w:val="1"/>
        </w:numPr>
        <w:ind w:left="426" w:hanging="426"/>
        <w:contextualSpacing/>
        <w:jc w:val="both"/>
        <w:outlineLvl w:val="0"/>
        <w:rPr>
          <w:rFonts w:ascii="Arial" w:hAnsi="Arial" w:cs="Arial"/>
          <w:b/>
        </w:rPr>
      </w:pPr>
      <w:r w:rsidRPr="00FE1278">
        <w:rPr>
          <w:rFonts w:ascii="Arial" w:hAnsi="Arial" w:cs="Arial"/>
          <w:b/>
        </w:rPr>
        <w:t>DESARROLLO</w:t>
      </w:r>
    </w:p>
    <w:p w14:paraId="0BEDA8E6" w14:textId="77777777" w:rsidR="00000B78" w:rsidRPr="000A7361" w:rsidRDefault="00000B78" w:rsidP="0027727D">
      <w:pPr>
        <w:pStyle w:val="Prrafodelista"/>
        <w:ind w:left="426"/>
        <w:contextualSpacing/>
        <w:jc w:val="both"/>
        <w:rPr>
          <w:rFonts w:ascii="Arial" w:hAnsi="Arial" w:cs="Arial"/>
          <w:b/>
        </w:rPr>
      </w:pPr>
    </w:p>
    <w:p w14:paraId="377526BE" w14:textId="77777777" w:rsidR="008B7218" w:rsidRPr="00FE1278" w:rsidRDefault="008B7218" w:rsidP="00F436E3">
      <w:pPr>
        <w:pStyle w:val="Prrafodelista"/>
        <w:keepNext/>
        <w:keepLines/>
        <w:numPr>
          <w:ilvl w:val="0"/>
          <w:numId w:val="3"/>
        </w:numPr>
        <w:spacing w:before="40"/>
        <w:jc w:val="both"/>
        <w:outlineLvl w:val="1"/>
        <w:rPr>
          <w:rFonts w:ascii="Arial" w:eastAsiaTheme="majorEastAsia" w:hAnsi="Arial" w:cs="Arial"/>
          <w:vanish/>
          <w:color w:val="000000" w:themeColor="text1"/>
          <w:lang w:val="es-MX" w:eastAsia="es-MX"/>
        </w:rPr>
      </w:pPr>
      <w:bookmarkStart w:id="14" w:name="_Toc301700574"/>
    </w:p>
    <w:p w14:paraId="245C20CA" w14:textId="77777777" w:rsidR="001D46F2" w:rsidRPr="00FE1278" w:rsidRDefault="00155437" w:rsidP="005E2414">
      <w:pPr>
        <w:pStyle w:val="Ttulo2"/>
        <w:numPr>
          <w:ilvl w:val="1"/>
          <w:numId w:val="3"/>
        </w:numPr>
        <w:spacing w:line="240" w:lineRule="auto"/>
        <w:ind w:left="0" w:firstLine="0"/>
        <w:jc w:val="both"/>
        <w:rPr>
          <w:rFonts w:ascii="Arial" w:hAnsi="Arial" w:cs="Arial"/>
          <w:b/>
          <w:color w:val="000000" w:themeColor="text1"/>
          <w:sz w:val="24"/>
          <w:szCs w:val="24"/>
        </w:rPr>
      </w:pPr>
      <w:r w:rsidRPr="00FE1278">
        <w:rPr>
          <w:rFonts w:ascii="Arial" w:hAnsi="Arial" w:cs="Arial"/>
          <w:b/>
          <w:color w:val="000000" w:themeColor="text1"/>
          <w:sz w:val="24"/>
          <w:szCs w:val="24"/>
        </w:rPr>
        <w:t>APARTADO – DESCRIPCIÓN DE FUNCIONES</w:t>
      </w:r>
      <w:r w:rsidR="001D46F2" w:rsidRPr="00FE1278">
        <w:rPr>
          <w:rFonts w:ascii="Arial" w:hAnsi="Arial" w:cs="Arial"/>
          <w:b/>
          <w:color w:val="000000" w:themeColor="text1"/>
          <w:sz w:val="24"/>
          <w:szCs w:val="24"/>
        </w:rPr>
        <w:t xml:space="preserve"> </w:t>
      </w:r>
      <w:r w:rsidRPr="00FE1278">
        <w:rPr>
          <w:rFonts w:ascii="Arial" w:hAnsi="Arial" w:cs="Arial"/>
          <w:b/>
          <w:color w:val="000000" w:themeColor="text1"/>
          <w:sz w:val="24"/>
          <w:szCs w:val="24"/>
        </w:rPr>
        <w:t xml:space="preserve">DE </w:t>
      </w:r>
      <w:r w:rsidR="001D46F2" w:rsidRPr="00FE1278">
        <w:rPr>
          <w:rFonts w:ascii="Arial" w:hAnsi="Arial" w:cs="Arial"/>
          <w:b/>
          <w:color w:val="000000" w:themeColor="text1"/>
          <w:sz w:val="24"/>
          <w:szCs w:val="24"/>
        </w:rPr>
        <w:t>INGENIERÍA BIOMÉDICA</w:t>
      </w:r>
      <w:bookmarkEnd w:id="14"/>
    </w:p>
    <w:p w14:paraId="7D62B015" w14:textId="77777777" w:rsidR="001D46F2" w:rsidRPr="00FE1278" w:rsidRDefault="001D46F2" w:rsidP="005E2414">
      <w:pPr>
        <w:spacing w:line="240" w:lineRule="auto"/>
        <w:jc w:val="both"/>
        <w:rPr>
          <w:rFonts w:ascii="Arial" w:hAnsi="Arial" w:cs="Arial"/>
          <w:b/>
          <w:color w:val="000000" w:themeColor="text1"/>
          <w:sz w:val="24"/>
          <w:szCs w:val="24"/>
        </w:rPr>
      </w:pPr>
    </w:p>
    <w:p w14:paraId="4E0A1981" w14:textId="77777777" w:rsidR="001D46F2" w:rsidRPr="00FE1278" w:rsidRDefault="001D46F2" w:rsidP="005E2414">
      <w:pPr>
        <w:pStyle w:val="Ttulo2"/>
        <w:numPr>
          <w:ilvl w:val="2"/>
          <w:numId w:val="3"/>
        </w:numPr>
        <w:spacing w:line="240" w:lineRule="auto"/>
        <w:ind w:left="0" w:firstLine="0"/>
        <w:jc w:val="both"/>
        <w:rPr>
          <w:rFonts w:ascii="Arial" w:hAnsi="Arial" w:cs="Arial"/>
          <w:b/>
          <w:color w:val="000000" w:themeColor="text1"/>
          <w:sz w:val="24"/>
          <w:szCs w:val="24"/>
        </w:rPr>
      </w:pPr>
      <w:bookmarkStart w:id="15" w:name="_Toc301700575"/>
      <w:r w:rsidRPr="00FE1278">
        <w:rPr>
          <w:rFonts w:ascii="Arial" w:hAnsi="Arial" w:cs="Arial"/>
          <w:b/>
          <w:color w:val="000000" w:themeColor="text1"/>
          <w:sz w:val="24"/>
          <w:szCs w:val="24"/>
        </w:rPr>
        <w:t>OBJETIVO GENERAL</w:t>
      </w:r>
      <w:bookmarkEnd w:id="15"/>
      <w:r w:rsidRPr="00FE1278">
        <w:rPr>
          <w:rFonts w:ascii="Arial" w:hAnsi="Arial" w:cs="Arial"/>
          <w:b/>
          <w:color w:val="000000" w:themeColor="text1"/>
          <w:sz w:val="24"/>
          <w:szCs w:val="24"/>
        </w:rPr>
        <w:t xml:space="preserve"> </w:t>
      </w:r>
    </w:p>
    <w:p w14:paraId="748137B6" w14:textId="77777777" w:rsidR="001D46F2" w:rsidRPr="00FE1278" w:rsidRDefault="001D46F2" w:rsidP="00F436E3">
      <w:pPr>
        <w:autoSpaceDE w:val="0"/>
        <w:autoSpaceDN w:val="0"/>
        <w:adjustRightInd w:val="0"/>
        <w:spacing w:after="0" w:line="240" w:lineRule="auto"/>
        <w:jc w:val="both"/>
        <w:rPr>
          <w:rFonts w:ascii="Arial" w:hAnsi="Arial" w:cs="Arial"/>
          <w:sz w:val="24"/>
          <w:szCs w:val="24"/>
          <w:lang w:val="es-CL"/>
        </w:rPr>
      </w:pPr>
      <w:r w:rsidRPr="00FE1278">
        <w:rPr>
          <w:rFonts w:ascii="Arial" w:hAnsi="Arial" w:cs="Arial"/>
          <w:b/>
          <w:bCs/>
          <w:color w:val="00000A"/>
          <w:sz w:val="24"/>
          <w:szCs w:val="24"/>
          <w:lang w:val="es-CL"/>
        </w:rPr>
        <w:t xml:space="preserve"> </w:t>
      </w:r>
    </w:p>
    <w:p w14:paraId="1C4336C2" w14:textId="77777777" w:rsidR="001D46F2" w:rsidRPr="00FE1278" w:rsidRDefault="001D46F2" w:rsidP="00F436E3">
      <w:pPr>
        <w:autoSpaceDE w:val="0"/>
        <w:autoSpaceDN w:val="0"/>
        <w:adjustRightInd w:val="0"/>
        <w:spacing w:after="0" w:line="240" w:lineRule="auto"/>
        <w:jc w:val="both"/>
        <w:rPr>
          <w:rFonts w:ascii="Arial" w:hAnsi="Arial" w:cs="Arial"/>
          <w:color w:val="00000A"/>
          <w:sz w:val="24"/>
          <w:szCs w:val="24"/>
          <w:lang w:val="es-CL"/>
        </w:rPr>
      </w:pPr>
      <w:r w:rsidRPr="00FE1278">
        <w:rPr>
          <w:rFonts w:ascii="Arial" w:hAnsi="Arial" w:cs="Arial"/>
          <w:color w:val="00000A"/>
          <w:sz w:val="24"/>
          <w:szCs w:val="24"/>
          <w:lang w:val="es-CL"/>
        </w:rPr>
        <w:t xml:space="preserve">Contribuir a elevar el nivel de atención clínico-asistencial, </w:t>
      </w:r>
      <w:r w:rsidRPr="00FE1278">
        <w:rPr>
          <w:rFonts w:ascii="Arial" w:hAnsi="Arial" w:cs="Arial"/>
          <w:iCs/>
          <w:color w:val="000000"/>
          <w:sz w:val="24"/>
          <w:szCs w:val="24"/>
          <w:lang w:val="es-CL"/>
        </w:rPr>
        <w:t xml:space="preserve">procurando la </w:t>
      </w:r>
      <w:r w:rsidRPr="00FE1278">
        <w:rPr>
          <w:rFonts w:ascii="Arial" w:hAnsi="Arial" w:cs="Arial"/>
          <w:b/>
          <w:iCs/>
          <w:color w:val="000000"/>
          <w:sz w:val="24"/>
          <w:szCs w:val="24"/>
          <w:lang w:val="es-CL"/>
        </w:rPr>
        <w:t>disponibilidad</w:t>
      </w:r>
      <w:r w:rsidRPr="00FE1278">
        <w:rPr>
          <w:rFonts w:ascii="Arial" w:hAnsi="Arial" w:cs="Arial"/>
          <w:iCs/>
          <w:color w:val="000000"/>
          <w:sz w:val="24"/>
          <w:szCs w:val="24"/>
          <w:lang w:val="es-CL"/>
        </w:rPr>
        <w:t xml:space="preserve"> de los </w:t>
      </w:r>
      <w:r w:rsidR="001F2408" w:rsidRPr="00FE1278">
        <w:rPr>
          <w:rFonts w:ascii="Arial" w:hAnsi="Arial" w:cs="Arial"/>
          <w:iCs/>
          <w:color w:val="000000"/>
          <w:sz w:val="24"/>
          <w:szCs w:val="24"/>
          <w:lang w:val="es-CL"/>
        </w:rPr>
        <w:t>Equipos</w:t>
      </w:r>
      <w:r w:rsidRPr="00FE1278">
        <w:rPr>
          <w:rFonts w:ascii="Arial" w:hAnsi="Arial" w:cs="Arial"/>
          <w:iCs/>
          <w:color w:val="000000"/>
          <w:sz w:val="24"/>
          <w:szCs w:val="24"/>
          <w:lang w:val="es-CL"/>
        </w:rPr>
        <w:t xml:space="preserve"> Médicos de la Institución</w:t>
      </w:r>
      <w:r w:rsidRPr="00FE1278">
        <w:rPr>
          <w:rFonts w:ascii="Arial" w:hAnsi="Arial" w:cs="Arial"/>
          <w:color w:val="00000A"/>
          <w:sz w:val="24"/>
          <w:szCs w:val="24"/>
          <w:lang w:val="es-CL"/>
        </w:rPr>
        <w:t xml:space="preserve">.  </w:t>
      </w:r>
    </w:p>
    <w:p w14:paraId="59986AD8" w14:textId="77777777" w:rsidR="001D46F2" w:rsidRPr="00FE1278" w:rsidRDefault="001D46F2" w:rsidP="00F436E3">
      <w:pPr>
        <w:autoSpaceDE w:val="0"/>
        <w:autoSpaceDN w:val="0"/>
        <w:adjustRightInd w:val="0"/>
        <w:spacing w:after="0" w:line="240" w:lineRule="auto"/>
        <w:jc w:val="both"/>
        <w:rPr>
          <w:rFonts w:ascii="Arial" w:hAnsi="Arial" w:cs="Arial"/>
          <w:color w:val="00000A"/>
          <w:sz w:val="24"/>
          <w:szCs w:val="24"/>
          <w:lang w:val="es-CL"/>
        </w:rPr>
      </w:pPr>
    </w:p>
    <w:p w14:paraId="4747CD6A" w14:textId="77777777" w:rsidR="001D46F2" w:rsidRPr="00FE1278" w:rsidRDefault="001D46F2" w:rsidP="00F436E3">
      <w:pPr>
        <w:autoSpaceDE w:val="0"/>
        <w:autoSpaceDN w:val="0"/>
        <w:adjustRightInd w:val="0"/>
        <w:spacing w:after="0" w:line="240" w:lineRule="auto"/>
        <w:jc w:val="both"/>
        <w:rPr>
          <w:rFonts w:ascii="Arial" w:hAnsi="Arial" w:cs="Arial"/>
          <w:color w:val="000000"/>
          <w:sz w:val="24"/>
          <w:szCs w:val="24"/>
          <w:lang w:val="es-CL"/>
        </w:rPr>
      </w:pPr>
    </w:p>
    <w:p w14:paraId="28A03965" w14:textId="77777777" w:rsidR="001D46F2" w:rsidRPr="00FE1278" w:rsidRDefault="001D46F2" w:rsidP="006E14B3">
      <w:pPr>
        <w:pStyle w:val="Ttulo2"/>
        <w:numPr>
          <w:ilvl w:val="2"/>
          <w:numId w:val="3"/>
        </w:numPr>
        <w:spacing w:line="240" w:lineRule="auto"/>
        <w:ind w:left="0" w:firstLine="0"/>
        <w:jc w:val="both"/>
        <w:rPr>
          <w:rFonts w:ascii="Arial" w:hAnsi="Arial" w:cs="Arial"/>
          <w:b/>
          <w:color w:val="000000" w:themeColor="text1"/>
          <w:sz w:val="24"/>
          <w:szCs w:val="24"/>
        </w:rPr>
      </w:pPr>
      <w:bookmarkStart w:id="16" w:name="_Toc301700576"/>
      <w:r w:rsidRPr="00FE1278">
        <w:rPr>
          <w:rFonts w:ascii="Arial" w:hAnsi="Arial" w:cs="Arial"/>
          <w:b/>
          <w:color w:val="000000" w:themeColor="text1"/>
          <w:sz w:val="24"/>
          <w:szCs w:val="24"/>
        </w:rPr>
        <w:t>OBJETIVOS ESPECÍFICOS</w:t>
      </w:r>
      <w:bookmarkEnd w:id="16"/>
    </w:p>
    <w:p w14:paraId="25C6A206" w14:textId="77777777" w:rsidR="001D46F2" w:rsidRPr="00FE1278" w:rsidRDefault="001D46F2" w:rsidP="00F436E3">
      <w:pPr>
        <w:autoSpaceDE w:val="0"/>
        <w:autoSpaceDN w:val="0"/>
        <w:adjustRightInd w:val="0"/>
        <w:spacing w:after="0" w:line="240" w:lineRule="auto"/>
        <w:jc w:val="both"/>
        <w:rPr>
          <w:rFonts w:ascii="Arial" w:hAnsi="Arial" w:cs="Arial"/>
          <w:sz w:val="24"/>
          <w:szCs w:val="24"/>
          <w:lang w:val="es-CL"/>
        </w:rPr>
      </w:pPr>
      <w:r w:rsidRPr="00FE1278">
        <w:rPr>
          <w:rFonts w:ascii="Arial" w:hAnsi="Arial" w:cs="Arial"/>
          <w:color w:val="00000A"/>
          <w:sz w:val="24"/>
          <w:szCs w:val="24"/>
          <w:lang w:val="es-CL"/>
        </w:rPr>
        <w:t xml:space="preserve"> </w:t>
      </w:r>
    </w:p>
    <w:p w14:paraId="50427AD9" w14:textId="77777777" w:rsidR="001D46F2" w:rsidRPr="00FE1278" w:rsidRDefault="001D46F2" w:rsidP="00F436E3">
      <w:pPr>
        <w:pStyle w:val="Prrafodelista"/>
        <w:numPr>
          <w:ilvl w:val="0"/>
          <w:numId w:val="7"/>
        </w:numPr>
        <w:autoSpaceDE w:val="0"/>
        <w:autoSpaceDN w:val="0"/>
        <w:adjustRightInd w:val="0"/>
        <w:jc w:val="both"/>
        <w:rPr>
          <w:rFonts w:ascii="Arial" w:eastAsiaTheme="minorHAnsi" w:hAnsi="Arial" w:cs="Arial"/>
          <w:iCs/>
          <w:color w:val="000000"/>
          <w:lang w:eastAsia="en-US"/>
        </w:rPr>
      </w:pPr>
      <w:r w:rsidRPr="00FE1278">
        <w:rPr>
          <w:rFonts w:ascii="Arial" w:eastAsiaTheme="minorHAnsi" w:hAnsi="Arial" w:cs="Arial"/>
          <w:iCs/>
          <w:color w:val="000000"/>
          <w:lang w:eastAsia="en-US"/>
        </w:rPr>
        <w:t xml:space="preserve">Proporcionar mantenimiento a </w:t>
      </w:r>
      <w:r w:rsidR="001F2408" w:rsidRPr="00FE1278">
        <w:rPr>
          <w:rFonts w:ascii="Arial" w:hAnsi="Arial" w:cs="Arial"/>
          <w:iCs/>
          <w:color w:val="000000"/>
        </w:rPr>
        <w:t>Equipos</w:t>
      </w:r>
      <w:r w:rsidRPr="00FE1278">
        <w:rPr>
          <w:rFonts w:ascii="Arial" w:hAnsi="Arial" w:cs="Arial"/>
          <w:iCs/>
          <w:color w:val="000000"/>
        </w:rPr>
        <w:t xml:space="preserve"> Médicos </w:t>
      </w:r>
      <w:r w:rsidRPr="00FE1278">
        <w:rPr>
          <w:rFonts w:ascii="Arial" w:eastAsiaTheme="minorHAnsi" w:hAnsi="Arial" w:cs="Arial"/>
          <w:iCs/>
          <w:color w:val="000000"/>
          <w:lang w:eastAsia="en-US"/>
        </w:rPr>
        <w:t>existentes para mantenerlos en las mejores condiciones de operación.</w:t>
      </w:r>
    </w:p>
    <w:p w14:paraId="216FB94A" w14:textId="77777777" w:rsidR="001D46F2" w:rsidRPr="00FE1278" w:rsidRDefault="001D46F2" w:rsidP="00F436E3">
      <w:pPr>
        <w:pStyle w:val="Prrafodelista"/>
        <w:numPr>
          <w:ilvl w:val="0"/>
          <w:numId w:val="7"/>
        </w:numPr>
        <w:autoSpaceDE w:val="0"/>
        <w:autoSpaceDN w:val="0"/>
        <w:adjustRightInd w:val="0"/>
        <w:jc w:val="both"/>
        <w:rPr>
          <w:rFonts w:ascii="Arial" w:eastAsiaTheme="minorHAnsi" w:hAnsi="Arial" w:cs="Arial"/>
          <w:iCs/>
          <w:color w:val="000000"/>
          <w:lang w:eastAsia="en-US"/>
        </w:rPr>
      </w:pPr>
      <w:r w:rsidRPr="00FE1278">
        <w:rPr>
          <w:rFonts w:ascii="Arial" w:eastAsiaTheme="minorHAnsi" w:hAnsi="Arial" w:cs="Arial"/>
          <w:iCs/>
          <w:color w:val="000000"/>
          <w:lang w:eastAsia="en-US"/>
        </w:rPr>
        <w:t xml:space="preserve">Proporcionar y realizar mantenimiento preventivo a </w:t>
      </w:r>
      <w:r w:rsidR="001F2408" w:rsidRPr="00FE1278">
        <w:rPr>
          <w:rFonts w:ascii="Arial" w:hAnsi="Arial" w:cs="Arial"/>
          <w:iCs/>
          <w:color w:val="000000"/>
        </w:rPr>
        <w:t>Equipos</w:t>
      </w:r>
      <w:r w:rsidRPr="00FE1278">
        <w:rPr>
          <w:rFonts w:ascii="Arial" w:hAnsi="Arial" w:cs="Arial"/>
          <w:iCs/>
          <w:color w:val="000000"/>
        </w:rPr>
        <w:t xml:space="preserve"> Médicos </w:t>
      </w:r>
      <w:r w:rsidRPr="00FE1278">
        <w:rPr>
          <w:rFonts w:ascii="Arial" w:eastAsiaTheme="minorHAnsi" w:hAnsi="Arial" w:cs="Arial"/>
          <w:iCs/>
          <w:color w:val="000000"/>
          <w:lang w:eastAsia="en-US"/>
        </w:rPr>
        <w:t xml:space="preserve">de acuerdo al Programa de mantenimiento. </w:t>
      </w:r>
    </w:p>
    <w:p w14:paraId="56241948" w14:textId="77777777" w:rsidR="001D46F2" w:rsidRPr="00FE1278" w:rsidRDefault="001D46F2" w:rsidP="00F436E3">
      <w:pPr>
        <w:pStyle w:val="Prrafodelista"/>
        <w:numPr>
          <w:ilvl w:val="0"/>
          <w:numId w:val="7"/>
        </w:numPr>
        <w:autoSpaceDE w:val="0"/>
        <w:autoSpaceDN w:val="0"/>
        <w:adjustRightInd w:val="0"/>
        <w:jc w:val="both"/>
        <w:rPr>
          <w:rFonts w:ascii="Arial" w:eastAsiaTheme="minorHAnsi" w:hAnsi="Arial" w:cs="Arial"/>
          <w:iCs/>
          <w:color w:val="000000"/>
          <w:lang w:eastAsia="en-US"/>
        </w:rPr>
      </w:pPr>
      <w:r w:rsidRPr="00FE1278">
        <w:rPr>
          <w:rFonts w:ascii="Arial" w:eastAsiaTheme="minorHAnsi" w:hAnsi="Arial" w:cs="Arial"/>
          <w:iCs/>
          <w:color w:val="000000"/>
          <w:lang w:eastAsia="en-US"/>
        </w:rPr>
        <w:t>Proporcionar y realizar mantenimiento predictivo y correctivo de acuerdo a las diferentes necesidades</w:t>
      </w:r>
      <w:r w:rsidR="00FC52A0">
        <w:rPr>
          <w:rFonts w:ascii="Arial" w:eastAsiaTheme="minorHAnsi" w:hAnsi="Arial" w:cs="Arial"/>
          <w:iCs/>
          <w:color w:val="000000"/>
          <w:lang w:eastAsia="en-US"/>
        </w:rPr>
        <w:t>, brindando solución a</w:t>
      </w:r>
      <w:r w:rsidRPr="00FE1278">
        <w:rPr>
          <w:rFonts w:ascii="Arial" w:eastAsiaTheme="minorHAnsi" w:hAnsi="Arial" w:cs="Arial"/>
          <w:iCs/>
          <w:color w:val="000000"/>
          <w:lang w:eastAsia="en-US"/>
        </w:rPr>
        <w:t xml:space="preserve"> problemas técnicos.</w:t>
      </w:r>
    </w:p>
    <w:p w14:paraId="41EAD159" w14:textId="77777777" w:rsidR="001D46F2" w:rsidRPr="00FE1278" w:rsidRDefault="001D46F2" w:rsidP="00F436E3">
      <w:pPr>
        <w:pStyle w:val="Prrafodelista"/>
        <w:numPr>
          <w:ilvl w:val="0"/>
          <w:numId w:val="7"/>
        </w:numPr>
        <w:autoSpaceDE w:val="0"/>
        <w:autoSpaceDN w:val="0"/>
        <w:adjustRightInd w:val="0"/>
        <w:jc w:val="both"/>
        <w:rPr>
          <w:rFonts w:ascii="Arial" w:eastAsiaTheme="minorHAnsi" w:hAnsi="Arial" w:cs="Arial"/>
          <w:iCs/>
          <w:color w:val="000000"/>
          <w:lang w:eastAsia="en-US"/>
        </w:rPr>
      </w:pPr>
      <w:r w:rsidRPr="00FE1278">
        <w:rPr>
          <w:rFonts w:ascii="Arial" w:eastAsiaTheme="minorHAnsi" w:hAnsi="Arial" w:cs="Arial"/>
          <w:iCs/>
          <w:color w:val="000000"/>
          <w:lang w:eastAsia="en-US"/>
        </w:rPr>
        <w:t xml:space="preserve">Mantener en buen estado los </w:t>
      </w:r>
      <w:r w:rsidR="001F2408" w:rsidRPr="00FE1278">
        <w:rPr>
          <w:rFonts w:ascii="Arial" w:eastAsiaTheme="minorHAnsi" w:hAnsi="Arial" w:cs="Arial"/>
          <w:iCs/>
          <w:color w:val="000000"/>
          <w:lang w:eastAsia="en-US"/>
        </w:rPr>
        <w:t>Equipos</w:t>
      </w:r>
      <w:r w:rsidRPr="00FE1278">
        <w:rPr>
          <w:rFonts w:ascii="Arial" w:eastAsiaTheme="minorHAnsi" w:hAnsi="Arial" w:cs="Arial"/>
          <w:iCs/>
          <w:color w:val="000000"/>
          <w:lang w:eastAsia="en-US"/>
        </w:rPr>
        <w:t xml:space="preserve"> médicos con tal de contribuir de esta forma en la atención oportuna, eficiente y de calidad, en</w:t>
      </w:r>
      <w:r w:rsidR="00FC52A0">
        <w:rPr>
          <w:rFonts w:ascii="Arial" w:eastAsiaTheme="minorHAnsi" w:hAnsi="Arial" w:cs="Arial"/>
          <w:iCs/>
          <w:color w:val="000000"/>
          <w:lang w:eastAsia="en-US"/>
        </w:rPr>
        <w:t xml:space="preserve"> los diferentes procesos médico, </w:t>
      </w:r>
      <w:r w:rsidRPr="00FE1278">
        <w:rPr>
          <w:rFonts w:ascii="Arial" w:eastAsiaTheme="minorHAnsi" w:hAnsi="Arial" w:cs="Arial"/>
          <w:iCs/>
          <w:color w:val="000000"/>
          <w:lang w:eastAsia="en-US"/>
        </w:rPr>
        <w:t>quirúrgicos</w:t>
      </w:r>
      <w:r w:rsidR="00FC52A0">
        <w:rPr>
          <w:rFonts w:ascii="Arial" w:eastAsiaTheme="minorHAnsi" w:hAnsi="Arial" w:cs="Arial"/>
          <w:iCs/>
          <w:color w:val="000000"/>
          <w:lang w:eastAsia="en-US"/>
        </w:rPr>
        <w:t xml:space="preserve"> y asistenciales,</w:t>
      </w:r>
      <w:r w:rsidRPr="00FE1278">
        <w:rPr>
          <w:rFonts w:ascii="Arial" w:eastAsiaTheme="minorHAnsi" w:hAnsi="Arial" w:cs="Arial"/>
          <w:iCs/>
          <w:color w:val="000000"/>
          <w:lang w:eastAsia="en-US"/>
        </w:rPr>
        <w:t xml:space="preserve"> que brinda el Hospital El Carmen Dr. Luis Valentín Ferrada.</w:t>
      </w:r>
    </w:p>
    <w:p w14:paraId="686E1647" w14:textId="77777777" w:rsidR="001D46F2" w:rsidRPr="00FE1278" w:rsidRDefault="001D46F2" w:rsidP="00F436E3">
      <w:pPr>
        <w:pStyle w:val="Prrafodelista"/>
        <w:numPr>
          <w:ilvl w:val="0"/>
          <w:numId w:val="7"/>
        </w:numPr>
        <w:autoSpaceDE w:val="0"/>
        <w:autoSpaceDN w:val="0"/>
        <w:adjustRightInd w:val="0"/>
        <w:jc w:val="both"/>
        <w:rPr>
          <w:rFonts w:ascii="Arial" w:eastAsiaTheme="minorHAnsi" w:hAnsi="Arial" w:cs="Arial"/>
          <w:iCs/>
          <w:color w:val="000000"/>
          <w:lang w:eastAsia="en-US"/>
        </w:rPr>
      </w:pPr>
      <w:r w:rsidRPr="00FE1278">
        <w:rPr>
          <w:rFonts w:ascii="Arial" w:eastAsiaTheme="minorHAnsi" w:hAnsi="Arial" w:cs="Arial"/>
          <w:iCs/>
          <w:color w:val="000000"/>
          <w:lang w:eastAsia="en-US"/>
        </w:rPr>
        <w:t xml:space="preserve">Evaluar la funcionalidad tecnológica de los </w:t>
      </w:r>
      <w:r w:rsidR="001F2408" w:rsidRPr="00FE1278">
        <w:rPr>
          <w:rFonts w:ascii="Arial" w:eastAsiaTheme="minorHAnsi" w:hAnsi="Arial" w:cs="Arial"/>
          <w:iCs/>
          <w:color w:val="000000"/>
          <w:lang w:eastAsia="en-US"/>
        </w:rPr>
        <w:t>Equipos</w:t>
      </w:r>
      <w:r w:rsidRPr="00FE1278">
        <w:rPr>
          <w:rFonts w:ascii="Arial" w:eastAsiaTheme="minorHAnsi" w:hAnsi="Arial" w:cs="Arial"/>
          <w:iCs/>
          <w:color w:val="000000"/>
          <w:lang w:eastAsia="en-US"/>
        </w:rPr>
        <w:t xml:space="preserve"> médicos con el objetivo de determinar su posible sustitución o mejora de acuerdo a las necesidades internas o externas. </w:t>
      </w:r>
    </w:p>
    <w:p w14:paraId="62597E8D" w14:textId="77777777" w:rsidR="001D46F2" w:rsidRPr="00FE1278" w:rsidRDefault="001D46F2" w:rsidP="00F436E3">
      <w:pPr>
        <w:pStyle w:val="Prrafodelista"/>
        <w:numPr>
          <w:ilvl w:val="0"/>
          <w:numId w:val="7"/>
        </w:numPr>
        <w:autoSpaceDE w:val="0"/>
        <w:autoSpaceDN w:val="0"/>
        <w:adjustRightInd w:val="0"/>
        <w:jc w:val="both"/>
        <w:rPr>
          <w:rFonts w:ascii="Arial" w:eastAsiaTheme="minorHAnsi" w:hAnsi="Arial" w:cs="Arial"/>
          <w:iCs/>
          <w:color w:val="000000"/>
          <w:lang w:eastAsia="en-US"/>
        </w:rPr>
      </w:pPr>
      <w:r w:rsidRPr="00FE1278">
        <w:rPr>
          <w:rFonts w:ascii="Arial" w:eastAsiaTheme="minorHAnsi" w:hAnsi="Arial" w:cs="Arial"/>
          <w:iCs/>
          <w:color w:val="000000"/>
          <w:lang w:eastAsia="en-US"/>
        </w:rPr>
        <w:t xml:space="preserve">Realizar evaluación tecnológica para la adquisición de tecnología a fin de abastecer a las áreas con </w:t>
      </w:r>
      <w:r w:rsidR="001F2408" w:rsidRPr="00FE1278">
        <w:rPr>
          <w:rFonts w:ascii="Arial" w:hAnsi="Arial" w:cs="Arial"/>
          <w:iCs/>
          <w:color w:val="000000"/>
        </w:rPr>
        <w:t>Equipos</w:t>
      </w:r>
      <w:r w:rsidRPr="00FE1278">
        <w:rPr>
          <w:rFonts w:ascii="Arial" w:hAnsi="Arial" w:cs="Arial"/>
          <w:iCs/>
          <w:color w:val="000000"/>
        </w:rPr>
        <w:t xml:space="preserve"> Médicos</w:t>
      </w:r>
      <w:r w:rsidRPr="00FE1278">
        <w:rPr>
          <w:rFonts w:ascii="Arial" w:eastAsiaTheme="minorHAnsi" w:hAnsi="Arial" w:cs="Arial"/>
          <w:iCs/>
          <w:color w:val="000000"/>
          <w:lang w:eastAsia="en-US"/>
        </w:rPr>
        <w:t xml:space="preserve"> de vanguardia que cumplan con los estándares de calidad que la Institución entrega a sus pacientes</w:t>
      </w:r>
    </w:p>
    <w:p w14:paraId="1E58E27B" w14:textId="77777777" w:rsidR="001D46F2" w:rsidRPr="00FE1278" w:rsidRDefault="001D46F2" w:rsidP="00F436E3">
      <w:pPr>
        <w:pStyle w:val="Prrafodelista"/>
        <w:numPr>
          <w:ilvl w:val="0"/>
          <w:numId w:val="7"/>
        </w:numPr>
        <w:autoSpaceDE w:val="0"/>
        <w:autoSpaceDN w:val="0"/>
        <w:adjustRightInd w:val="0"/>
        <w:jc w:val="both"/>
        <w:rPr>
          <w:rFonts w:ascii="Arial" w:eastAsiaTheme="minorHAnsi" w:hAnsi="Arial" w:cs="Arial"/>
          <w:iCs/>
          <w:color w:val="000000"/>
          <w:lang w:eastAsia="en-US"/>
        </w:rPr>
      </w:pPr>
      <w:r w:rsidRPr="00FE1278">
        <w:rPr>
          <w:rFonts w:ascii="Arial" w:eastAsiaTheme="minorHAnsi" w:hAnsi="Arial" w:cs="Arial"/>
          <w:iCs/>
          <w:color w:val="000000"/>
          <w:lang w:eastAsia="en-US"/>
        </w:rPr>
        <w:t xml:space="preserve">Generar las actas de recepción conforme. </w:t>
      </w:r>
    </w:p>
    <w:p w14:paraId="52F55ACE" w14:textId="77777777" w:rsidR="001D46F2" w:rsidRPr="00FE1278" w:rsidRDefault="001D46F2" w:rsidP="00F436E3">
      <w:pPr>
        <w:pStyle w:val="Prrafodelista"/>
        <w:numPr>
          <w:ilvl w:val="0"/>
          <w:numId w:val="7"/>
        </w:numPr>
        <w:autoSpaceDE w:val="0"/>
        <w:autoSpaceDN w:val="0"/>
        <w:adjustRightInd w:val="0"/>
        <w:jc w:val="both"/>
        <w:rPr>
          <w:rFonts w:ascii="Arial" w:eastAsiaTheme="minorHAnsi" w:hAnsi="Arial" w:cs="Arial"/>
          <w:iCs/>
          <w:color w:val="000000"/>
          <w:lang w:eastAsia="en-US"/>
        </w:rPr>
      </w:pPr>
      <w:r w:rsidRPr="00FE1278">
        <w:rPr>
          <w:rFonts w:ascii="Arial" w:eastAsiaTheme="minorHAnsi" w:hAnsi="Arial" w:cs="Arial"/>
          <w:iCs/>
          <w:color w:val="000000"/>
          <w:lang w:eastAsia="en-US"/>
        </w:rPr>
        <w:t xml:space="preserve">Capacitación del uso y manejo de </w:t>
      </w:r>
      <w:r w:rsidR="001F2408" w:rsidRPr="00FE1278">
        <w:rPr>
          <w:rFonts w:ascii="Arial" w:hAnsi="Arial" w:cs="Arial"/>
          <w:iCs/>
          <w:color w:val="000000"/>
        </w:rPr>
        <w:t>Equipos</w:t>
      </w:r>
      <w:r w:rsidRPr="00FE1278">
        <w:rPr>
          <w:rFonts w:ascii="Arial" w:hAnsi="Arial" w:cs="Arial"/>
          <w:iCs/>
          <w:color w:val="000000"/>
        </w:rPr>
        <w:t xml:space="preserve"> Médicos</w:t>
      </w:r>
      <w:r w:rsidRPr="00FE1278">
        <w:rPr>
          <w:rFonts w:ascii="Arial" w:eastAsiaTheme="minorHAnsi" w:hAnsi="Arial" w:cs="Arial"/>
          <w:iCs/>
          <w:color w:val="000000"/>
          <w:lang w:eastAsia="en-US"/>
        </w:rPr>
        <w:t>.</w:t>
      </w:r>
    </w:p>
    <w:p w14:paraId="29A96DAC" w14:textId="77777777" w:rsidR="001D46F2" w:rsidRPr="00FE1278" w:rsidRDefault="001D46F2" w:rsidP="00F436E3">
      <w:pPr>
        <w:pStyle w:val="Prrafodelista"/>
        <w:numPr>
          <w:ilvl w:val="0"/>
          <w:numId w:val="7"/>
        </w:numPr>
        <w:autoSpaceDE w:val="0"/>
        <w:autoSpaceDN w:val="0"/>
        <w:adjustRightInd w:val="0"/>
        <w:jc w:val="both"/>
        <w:rPr>
          <w:rFonts w:ascii="Arial" w:hAnsi="Arial" w:cs="Arial"/>
        </w:rPr>
      </w:pPr>
      <w:r w:rsidRPr="00FE1278">
        <w:rPr>
          <w:rFonts w:ascii="Arial" w:eastAsiaTheme="minorHAnsi" w:hAnsi="Arial" w:cs="Arial"/>
          <w:iCs/>
          <w:color w:val="000000"/>
          <w:lang w:eastAsia="en-US"/>
        </w:rPr>
        <w:t xml:space="preserve">Coordinar y supervisar a proveedores externos en los procedimientos de mantenimiento preventivo y correctivo de los </w:t>
      </w:r>
      <w:r w:rsidR="001F2408" w:rsidRPr="00FE1278">
        <w:rPr>
          <w:rFonts w:ascii="Arial" w:hAnsi="Arial" w:cs="Arial"/>
          <w:iCs/>
          <w:color w:val="000000"/>
        </w:rPr>
        <w:t>Equipos</w:t>
      </w:r>
      <w:r w:rsidRPr="00FE1278">
        <w:rPr>
          <w:rFonts w:ascii="Arial" w:hAnsi="Arial" w:cs="Arial"/>
          <w:iCs/>
          <w:color w:val="000000"/>
        </w:rPr>
        <w:t xml:space="preserve"> Médicos</w:t>
      </w:r>
      <w:r w:rsidRPr="00FE1278">
        <w:rPr>
          <w:rFonts w:ascii="Arial" w:eastAsiaTheme="minorHAnsi" w:hAnsi="Arial" w:cs="Arial"/>
          <w:iCs/>
          <w:color w:val="000000"/>
          <w:lang w:eastAsia="en-US"/>
        </w:rPr>
        <w:t xml:space="preserve"> propiedad de la Institución y así resguardar el cumplimiento de </w:t>
      </w:r>
      <w:r w:rsidR="001F2408" w:rsidRPr="00FE1278">
        <w:rPr>
          <w:rFonts w:ascii="Arial" w:eastAsiaTheme="minorHAnsi" w:hAnsi="Arial" w:cs="Arial"/>
          <w:iCs/>
          <w:color w:val="000000"/>
          <w:lang w:eastAsia="en-US"/>
        </w:rPr>
        <w:t>los requerimientos</w:t>
      </w:r>
      <w:r w:rsidRPr="00FE1278">
        <w:rPr>
          <w:rFonts w:ascii="Arial" w:eastAsiaTheme="minorHAnsi" w:hAnsi="Arial" w:cs="Arial"/>
          <w:iCs/>
          <w:color w:val="000000"/>
          <w:lang w:eastAsia="en-US"/>
        </w:rPr>
        <w:t xml:space="preserve"> establecidos y de las garantías ofertadas. </w:t>
      </w:r>
    </w:p>
    <w:p w14:paraId="63E13B58" w14:textId="77777777" w:rsidR="001D46F2" w:rsidRDefault="001D46F2" w:rsidP="00F436E3">
      <w:pPr>
        <w:autoSpaceDE w:val="0"/>
        <w:autoSpaceDN w:val="0"/>
        <w:adjustRightInd w:val="0"/>
        <w:spacing w:after="0" w:line="240" w:lineRule="auto"/>
        <w:jc w:val="both"/>
        <w:rPr>
          <w:rFonts w:ascii="Arial" w:hAnsi="Arial" w:cs="Arial"/>
          <w:i/>
          <w:iCs/>
          <w:color w:val="000000"/>
          <w:sz w:val="24"/>
          <w:szCs w:val="24"/>
          <w:lang w:val="es-CL"/>
        </w:rPr>
      </w:pPr>
    </w:p>
    <w:p w14:paraId="52AE9355" w14:textId="77777777" w:rsidR="000A7361" w:rsidRPr="00FE1278" w:rsidRDefault="000A7361" w:rsidP="00F436E3">
      <w:pPr>
        <w:autoSpaceDE w:val="0"/>
        <w:autoSpaceDN w:val="0"/>
        <w:adjustRightInd w:val="0"/>
        <w:spacing w:after="0" w:line="240" w:lineRule="auto"/>
        <w:jc w:val="both"/>
        <w:rPr>
          <w:rFonts w:ascii="Arial" w:hAnsi="Arial" w:cs="Arial"/>
          <w:i/>
          <w:iCs/>
          <w:color w:val="000000"/>
          <w:sz w:val="24"/>
          <w:szCs w:val="24"/>
          <w:lang w:val="es-CL"/>
        </w:rPr>
      </w:pPr>
    </w:p>
    <w:p w14:paraId="0E570118" w14:textId="77777777" w:rsidR="001D46F2" w:rsidRPr="00FE1278" w:rsidRDefault="001D46F2" w:rsidP="003C1E36">
      <w:pPr>
        <w:pStyle w:val="Ttulo2"/>
        <w:numPr>
          <w:ilvl w:val="2"/>
          <w:numId w:val="3"/>
        </w:numPr>
        <w:spacing w:line="240" w:lineRule="auto"/>
        <w:ind w:left="0" w:hanging="36"/>
        <w:jc w:val="both"/>
        <w:rPr>
          <w:rFonts w:ascii="Arial" w:hAnsi="Arial" w:cs="Arial"/>
          <w:b/>
          <w:color w:val="000000" w:themeColor="text1"/>
          <w:sz w:val="24"/>
          <w:szCs w:val="24"/>
        </w:rPr>
      </w:pPr>
      <w:bookmarkStart w:id="17" w:name="_Toc301700568"/>
      <w:r w:rsidRPr="00FE1278">
        <w:rPr>
          <w:rFonts w:ascii="Arial" w:hAnsi="Arial" w:cs="Arial"/>
          <w:b/>
          <w:color w:val="000000" w:themeColor="text1"/>
          <w:sz w:val="24"/>
          <w:szCs w:val="24"/>
        </w:rPr>
        <w:t>MISIÓN, VISIÓN Y VALORES</w:t>
      </w:r>
      <w:bookmarkEnd w:id="17"/>
    </w:p>
    <w:p w14:paraId="3AD1A7B2" w14:textId="77777777" w:rsidR="001D46F2" w:rsidRPr="00FE1278" w:rsidRDefault="001D46F2" w:rsidP="00F436E3">
      <w:pPr>
        <w:spacing w:line="240" w:lineRule="auto"/>
        <w:jc w:val="both"/>
        <w:rPr>
          <w:rFonts w:ascii="Arial" w:hAnsi="Arial" w:cs="Arial"/>
          <w:sz w:val="24"/>
          <w:szCs w:val="24"/>
        </w:rPr>
      </w:pPr>
    </w:p>
    <w:p w14:paraId="181B376D" w14:textId="77777777" w:rsidR="001D46F2" w:rsidRDefault="001D46F2" w:rsidP="000A73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3" w:line="240" w:lineRule="auto"/>
        <w:jc w:val="both"/>
        <w:rPr>
          <w:rFonts w:ascii="Arial" w:hAnsi="Arial" w:cs="Arial"/>
          <w:b/>
          <w:bCs/>
          <w:color w:val="000000"/>
          <w:sz w:val="24"/>
          <w:szCs w:val="24"/>
        </w:rPr>
      </w:pPr>
      <w:r w:rsidRPr="00FE1278">
        <w:rPr>
          <w:rFonts w:ascii="Arial" w:hAnsi="Arial" w:cs="Arial"/>
          <w:iCs/>
          <w:color w:val="000000"/>
          <w:sz w:val="24"/>
          <w:szCs w:val="24"/>
          <w:lang w:val="es-CL"/>
        </w:rPr>
        <w:t xml:space="preserve">Con el fin de procurar la </w:t>
      </w:r>
      <w:r w:rsidR="001F2408" w:rsidRPr="00FE1278">
        <w:rPr>
          <w:rFonts w:ascii="Arial" w:hAnsi="Arial" w:cs="Arial"/>
          <w:b/>
          <w:iCs/>
          <w:color w:val="000000"/>
          <w:sz w:val="24"/>
          <w:szCs w:val="24"/>
          <w:lang w:val="es-CL"/>
        </w:rPr>
        <w:t xml:space="preserve">disponibilidad </w:t>
      </w:r>
      <w:r w:rsidRPr="00FE1278">
        <w:rPr>
          <w:rFonts w:ascii="Arial" w:hAnsi="Arial" w:cs="Arial"/>
          <w:iCs/>
          <w:color w:val="000000"/>
          <w:sz w:val="24"/>
          <w:szCs w:val="24"/>
          <w:lang w:val="es-CL"/>
        </w:rPr>
        <w:t>de los Equipos Médicos, se definen:</w:t>
      </w:r>
    </w:p>
    <w:p w14:paraId="672A0951" w14:textId="77777777" w:rsidR="000A7361" w:rsidRPr="000A7361" w:rsidRDefault="000A7361" w:rsidP="000A73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53" w:line="240" w:lineRule="auto"/>
        <w:jc w:val="both"/>
        <w:rPr>
          <w:rFonts w:ascii="Arial" w:hAnsi="Arial" w:cs="Arial"/>
          <w:b/>
          <w:bCs/>
          <w:color w:val="000000"/>
          <w:sz w:val="24"/>
          <w:szCs w:val="24"/>
        </w:rPr>
      </w:pPr>
    </w:p>
    <w:p w14:paraId="52B45585" w14:textId="77777777" w:rsidR="001D46F2" w:rsidRPr="00FE1278" w:rsidRDefault="001D46F2" w:rsidP="003C1E36">
      <w:pPr>
        <w:pStyle w:val="Ttulo2"/>
        <w:numPr>
          <w:ilvl w:val="3"/>
          <w:numId w:val="3"/>
        </w:numPr>
        <w:spacing w:line="240" w:lineRule="auto"/>
        <w:ind w:left="0" w:firstLine="0"/>
        <w:jc w:val="both"/>
        <w:rPr>
          <w:rFonts w:ascii="Arial" w:hAnsi="Arial" w:cs="Arial"/>
          <w:b/>
          <w:color w:val="000000" w:themeColor="text1"/>
          <w:sz w:val="24"/>
          <w:szCs w:val="24"/>
        </w:rPr>
      </w:pPr>
      <w:bookmarkStart w:id="18" w:name="_Toc301700569"/>
      <w:r w:rsidRPr="00FE1278">
        <w:rPr>
          <w:rFonts w:ascii="Arial" w:hAnsi="Arial" w:cs="Arial"/>
          <w:b/>
          <w:color w:val="000000" w:themeColor="text1"/>
          <w:sz w:val="24"/>
          <w:szCs w:val="24"/>
        </w:rPr>
        <w:lastRenderedPageBreak/>
        <w:t>MISIÓN</w:t>
      </w:r>
      <w:bookmarkEnd w:id="18"/>
    </w:p>
    <w:p w14:paraId="6B41BB23" w14:textId="77777777" w:rsidR="001D46F2" w:rsidRPr="00FE1278" w:rsidRDefault="001D46F2" w:rsidP="00F436E3">
      <w:pPr>
        <w:spacing w:line="240" w:lineRule="auto"/>
        <w:jc w:val="both"/>
        <w:rPr>
          <w:rFonts w:ascii="Arial" w:hAnsi="Arial" w:cs="Arial"/>
          <w:sz w:val="24"/>
          <w:szCs w:val="24"/>
        </w:rPr>
      </w:pPr>
    </w:p>
    <w:p w14:paraId="53B5162A" w14:textId="77777777" w:rsidR="001D46F2" w:rsidRPr="00FE1278" w:rsidRDefault="001D46F2" w:rsidP="00F436E3">
      <w:pPr>
        <w:pStyle w:val="Prrafodelista"/>
        <w:autoSpaceDE w:val="0"/>
        <w:autoSpaceDN w:val="0"/>
        <w:adjustRightInd w:val="0"/>
        <w:ind w:left="0"/>
        <w:jc w:val="both"/>
        <w:rPr>
          <w:rFonts w:ascii="Arial" w:eastAsiaTheme="minorHAnsi" w:hAnsi="Arial" w:cs="Arial"/>
          <w:iCs/>
          <w:color w:val="000000"/>
          <w:lang w:eastAsia="en-US"/>
        </w:rPr>
      </w:pPr>
      <w:r w:rsidRPr="00FE1278">
        <w:rPr>
          <w:rFonts w:ascii="Arial" w:eastAsiaTheme="minorHAnsi" w:hAnsi="Arial" w:cs="Arial"/>
          <w:iCs/>
          <w:color w:val="000000"/>
          <w:lang w:eastAsia="en-US"/>
        </w:rPr>
        <w:t>El Subdepartamento de Ingeniería Biomédica tiene como propósito asegurar la correcta funcionalidad de los Equipos Médicos, mediante acciones preventivas y correctivas, para así poder garantizar la calidad de la prestación de atención de servicios clínicos y mantener la óptim</w:t>
      </w:r>
      <w:r w:rsidR="00052323">
        <w:rPr>
          <w:rFonts w:ascii="Arial" w:eastAsiaTheme="minorHAnsi" w:hAnsi="Arial" w:cs="Arial"/>
          <w:iCs/>
          <w:color w:val="000000"/>
          <w:lang w:eastAsia="en-US"/>
        </w:rPr>
        <w:t>a infraestructura tecnológica</w:t>
      </w:r>
      <w:r w:rsidRPr="00FE1278">
        <w:rPr>
          <w:rFonts w:ascii="Arial" w:eastAsiaTheme="minorHAnsi" w:hAnsi="Arial" w:cs="Arial"/>
          <w:iCs/>
          <w:color w:val="000000"/>
          <w:lang w:eastAsia="en-US"/>
        </w:rPr>
        <w:t xml:space="preserve"> asignada a la institución. </w:t>
      </w:r>
    </w:p>
    <w:p w14:paraId="65202B30" w14:textId="77777777" w:rsidR="001D46F2" w:rsidRPr="00FE1278" w:rsidRDefault="001D46F2" w:rsidP="00F436E3">
      <w:pPr>
        <w:pStyle w:val="Prrafodelista"/>
        <w:autoSpaceDE w:val="0"/>
        <w:autoSpaceDN w:val="0"/>
        <w:adjustRightInd w:val="0"/>
        <w:ind w:left="0"/>
        <w:jc w:val="both"/>
        <w:rPr>
          <w:rFonts w:ascii="Arial" w:eastAsiaTheme="minorHAnsi" w:hAnsi="Arial" w:cs="Arial"/>
          <w:iCs/>
          <w:color w:val="000000"/>
          <w:lang w:eastAsia="en-US"/>
        </w:rPr>
      </w:pPr>
    </w:p>
    <w:p w14:paraId="1E25B9CA" w14:textId="77777777" w:rsidR="001D46F2" w:rsidRPr="00FE1278" w:rsidRDefault="001D46F2" w:rsidP="003C1E36">
      <w:pPr>
        <w:pStyle w:val="Ttulo2"/>
        <w:numPr>
          <w:ilvl w:val="3"/>
          <w:numId w:val="3"/>
        </w:numPr>
        <w:spacing w:line="240" w:lineRule="auto"/>
        <w:ind w:left="0" w:firstLine="0"/>
        <w:jc w:val="both"/>
        <w:rPr>
          <w:rFonts w:ascii="Arial" w:hAnsi="Arial" w:cs="Arial"/>
          <w:b/>
          <w:color w:val="000000" w:themeColor="text1"/>
          <w:sz w:val="24"/>
          <w:szCs w:val="24"/>
        </w:rPr>
      </w:pPr>
      <w:bookmarkStart w:id="19" w:name="_Toc301700570"/>
      <w:r w:rsidRPr="00FE1278">
        <w:rPr>
          <w:rFonts w:ascii="Arial" w:hAnsi="Arial" w:cs="Arial"/>
          <w:b/>
          <w:color w:val="000000" w:themeColor="text1"/>
          <w:sz w:val="24"/>
          <w:szCs w:val="24"/>
        </w:rPr>
        <w:t>VISIÓN</w:t>
      </w:r>
      <w:bookmarkEnd w:id="19"/>
    </w:p>
    <w:p w14:paraId="28553CB2" w14:textId="77777777" w:rsidR="001D46F2" w:rsidRPr="00FE1278" w:rsidRDefault="001D46F2" w:rsidP="00F436E3">
      <w:pPr>
        <w:spacing w:line="240" w:lineRule="auto"/>
        <w:jc w:val="both"/>
        <w:rPr>
          <w:rFonts w:ascii="Arial" w:hAnsi="Arial" w:cs="Arial"/>
          <w:sz w:val="24"/>
          <w:szCs w:val="24"/>
        </w:rPr>
      </w:pPr>
    </w:p>
    <w:p w14:paraId="690648FC" w14:textId="77777777" w:rsidR="001D46F2" w:rsidRPr="00FE1278" w:rsidRDefault="001D46F2" w:rsidP="00F436E3">
      <w:pPr>
        <w:autoSpaceDE w:val="0"/>
        <w:autoSpaceDN w:val="0"/>
        <w:adjustRightInd w:val="0"/>
        <w:spacing w:after="0" w:line="240" w:lineRule="auto"/>
        <w:jc w:val="both"/>
        <w:rPr>
          <w:rFonts w:ascii="Arial" w:hAnsi="Arial" w:cs="Arial"/>
          <w:iCs/>
          <w:color w:val="000000"/>
          <w:sz w:val="24"/>
          <w:szCs w:val="24"/>
          <w:lang w:val="es-CL"/>
        </w:rPr>
      </w:pPr>
      <w:r w:rsidRPr="00FE1278">
        <w:rPr>
          <w:rFonts w:ascii="Arial" w:hAnsi="Arial" w:cs="Arial"/>
          <w:iCs/>
          <w:color w:val="000000"/>
          <w:sz w:val="24"/>
          <w:szCs w:val="24"/>
          <w:lang w:val="es-CL"/>
        </w:rPr>
        <w:t>Ser la mejor Unidad técnica de gestión de equipos médicos, referentes tanto por la calidad de nuestros servicios, optimización de los recursos, distinguidos por encarnar un espíritu de superación en el mejoramiento de la atención médica, y asesor técnico para el uso razonable de tecnología en el sector público. Ser reconocidos como unidad coadyuvante en la cadena de la atención segura y efectiva de los usuarios del HEC, participando de manera responsable y crítica en el diseño de nuestro parque de equipos médicos requeridos para la prestación en salud, en los niveles de prevención diagnóstico y/o terapéutico.</w:t>
      </w:r>
    </w:p>
    <w:p w14:paraId="312AE0F6" w14:textId="77777777" w:rsidR="001D46F2" w:rsidRPr="00FE1278" w:rsidRDefault="001D46F2" w:rsidP="00F436E3">
      <w:pPr>
        <w:autoSpaceDE w:val="0"/>
        <w:autoSpaceDN w:val="0"/>
        <w:adjustRightInd w:val="0"/>
        <w:spacing w:after="0" w:line="240" w:lineRule="auto"/>
        <w:jc w:val="both"/>
        <w:rPr>
          <w:rFonts w:ascii="Arial" w:hAnsi="Arial" w:cs="Arial"/>
          <w:iCs/>
          <w:color w:val="000000"/>
          <w:sz w:val="24"/>
          <w:szCs w:val="24"/>
          <w:lang w:val="es-CL"/>
        </w:rPr>
      </w:pPr>
    </w:p>
    <w:p w14:paraId="5505090B" w14:textId="77777777" w:rsidR="001D46F2" w:rsidRPr="00FE1278" w:rsidRDefault="001D46F2" w:rsidP="003C1E36">
      <w:pPr>
        <w:pStyle w:val="Ttulo2"/>
        <w:numPr>
          <w:ilvl w:val="3"/>
          <w:numId w:val="3"/>
        </w:numPr>
        <w:spacing w:line="240" w:lineRule="auto"/>
        <w:ind w:left="0" w:firstLine="0"/>
        <w:jc w:val="both"/>
        <w:rPr>
          <w:rFonts w:ascii="Arial" w:hAnsi="Arial" w:cs="Arial"/>
          <w:b/>
          <w:color w:val="000000" w:themeColor="text1"/>
          <w:sz w:val="24"/>
          <w:szCs w:val="24"/>
        </w:rPr>
      </w:pPr>
      <w:bookmarkStart w:id="20" w:name="_Toc301700571"/>
      <w:r w:rsidRPr="00FE1278">
        <w:rPr>
          <w:rFonts w:ascii="Arial" w:hAnsi="Arial" w:cs="Arial"/>
          <w:b/>
          <w:color w:val="000000" w:themeColor="text1"/>
          <w:sz w:val="24"/>
          <w:szCs w:val="24"/>
        </w:rPr>
        <w:t>VALORES</w:t>
      </w:r>
      <w:bookmarkEnd w:id="20"/>
    </w:p>
    <w:p w14:paraId="3D38D65E" w14:textId="77777777" w:rsidR="001D46F2" w:rsidRPr="00FE1278" w:rsidRDefault="001D46F2" w:rsidP="00F436E3">
      <w:pPr>
        <w:autoSpaceDE w:val="0"/>
        <w:autoSpaceDN w:val="0"/>
        <w:adjustRightInd w:val="0"/>
        <w:spacing w:after="0" w:line="240" w:lineRule="auto"/>
        <w:jc w:val="both"/>
        <w:rPr>
          <w:rFonts w:ascii="Arial" w:hAnsi="Arial" w:cs="Arial"/>
          <w:i/>
          <w:iCs/>
          <w:color w:val="000000"/>
          <w:sz w:val="24"/>
          <w:szCs w:val="24"/>
          <w:lang w:val="es-CL"/>
        </w:rPr>
      </w:pPr>
    </w:p>
    <w:p w14:paraId="4884B927" w14:textId="77777777" w:rsidR="001D46F2" w:rsidRPr="00FE1278" w:rsidRDefault="001D46F2" w:rsidP="00F436E3">
      <w:pPr>
        <w:autoSpaceDE w:val="0"/>
        <w:autoSpaceDN w:val="0"/>
        <w:adjustRightInd w:val="0"/>
        <w:spacing w:after="0" w:line="240" w:lineRule="auto"/>
        <w:jc w:val="both"/>
        <w:rPr>
          <w:rFonts w:ascii="Arial" w:hAnsi="Arial" w:cs="Arial"/>
          <w:iCs/>
          <w:color w:val="000000"/>
          <w:sz w:val="24"/>
          <w:szCs w:val="24"/>
          <w:lang w:val="es-CL"/>
        </w:rPr>
      </w:pPr>
      <w:r w:rsidRPr="00FE1278">
        <w:rPr>
          <w:rFonts w:ascii="Arial" w:hAnsi="Arial" w:cs="Arial"/>
          <w:iCs/>
          <w:color w:val="000000"/>
          <w:sz w:val="24"/>
          <w:szCs w:val="24"/>
          <w:lang w:val="es-CL"/>
        </w:rPr>
        <w:t xml:space="preserve">Los valores de </w:t>
      </w:r>
      <w:r w:rsidR="001F2408" w:rsidRPr="00FE1278">
        <w:rPr>
          <w:rFonts w:ascii="Arial" w:hAnsi="Arial" w:cs="Arial"/>
          <w:iCs/>
          <w:color w:val="000000"/>
          <w:sz w:val="24"/>
          <w:szCs w:val="24"/>
          <w:lang w:val="es-CL"/>
        </w:rPr>
        <w:t>IBM</w:t>
      </w:r>
      <w:r w:rsidRPr="00FE1278">
        <w:rPr>
          <w:rFonts w:ascii="Arial" w:hAnsi="Arial" w:cs="Arial"/>
          <w:iCs/>
          <w:color w:val="000000"/>
          <w:sz w:val="24"/>
          <w:szCs w:val="24"/>
          <w:lang w:val="es-CL"/>
        </w:rPr>
        <w:t xml:space="preserve"> son:</w:t>
      </w:r>
    </w:p>
    <w:p w14:paraId="26BFE150" w14:textId="77777777" w:rsidR="001D46F2" w:rsidRPr="00FE1278" w:rsidRDefault="000A7361" w:rsidP="00F436E3">
      <w:pPr>
        <w:autoSpaceDE w:val="0"/>
        <w:autoSpaceDN w:val="0"/>
        <w:adjustRightInd w:val="0"/>
        <w:spacing w:after="0" w:line="240" w:lineRule="auto"/>
        <w:jc w:val="both"/>
        <w:rPr>
          <w:rFonts w:ascii="Arial" w:hAnsi="Arial" w:cs="Arial"/>
          <w:iCs/>
          <w:color w:val="000000"/>
          <w:sz w:val="24"/>
          <w:szCs w:val="24"/>
          <w:lang w:val="es-CL"/>
        </w:rPr>
      </w:pPr>
      <w:r>
        <w:rPr>
          <w:rFonts w:ascii="Arial" w:hAnsi="Arial" w:cs="Arial"/>
          <w:iCs/>
          <w:color w:val="000000"/>
          <w:sz w:val="24"/>
          <w:szCs w:val="24"/>
          <w:lang w:val="es-CL"/>
        </w:rPr>
        <w:t xml:space="preserve"> </w:t>
      </w:r>
    </w:p>
    <w:p w14:paraId="2A33933B" w14:textId="77777777" w:rsidR="001D46F2" w:rsidRPr="00FE1278" w:rsidRDefault="001D46F2" w:rsidP="00F436E3">
      <w:pPr>
        <w:pStyle w:val="Prrafodelista"/>
        <w:numPr>
          <w:ilvl w:val="0"/>
          <w:numId w:val="4"/>
        </w:numPr>
        <w:autoSpaceDE w:val="0"/>
        <w:autoSpaceDN w:val="0"/>
        <w:adjustRightInd w:val="0"/>
        <w:jc w:val="both"/>
        <w:rPr>
          <w:rFonts w:ascii="Arial" w:hAnsi="Arial" w:cs="Arial"/>
          <w:iCs/>
          <w:color w:val="000000"/>
        </w:rPr>
      </w:pPr>
      <w:r w:rsidRPr="00FE1278">
        <w:rPr>
          <w:rFonts w:ascii="Arial" w:hAnsi="Arial" w:cs="Arial"/>
          <w:b/>
          <w:iCs/>
          <w:color w:val="000000"/>
        </w:rPr>
        <w:t>Honradez:</w:t>
      </w:r>
      <w:r w:rsidRPr="00FE1278">
        <w:rPr>
          <w:rFonts w:ascii="Arial" w:hAnsi="Arial" w:cs="Arial"/>
          <w:iCs/>
          <w:color w:val="000000"/>
        </w:rPr>
        <w:t xml:space="preserve"> No utilizar su cargo para obtener alguna ventaja o beneficio personal. Tampoco deberá buscar o aceptar compensaciones o prestaciones de cualquier persona u organización que puedan comprometer su desempeño.  </w:t>
      </w:r>
    </w:p>
    <w:p w14:paraId="17A3F7C2" w14:textId="77777777" w:rsidR="001D46F2" w:rsidRPr="00FE1278" w:rsidRDefault="001D46F2" w:rsidP="00F436E3">
      <w:pPr>
        <w:pStyle w:val="Prrafodelista"/>
        <w:numPr>
          <w:ilvl w:val="0"/>
          <w:numId w:val="4"/>
        </w:numPr>
        <w:autoSpaceDE w:val="0"/>
        <w:autoSpaceDN w:val="0"/>
        <w:adjustRightInd w:val="0"/>
        <w:jc w:val="both"/>
        <w:rPr>
          <w:rFonts w:ascii="Arial" w:hAnsi="Arial" w:cs="Arial"/>
          <w:iCs/>
          <w:color w:val="000000"/>
        </w:rPr>
      </w:pPr>
      <w:r w:rsidRPr="00FE1278">
        <w:rPr>
          <w:rFonts w:ascii="Arial" w:hAnsi="Arial" w:cs="Arial"/>
          <w:b/>
          <w:iCs/>
          <w:color w:val="000000"/>
        </w:rPr>
        <w:t>Integridad:</w:t>
      </w:r>
      <w:r w:rsidRPr="00FE1278">
        <w:rPr>
          <w:rFonts w:ascii="Arial" w:hAnsi="Arial" w:cs="Arial"/>
          <w:iCs/>
          <w:color w:val="000000"/>
        </w:rPr>
        <w:t xml:space="preserve"> Actuar con honestidad, atendiendo siempre a la verdad. </w:t>
      </w:r>
    </w:p>
    <w:p w14:paraId="08647F3C" w14:textId="77777777" w:rsidR="001D46F2" w:rsidRPr="00FE1278" w:rsidRDefault="001D46F2" w:rsidP="00F436E3">
      <w:pPr>
        <w:pStyle w:val="Prrafodelista"/>
        <w:numPr>
          <w:ilvl w:val="0"/>
          <w:numId w:val="4"/>
        </w:numPr>
        <w:autoSpaceDE w:val="0"/>
        <w:autoSpaceDN w:val="0"/>
        <w:adjustRightInd w:val="0"/>
        <w:jc w:val="both"/>
        <w:rPr>
          <w:rFonts w:ascii="Arial" w:hAnsi="Arial" w:cs="Arial"/>
          <w:iCs/>
          <w:color w:val="000000"/>
        </w:rPr>
      </w:pPr>
      <w:r w:rsidRPr="00FE1278">
        <w:rPr>
          <w:rFonts w:ascii="Arial" w:hAnsi="Arial" w:cs="Arial"/>
          <w:b/>
          <w:iCs/>
          <w:color w:val="000000"/>
        </w:rPr>
        <w:t>Respeto:</w:t>
      </w:r>
      <w:r w:rsidRPr="00FE1278">
        <w:rPr>
          <w:rFonts w:ascii="Arial" w:hAnsi="Arial" w:cs="Arial"/>
          <w:iCs/>
          <w:color w:val="000000"/>
        </w:rPr>
        <w:t xml:space="preserve"> Brindar un trato digno, cortés, cordial y tolerante. </w:t>
      </w:r>
    </w:p>
    <w:p w14:paraId="1271C54A" w14:textId="77777777" w:rsidR="001D46F2" w:rsidRPr="00FE1278" w:rsidRDefault="001D46F2" w:rsidP="00F436E3">
      <w:pPr>
        <w:pStyle w:val="Prrafodelista"/>
        <w:numPr>
          <w:ilvl w:val="0"/>
          <w:numId w:val="4"/>
        </w:numPr>
        <w:autoSpaceDE w:val="0"/>
        <w:autoSpaceDN w:val="0"/>
        <w:adjustRightInd w:val="0"/>
        <w:jc w:val="both"/>
        <w:rPr>
          <w:rFonts w:ascii="Arial" w:hAnsi="Arial" w:cs="Arial"/>
          <w:iCs/>
          <w:color w:val="000000"/>
        </w:rPr>
      </w:pPr>
      <w:r w:rsidRPr="00FE1278">
        <w:rPr>
          <w:rFonts w:ascii="Arial" w:hAnsi="Arial" w:cs="Arial"/>
          <w:b/>
          <w:iCs/>
          <w:color w:val="000000"/>
        </w:rPr>
        <w:t>Lealtad:</w:t>
      </w:r>
      <w:r w:rsidRPr="00FE1278">
        <w:rPr>
          <w:rFonts w:ascii="Arial" w:hAnsi="Arial" w:cs="Arial"/>
          <w:iCs/>
          <w:color w:val="000000"/>
        </w:rPr>
        <w:t xml:space="preserve"> Compromiso con los valores, misión y visión de la Unidad y del Hospital. </w:t>
      </w:r>
    </w:p>
    <w:p w14:paraId="31AA6CF8" w14:textId="77777777" w:rsidR="001D46F2" w:rsidRPr="00FE1278" w:rsidRDefault="001D46F2" w:rsidP="00F436E3">
      <w:pPr>
        <w:pStyle w:val="Prrafodelista"/>
        <w:numPr>
          <w:ilvl w:val="0"/>
          <w:numId w:val="4"/>
        </w:numPr>
        <w:autoSpaceDE w:val="0"/>
        <w:autoSpaceDN w:val="0"/>
        <w:adjustRightInd w:val="0"/>
        <w:jc w:val="both"/>
        <w:rPr>
          <w:rFonts w:ascii="Arial" w:hAnsi="Arial" w:cs="Arial"/>
          <w:iCs/>
          <w:color w:val="000000"/>
        </w:rPr>
      </w:pPr>
      <w:r w:rsidRPr="00FE1278">
        <w:rPr>
          <w:rFonts w:ascii="Arial" w:hAnsi="Arial" w:cs="Arial"/>
          <w:b/>
          <w:iCs/>
          <w:color w:val="000000"/>
        </w:rPr>
        <w:t>Responsabilidad:</w:t>
      </w:r>
      <w:r w:rsidRPr="00FE1278">
        <w:rPr>
          <w:rFonts w:ascii="Arial" w:hAnsi="Arial" w:cs="Arial"/>
          <w:iCs/>
          <w:color w:val="000000"/>
        </w:rPr>
        <w:t xml:space="preserve"> Brindar un servicio rápido y confiable respecto a los mantenimientos preventivos y correctivos de los equipos, así como del reemplazo y compra de nuevos equipos. Asumir las responsabilidades asignadas al cargo conferido. Promover principios y prácticas saludables para producir, manejar y usar las herramientas y materiales que al cargo se le confiere.</w:t>
      </w:r>
    </w:p>
    <w:p w14:paraId="72232BB3" w14:textId="77777777" w:rsidR="001D46F2" w:rsidRDefault="001D46F2" w:rsidP="00F436E3">
      <w:pPr>
        <w:pStyle w:val="Prrafodelista"/>
        <w:numPr>
          <w:ilvl w:val="0"/>
          <w:numId w:val="4"/>
        </w:numPr>
        <w:autoSpaceDE w:val="0"/>
        <w:autoSpaceDN w:val="0"/>
        <w:adjustRightInd w:val="0"/>
        <w:jc w:val="both"/>
        <w:rPr>
          <w:rFonts w:ascii="Arial" w:hAnsi="Arial" w:cs="Arial"/>
          <w:iCs/>
          <w:color w:val="000000"/>
        </w:rPr>
      </w:pPr>
      <w:r w:rsidRPr="00FE1278">
        <w:rPr>
          <w:rFonts w:ascii="Arial" w:hAnsi="Arial" w:cs="Arial"/>
          <w:b/>
          <w:iCs/>
          <w:color w:val="000000"/>
        </w:rPr>
        <w:t>Calidad:</w:t>
      </w:r>
      <w:r w:rsidRPr="00FE1278">
        <w:rPr>
          <w:rFonts w:ascii="Arial" w:hAnsi="Arial" w:cs="Arial"/>
          <w:iCs/>
          <w:color w:val="000000"/>
        </w:rPr>
        <w:t xml:space="preserve"> Tiempo de respuesta acotado a las solicitudes de nuestro cliente interno, apego al programa de mantenimiento preventivo continuo para evitar posibles fallas en los equipos que puedan afectar la atención a nuestros clientes externos. </w:t>
      </w:r>
    </w:p>
    <w:p w14:paraId="4A50686A" w14:textId="77777777" w:rsidR="000A7361" w:rsidRPr="00FE1278" w:rsidRDefault="000A7361" w:rsidP="0085162D">
      <w:pPr>
        <w:pStyle w:val="Prrafodelista"/>
        <w:autoSpaceDE w:val="0"/>
        <w:autoSpaceDN w:val="0"/>
        <w:adjustRightInd w:val="0"/>
        <w:ind w:left="720"/>
        <w:jc w:val="both"/>
        <w:rPr>
          <w:rFonts w:ascii="Arial" w:hAnsi="Arial" w:cs="Arial"/>
          <w:iCs/>
          <w:color w:val="000000"/>
        </w:rPr>
      </w:pPr>
    </w:p>
    <w:p w14:paraId="09C2840D" w14:textId="77777777" w:rsidR="001D46F2" w:rsidRPr="00FE1278" w:rsidRDefault="001D46F2" w:rsidP="00F436E3">
      <w:pPr>
        <w:pStyle w:val="Prrafodelista"/>
        <w:autoSpaceDE w:val="0"/>
        <w:autoSpaceDN w:val="0"/>
        <w:adjustRightInd w:val="0"/>
        <w:ind w:left="720"/>
        <w:jc w:val="both"/>
        <w:rPr>
          <w:rFonts w:ascii="Arial" w:hAnsi="Arial" w:cs="Arial"/>
          <w:i/>
          <w:iCs/>
          <w:color w:val="000000"/>
        </w:rPr>
      </w:pPr>
    </w:p>
    <w:p w14:paraId="06509C86" w14:textId="77777777" w:rsidR="001D46F2" w:rsidRPr="00FE1278" w:rsidRDefault="001D46F2" w:rsidP="003C1E36">
      <w:pPr>
        <w:pStyle w:val="Ttulo2"/>
        <w:numPr>
          <w:ilvl w:val="2"/>
          <w:numId w:val="3"/>
        </w:numPr>
        <w:spacing w:line="240" w:lineRule="auto"/>
        <w:ind w:left="0" w:firstLine="0"/>
        <w:jc w:val="both"/>
        <w:rPr>
          <w:rFonts w:ascii="Arial" w:hAnsi="Arial" w:cs="Arial"/>
          <w:b/>
          <w:color w:val="000000" w:themeColor="text1"/>
          <w:sz w:val="24"/>
          <w:szCs w:val="24"/>
        </w:rPr>
      </w:pPr>
      <w:bookmarkStart w:id="21" w:name="_Toc301700572"/>
      <w:r w:rsidRPr="00FE1278">
        <w:rPr>
          <w:rFonts w:ascii="Arial" w:hAnsi="Arial" w:cs="Arial"/>
          <w:b/>
          <w:color w:val="000000" w:themeColor="text1"/>
          <w:sz w:val="24"/>
          <w:szCs w:val="24"/>
        </w:rPr>
        <w:lastRenderedPageBreak/>
        <w:t>ESTRUCTURA ORGÁNICA</w:t>
      </w:r>
      <w:bookmarkEnd w:id="21"/>
    </w:p>
    <w:p w14:paraId="5D918430" w14:textId="77777777" w:rsidR="001D46F2" w:rsidRPr="00FE1278" w:rsidRDefault="001D46F2" w:rsidP="00F436E3">
      <w:pPr>
        <w:spacing w:line="240" w:lineRule="auto"/>
        <w:jc w:val="both"/>
        <w:rPr>
          <w:rFonts w:ascii="Arial" w:hAnsi="Arial" w:cs="Arial"/>
          <w:sz w:val="24"/>
          <w:szCs w:val="24"/>
        </w:rPr>
      </w:pPr>
    </w:p>
    <w:p w14:paraId="32891887" w14:textId="77777777" w:rsidR="001D46F2" w:rsidRPr="00FE1278" w:rsidRDefault="001D46F2" w:rsidP="00F436E3">
      <w:pPr>
        <w:spacing w:line="240" w:lineRule="auto"/>
        <w:jc w:val="both"/>
        <w:rPr>
          <w:rFonts w:ascii="Arial" w:hAnsi="Arial" w:cs="Arial"/>
          <w:sz w:val="24"/>
          <w:szCs w:val="24"/>
        </w:rPr>
      </w:pPr>
      <w:r w:rsidRPr="00FE1278">
        <w:rPr>
          <w:rFonts w:ascii="Arial" w:hAnsi="Arial" w:cs="Arial"/>
          <w:noProof/>
          <w:sz w:val="24"/>
          <w:szCs w:val="24"/>
        </w:rPr>
        <w:drawing>
          <wp:inline distT="0" distB="0" distL="0" distR="0" wp14:anchorId="2254C385" wp14:editId="28DD871B">
            <wp:extent cx="5556813" cy="382333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6554" cy="3836918"/>
                    </a:xfrm>
                    <a:prstGeom prst="rect">
                      <a:avLst/>
                    </a:prstGeom>
                    <a:noFill/>
                  </pic:spPr>
                </pic:pic>
              </a:graphicData>
            </a:graphic>
          </wp:inline>
        </w:drawing>
      </w:r>
    </w:p>
    <w:p w14:paraId="507ECCE2" w14:textId="77777777" w:rsidR="00A36CF8" w:rsidRPr="0086593C" w:rsidRDefault="00A36CF8" w:rsidP="00A36CF8">
      <w:pPr>
        <w:jc w:val="center"/>
        <w:rPr>
          <w:rFonts w:ascii="Arial Narrow" w:hAnsi="Arial Narrow" w:cs="Calibri"/>
        </w:rPr>
      </w:pPr>
      <w:r>
        <w:rPr>
          <w:rFonts w:ascii="Arial Narrow" w:hAnsi="Arial Narrow" w:cs="Calibri"/>
        </w:rPr>
        <w:t>Cuadro n°1. Estructura orgánica</w:t>
      </w:r>
      <w:r w:rsidRPr="00FE2E3D">
        <w:rPr>
          <w:rFonts w:ascii="Arial Narrow" w:hAnsi="Arial Narrow" w:cs="Calibri"/>
        </w:rPr>
        <w:t>. Fuente: Dirección Hospital</w:t>
      </w:r>
    </w:p>
    <w:p w14:paraId="2B86CBC6" w14:textId="77777777" w:rsidR="00930058" w:rsidRDefault="00930058" w:rsidP="00F436E3">
      <w:pPr>
        <w:spacing w:line="240" w:lineRule="auto"/>
        <w:jc w:val="both"/>
        <w:rPr>
          <w:rFonts w:ascii="Arial" w:hAnsi="Arial" w:cs="Arial"/>
          <w:sz w:val="24"/>
          <w:szCs w:val="24"/>
        </w:rPr>
      </w:pPr>
    </w:p>
    <w:p w14:paraId="6D444451" w14:textId="77777777" w:rsidR="000A7361" w:rsidRDefault="000A7361" w:rsidP="00F436E3">
      <w:pPr>
        <w:spacing w:line="240" w:lineRule="auto"/>
        <w:jc w:val="both"/>
        <w:rPr>
          <w:rFonts w:ascii="Arial" w:hAnsi="Arial" w:cs="Arial"/>
          <w:sz w:val="24"/>
          <w:szCs w:val="24"/>
        </w:rPr>
      </w:pPr>
    </w:p>
    <w:p w14:paraId="6EFDCC03" w14:textId="77777777" w:rsidR="000A7361" w:rsidRDefault="000A7361" w:rsidP="00F436E3">
      <w:pPr>
        <w:spacing w:line="240" w:lineRule="auto"/>
        <w:jc w:val="both"/>
        <w:rPr>
          <w:rFonts w:ascii="Arial" w:hAnsi="Arial" w:cs="Arial"/>
          <w:sz w:val="24"/>
          <w:szCs w:val="24"/>
        </w:rPr>
      </w:pPr>
    </w:p>
    <w:p w14:paraId="19888135" w14:textId="77777777" w:rsidR="000A7361" w:rsidRDefault="000A7361" w:rsidP="00F436E3">
      <w:pPr>
        <w:spacing w:line="240" w:lineRule="auto"/>
        <w:jc w:val="both"/>
        <w:rPr>
          <w:rFonts w:ascii="Arial" w:hAnsi="Arial" w:cs="Arial"/>
          <w:sz w:val="24"/>
          <w:szCs w:val="24"/>
        </w:rPr>
      </w:pPr>
    </w:p>
    <w:p w14:paraId="24D19A4F" w14:textId="77777777" w:rsidR="000A7361" w:rsidRDefault="000A7361" w:rsidP="00F436E3">
      <w:pPr>
        <w:spacing w:line="240" w:lineRule="auto"/>
        <w:jc w:val="both"/>
        <w:rPr>
          <w:rFonts w:ascii="Arial" w:hAnsi="Arial" w:cs="Arial"/>
          <w:sz w:val="24"/>
          <w:szCs w:val="24"/>
        </w:rPr>
      </w:pPr>
    </w:p>
    <w:p w14:paraId="18198A30" w14:textId="77777777" w:rsidR="000A7361" w:rsidRDefault="000A7361" w:rsidP="00F436E3">
      <w:pPr>
        <w:spacing w:line="240" w:lineRule="auto"/>
        <w:jc w:val="both"/>
        <w:rPr>
          <w:rFonts w:ascii="Arial" w:hAnsi="Arial" w:cs="Arial"/>
          <w:sz w:val="24"/>
          <w:szCs w:val="24"/>
        </w:rPr>
      </w:pPr>
    </w:p>
    <w:p w14:paraId="26D723D6" w14:textId="77777777" w:rsidR="0085162D" w:rsidRDefault="0085162D" w:rsidP="00F436E3">
      <w:pPr>
        <w:spacing w:line="240" w:lineRule="auto"/>
        <w:jc w:val="both"/>
        <w:rPr>
          <w:rFonts w:ascii="Arial" w:hAnsi="Arial" w:cs="Arial"/>
          <w:sz w:val="24"/>
          <w:szCs w:val="24"/>
        </w:rPr>
      </w:pPr>
    </w:p>
    <w:p w14:paraId="26869EC3" w14:textId="77777777" w:rsidR="0085162D" w:rsidRDefault="0085162D" w:rsidP="00F436E3">
      <w:pPr>
        <w:spacing w:line="240" w:lineRule="auto"/>
        <w:jc w:val="both"/>
        <w:rPr>
          <w:rFonts w:ascii="Arial" w:hAnsi="Arial" w:cs="Arial"/>
          <w:sz w:val="24"/>
          <w:szCs w:val="24"/>
        </w:rPr>
      </w:pPr>
    </w:p>
    <w:p w14:paraId="15856666" w14:textId="77777777" w:rsidR="0085162D" w:rsidRDefault="0085162D" w:rsidP="00F436E3">
      <w:pPr>
        <w:spacing w:line="240" w:lineRule="auto"/>
        <w:jc w:val="both"/>
        <w:rPr>
          <w:rFonts w:ascii="Arial" w:hAnsi="Arial" w:cs="Arial"/>
          <w:sz w:val="24"/>
          <w:szCs w:val="24"/>
        </w:rPr>
      </w:pPr>
    </w:p>
    <w:p w14:paraId="39B61C70" w14:textId="77777777" w:rsidR="0085162D" w:rsidRDefault="0085162D" w:rsidP="00F436E3">
      <w:pPr>
        <w:spacing w:line="240" w:lineRule="auto"/>
        <w:jc w:val="both"/>
        <w:rPr>
          <w:rFonts w:ascii="Arial" w:hAnsi="Arial" w:cs="Arial"/>
          <w:sz w:val="24"/>
          <w:szCs w:val="24"/>
        </w:rPr>
      </w:pPr>
    </w:p>
    <w:p w14:paraId="1A6DD62C" w14:textId="77777777" w:rsidR="00930058" w:rsidRPr="00FE1278" w:rsidRDefault="00930058" w:rsidP="00F436E3">
      <w:pPr>
        <w:spacing w:line="240" w:lineRule="auto"/>
        <w:jc w:val="both"/>
        <w:rPr>
          <w:rFonts w:ascii="Arial" w:hAnsi="Arial" w:cs="Arial"/>
          <w:sz w:val="24"/>
          <w:szCs w:val="24"/>
        </w:rPr>
      </w:pPr>
    </w:p>
    <w:p w14:paraId="02BE1587" w14:textId="77777777" w:rsidR="007E7B0C" w:rsidRDefault="001F2408" w:rsidP="00F436E3">
      <w:pPr>
        <w:pStyle w:val="Ttulo2"/>
        <w:numPr>
          <w:ilvl w:val="2"/>
          <w:numId w:val="3"/>
        </w:numPr>
        <w:spacing w:line="240" w:lineRule="auto"/>
        <w:ind w:left="0" w:firstLine="0"/>
        <w:jc w:val="both"/>
        <w:rPr>
          <w:rFonts w:ascii="Arial" w:hAnsi="Arial" w:cs="Arial"/>
          <w:b/>
          <w:color w:val="000000" w:themeColor="text1"/>
          <w:sz w:val="24"/>
          <w:szCs w:val="24"/>
        </w:rPr>
      </w:pPr>
      <w:bookmarkStart w:id="22" w:name="_Toc301700573"/>
      <w:r w:rsidRPr="00FE1278">
        <w:rPr>
          <w:rFonts w:ascii="Arial" w:hAnsi="Arial" w:cs="Arial"/>
          <w:b/>
          <w:color w:val="000000" w:themeColor="text1"/>
          <w:sz w:val="24"/>
          <w:szCs w:val="24"/>
        </w:rPr>
        <w:t xml:space="preserve">ORGANIGRAMA </w:t>
      </w:r>
      <w:r w:rsidR="001D46F2" w:rsidRPr="00FE1278">
        <w:rPr>
          <w:rFonts w:ascii="Arial" w:hAnsi="Arial" w:cs="Arial"/>
          <w:b/>
          <w:color w:val="000000" w:themeColor="text1"/>
          <w:sz w:val="24"/>
          <w:szCs w:val="24"/>
        </w:rPr>
        <w:t>IBM</w:t>
      </w:r>
      <w:bookmarkEnd w:id="22"/>
    </w:p>
    <w:p w14:paraId="514C90B8" w14:textId="77777777" w:rsidR="000A7361" w:rsidRPr="000A7361" w:rsidRDefault="000A7361" w:rsidP="000A7361"/>
    <w:p w14:paraId="0158B0ED" w14:textId="77777777" w:rsidR="007E7B0C" w:rsidRPr="00FE1278" w:rsidRDefault="007E7B0C" w:rsidP="00F436E3">
      <w:pPr>
        <w:spacing w:line="240" w:lineRule="auto"/>
        <w:jc w:val="both"/>
        <w:rPr>
          <w:rFonts w:ascii="Arial" w:hAnsi="Arial" w:cs="Arial"/>
          <w:sz w:val="24"/>
          <w:szCs w:val="24"/>
        </w:rPr>
      </w:pPr>
      <w:r w:rsidRPr="00FE1278">
        <w:rPr>
          <w:rFonts w:ascii="Arial" w:hAnsi="Arial" w:cs="Arial"/>
          <w:noProof/>
          <w:sz w:val="24"/>
          <w:szCs w:val="24"/>
        </w:rPr>
        <w:drawing>
          <wp:inline distT="0" distB="0" distL="0" distR="0" wp14:anchorId="5594DCB7" wp14:editId="4AE44460">
            <wp:extent cx="5556813" cy="4474719"/>
            <wp:effectExtent l="0" t="0" r="635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8504" cy="4492186"/>
                    </a:xfrm>
                    <a:prstGeom prst="rect">
                      <a:avLst/>
                    </a:prstGeom>
                    <a:noFill/>
                  </pic:spPr>
                </pic:pic>
              </a:graphicData>
            </a:graphic>
          </wp:inline>
        </w:drawing>
      </w:r>
    </w:p>
    <w:p w14:paraId="4288228E" w14:textId="77777777" w:rsidR="00A36CF8" w:rsidRPr="0086593C" w:rsidRDefault="00A36CF8" w:rsidP="00A36CF8">
      <w:pPr>
        <w:jc w:val="center"/>
        <w:rPr>
          <w:rFonts w:ascii="Arial Narrow" w:hAnsi="Arial Narrow" w:cs="Calibri"/>
        </w:rPr>
      </w:pPr>
      <w:r>
        <w:rPr>
          <w:rFonts w:ascii="Arial Narrow" w:hAnsi="Arial Narrow" w:cs="Calibri"/>
        </w:rPr>
        <w:t>Cuadro n°2. Organigrama IBM</w:t>
      </w:r>
      <w:r w:rsidR="00EC42AA">
        <w:rPr>
          <w:rFonts w:ascii="Arial Narrow" w:hAnsi="Arial Narrow" w:cs="Calibri"/>
        </w:rPr>
        <w:t xml:space="preserve"> - Estructural</w:t>
      </w:r>
      <w:r w:rsidRPr="00FE2E3D">
        <w:rPr>
          <w:rFonts w:ascii="Arial Narrow" w:hAnsi="Arial Narrow" w:cs="Calibri"/>
        </w:rPr>
        <w:t xml:space="preserve">. Fuente: </w:t>
      </w:r>
      <w:r>
        <w:rPr>
          <w:rFonts w:ascii="Arial Narrow" w:hAnsi="Arial Narrow" w:cs="Calibri"/>
        </w:rPr>
        <w:t>Elaboración propia</w:t>
      </w:r>
    </w:p>
    <w:p w14:paraId="7BA26CBD" w14:textId="77777777" w:rsidR="007E7B0C" w:rsidRPr="00FE1278" w:rsidRDefault="007E7B0C" w:rsidP="00F436E3">
      <w:pPr>
        <w:spacing w:line="240" w:lineRule="auto"/>
        <w:jc w:val="both"/>
        <w:rPr>
          <w:rFonts w:ascii="Arial" w:hAnsi="Arial" w:cs="Arial"/>
          <w:sz w:val="24"/>
          <w:szCs w:val="24"/>
        </w:rPr>
      </w:pPr>
    </w:p>
    <w:p w14:paraId="21327B15" w14:textId="77777777" w:rsidR="001D46F2" w:rsidRPr="00FE1278" w:rsidRDefault="001D46F2" w:rsidP="00F436E3">
      <w:pPr>
        <w:spacing w:line="240" w:lineRule="auto"/>
        <w:jc w:val="both"/>
        <w:rPr>
          <w:rFonts w:ascii="Arial" w:hAnsi="Arial" w:cs="Arial"/>
          <w:sz w:val="24"/>
          <w:szCs w:val="24"/>
        </w:rPr>
      </w:pPr>
      <w:r w:rsidRPr="00FE1278">
        <w:rPr>
          <w:rFonts w:ascii="Arial" w:hAnsi="Arial" w:cs="Arial"/>
          <w:noProof/>
          <w:sz w:val="24"/>
          <w:szCs w:val="24"/>
        </w:rPr>
        <w:lastRenderedPageBreak/>
        <w:drawing>
          <wp:inline distT="0" distB="0" distL="0" distR="0" wp14:anchorId="3220064B" wp14:editId="119E48E9">
            <wp:extent cx="5625393" cy="3835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2136" cy="3846815"/>
                    </a:xfrm>
                    <a:prstGeom prst="rect">
                      <a:avLst/>
                    </a:prstGeom>
                    <a:noFill/>
                  </pic:spPr>
                </pic:pic>
              </a:graphicData>
            </a:graphic>
          </wp:inline>
        </w:drawing>
      </w:r>
      <w:r w:rsidRPr="00FE1278">
        <w:rPr>
          <w:rFonts w:ascii="Arial" w:hAnsi="Arial" w:cs="Arial"/>
          <w:sz w:val="24"/>
          <w:szCs w:val="24"/>
        </w:rPr>
        <w:t xml:space="preserve"> </w:t>
      </w:r>
    </w:p>
    <w:p w14:paraId="28A8A82D" w14:textId="77777777" w:rsidR="00A36CF8" w:rsidRPr="0086593C" w:rsidRDefault="00A36CF8" w:rsidP="00A36CF8">
      <w:pPr>
        <w:jc w:val="center"/>
        <w:rPr>
          <w:rFonts w:ascii="Arial Narrow" w:hAnsi="Arial Narrow" w:cs="Calibri"/>
        </w:rPr>
      </w:pPr>
      <w:r>
        <w:rPr>
          <w:rFonts w:ascii="Arial Narrow" w:hAnsi="Arial Narrow" w:cs="Calibri"/>
        </w:rPr>
        <w:t>Cuadro n°3. Organigrama IBM</w:t>
      </w:r>
      <w:r w:rsidR="00EC42AA">
        <w:rPr>
          <w:rFonts w:ascii="Arial Narrow" w:hAnsi="Arial Narrow" w:cs="Calibri"/>
        </w:rPr>
        <w:t xml:space="preserve"> - Funcional </w:t>
      </w:r>
      <w:r w:rsidRPr="00FE2E3D">
        <w:rPr>
          <w:rFonts w:ascii="Arial Narrow" w:hAnsi="Arial Narrow" w:cs="Calibri"/>
        </w:rPr>
        <w:t xml:space="preserve">. Fuente: </w:t>
      </w:r>
      <w:r>
        <w:rPr>
          <w:rFonts w:ascii="Arial Narrow" w:hAnsi="Arial Narrow" w:cs="Calibri"/>
        </w:rPr>
        <w:t>Elaboración propia</w:t>
      </w:r>
    </w:p>
    <w:p w14:paraId="69488E20" w14:textId="77777777" w:rsidR="001D46F2" w:rsidRDefault="001D46F2" w:rsidP="00F436E3">
      <w:pPr>
        <w:spacing w:line="240" w:lineRule="auto"/>
        <w:jc w:val="both"/>
        <w:rPr>
          <w:rFonts w:ascii="Arial" w:hAnsi="Arial" w:cs="Arial"/>
          <w:sz w:val="24"/>
          <w:szCs w:val="24"/>
          <w:lang w:val="es-CL"/>
        </w:rPr>
      </w:pPr>
    </w:p>
    <w:p w14:paraId="1F816247" w14:textId="77777777" w:rsidR="000A7361" w:rsidRPr="00FE1278" w:rsidRDefault="000A7361" w:rsidP="00F436E3">
      <w:pPr>
        <w:spacing w:line="240" w:lineRule="auto"/>
        <w:jc w:val="both"/>
        <w:rPr>
          <w:rFonts w:ascii="Arial" w:hAnsi="Arial" w:cs="Arial"/>
          <w:sz w:val="24"/>
          <w:szCs w:val="24"/>
          <w:lang w:val="es-CL"/>
        </w:rPr>
      </w:pPr>
    </w:p>
    <w:p w14:paraId="41A412E9" w14:textId="77777777" w:rsidR="001D46F2" w:rsidRPr="00FE1278" w:rsidRDefault="001D46F2" w:rsidP="003C1E36">
      <w:pPr>
        <w:pStyle w:val="Ttulo2"/>
        <w:numPr>
          <w:ilvl w:val="2"/>
          <w:numId w:val="3"/>
        </w:numPr>
        <w:spacing w:line="240" w:lineRule="auto"/>
        <w:ind w:left="0" w:firstLine="0"/>
        <w:jc w:val="both"/>
        <w:rPr>
          <w:rFonts w:ascii="Arial" w:hAnsi="Arial" w:cs="Arial"/>
          <w:b/>
          <w:color w:val="000000" w:themeColor="text1"/>
          <w:sz w:val="24"/>
          <w:szCs w:val="24"/>
        </w:rPr>
      </w:pPr>
      <w:bookmarkStart w:id="23" w:name="_Toc301700577"/>
      <w:r w:rsidRPr="00FE1278">
        <w:rPr>
          <w:rFonts w:ascii="Arial" w:hAnsi="Arial" w:cs="Arial"/>
          <w:b/>
          <w:color w:val="000000" w:themeColor="text1"/>
          <w:sz w:val="24"/>
          <w:szCs w:val="24"/>
        </w:rPr>
        <w:t>DESCRIPCIÓN DE FUNCIONES</w:t>
      </w:r>
      <w:bookmarkEnd w:id="23"/>
    </w:p>
    <w:p w14:paraId="4E765BAC" w14:textId="77777777" w:rsidR="001D46F2" w:rsidRPr="00FE1278" w:rsidRDefault="001D46F2" w:rsidP="00F436E3">
      <w:pPr>
        <w:spacing w:line="240" w:lineRule="auto"/>
        <w:jc w:val="both"/>
        <w:rPr>
          <w:rFonts w:ascii="Arial" w:hAnsi="Arial" w:cs="Arial"/>
          <w:sz w:val="24"/>
          <w:szCs w:val="24"/>
        </w:rPr>
      </w:pPr>
    </w:p>
    <w:p w14:paraId="2DA7A5F5" w14:textId="77777777" w:rsidR="001D46F2" w:rsidRPr="00FE1278" w:rsidRDefault="001D46F2" w:rsidP="00F436E3">
      <w:pPr>
        <w:spacing w:line="240" w:lineRule="auto"/>
        <w:jc w:val="both"/>
        <w:rPr>
          <w:rFonts w:ascii="Arial" w:hAnsi="Arial" w:cs="Arial"/>
          <w:sz w:val="24"/>
          <w:szCs w:val="24"/>
        </w:rPr>
      </w:pPr>
      <w:r w:rsidRPr="00FE1278">
        <w:rPr>
          <w:rFonts w:ascii="Arial" w:hAnsi="Arial" w:cs="Arial"/>
          <w:sz w:val="24"/>
          <w:szCs w:val="24"/>
        </w:rPr>
        <w:t>Con el fin de complementar y d</w:t>
      </w:r>
      <w:r w:rsidR="0085162D">
        <w:rPr>
          <w:rFonts w:ascii="Arial" w:hAnsi="Arial" w:cs="Arial"/>
          <w:sz w:val="24"/>
          <w:szCs w:val="24"/>
        </w:rPr>
        <w:t>elimitar funciones, se describen</w:t>
      </w:r>
      <w:r w:rsidRPr="00FE1278">
        <w:rPr>
          <w:rFonts w:ascii="Arial" w:hAnsi="Arial" w:cs="Arial"/>
          <w:sz w:val="24"/>
          <w:szCs w:val="24"/>
        </w:rPr>
        <w:t>:</w:t>
      </w:r>
    </w:p>
    <w:p w14:paraId="139684FE" w14:textId="77777777" w:rsidR="001D46F2" w:rsidRPr="00FE1278" w:rsidRDefault="001D46F2" w:rsidP="00F436E3">
      <w:pPr>
        <w:spacing w:line="240" w:lineRule="auto"/>
        <w:jc w:val="both"/>
        <w:rPr>
          <w:rFonts w:ascii="Arial" w:hAnsi="Arial" w:cs="Arial"/>
          <w:sz w:val="24"/>
          <w:szCs w:val="24"/>
        </w:rPr>
      </w:pPr>
    </w:p>
    <w:p w14:paraId="1078C7B6" w14:textId="77777777" w:rsidR="001D46F2" w:rsidRPr="00FE1278" w:rsidRDefault="001D46F2" w:rsidP="003C1E36">
      <w:pPr>
        <w:pStyle w:val="Ttulo2"/>
        <w:numPr>
          <w:ilvl w:val="3"/>
          <w:numId w:val="3"/>
        </w:numPr>
        <w:spacing w:line="240" w:lineRule="auto"/>
        <w:ind w:left="0" w:firstLine="0"/>
        <w:jc w:val="both"/>
        <w:rPr>
          <w:rFonts w:ascii="Arial" w:hAnsi="Arial" w:cs="Arial"/>
          <w:b/>
          <w:color w:val="000000" w:themeColor="text1"/>
          <w:sz w:val="24"/>
          <w:szCs w:val="24"/>
        </w:rPr>
      </w:pPr>
      <w:bookmarkStart w:id="24" w:name="_Toc301700578"/>
      <w:r w:rsidRPr="00FE1278">
        <w:rPr>
          <w:rFonts w:ascii="Arial" w:hAnsi="Arial" w:cs="Arial"/>
          <w:b/>
          <w:color w:val="000000" w:themeColor="text1"/>
          <w:sz w:val="24"/>
          <w:szCs w:val="24"/>
        </w:rPr>
        <w:t>JEFATURA DE IN</w:t>
      </w:r>
      <w:r w:rsidR="008B663E" w:rsidRPr="00FE1278">
        <w:rPr>
          <w:rFonts w:ascii="Arial" w:hAnsi="Arial" w:cs="Arial"/>
          <w:b/>
          <w:color w:val="000000" w:themeColor="text1"/>
          <w:sz w:val="24"/>
          <w:szCs w:val="24"/>
        </w:rPr>
        <w:t>GENIERÍA BIOMÉDICA (</w:t>
      </w:r>
      <w:r w:rsidRPr="00FE1278">
        <w:rPr>
          <w:rFonts w:ascii="Arial" w:hAnsi="Arial" w:cs="Arial"/>
          <w:b/>
          <w:color w:val="000000" w:themeColor="text1"/>
          <w:sz w:val="24"/>
          <w:szCs w:val="24"/>
        </w:rPr>
        <w:t>IBM – 001)</w:t>
      </w:r>
      <w:bookmarkEnd w:id="24"/>
      <w:r w:rsidRPr="00FE1278">
        <w:rPr>
          <w:rFonts w:ascii="Arial" w:hAnsi="Arial" w:cs="Arial"/>
          <w:b/>
          <w:color w:val="000000" w:themeColor="text1"/>
          <w:sz w:val="24"/>
          <w:szCs w:val="24"/>
        </w:rPr>
        <w:t xml:space="preserve"> </w:t>
      </w:r>
    </w:p>
    <w:p w14:paraId="049256E1" w14:textId="77777777" w:rsidR="001D46F2" w:rsidRPr="00FE1278" w:rsidRDefault="001D46F2" w:rsidP="00F436E3">
      <w:pPr>
        <w:spacing w:line="240" w:lineRule="auto"/>
        <w:jc w:val="both"/>
        <w:rPr>
          <w:rFonts w:ascii="Arial" w:hAnsi="Arial" w:cs="Arial"/>
          <w:sz w:val="24"/>
          <w:szCs w:val="24"/>
        </w:rPr>
      </w:pPr>
    </w:p>
    <w:p w14:paraId="7D1BAD55" w14:textId="77777777" w:rsidR="001D46F2" w:rsidRPr="00FE1278" w:rsidRDefault="001D46F2" w:rsidP="00F436E3">
      <w:pPr>
        <w:spacing w:line="240" w:lineRule="auto"/>
        <w:jc w:val="both"/>
        <w:rPr>
          <w:rFonts w:ascii="Arial" w:hAnsi="Arial" w:cs="Arial"/>
          <w:sz w:val="24"/>
          <w:szCs w:val="24"/>
        </w:rPr>
      </w:pPr>
      <w:r w:rsidRPr="00FE1278">
        <w:rPr>
          <w:rFonts w:ascii="Arial" w:hAnsi="Arial" w:cs="Arial"/>
          <w:sz w:val="24"/>
          <w:szCs w:val="24"/>
        </w:rPr>
        <w:t>Funciones:</w:t>
      </w:r>
    </w:p>
    <w:p w14:paraId="29D58D8B"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Dirigir el actuar de</w:t>
      </w:r>
      <w:r w:rsidR="00017090">
        <w:rPr>
          <w:rFonts w:ascii="Arial" w:hAnsi="Arial" w:cs="Arial"/>
          <w:sz w:val="24"/>
          <w:szCs w:val="24"/>
        </w:rPr>
        <w:t xml:space="preserve">l </w:t>
      </w:r>
      <w:r w:rsidR="00422C61">
        <w:rPr>
          <w:rFonts w:ascii="Arial" w:hAnsi="Arial" w:cs="Arial"/>
          <w:sz w:val="24"/>
          <w:szCs w:val="24"/>
        </w:rPr>
        <w:t>Subdepartamento</w:t>
      </w:r>
      <w:r w:rsidRPr="00FE1278">
        <w:rPr>
          <w:rFonts w:ascii="Arial" w:hAnsi="Arial" w:cs="Arial"/>
          <w:sz w:val="24"/>
          <w:szCs w:val="24"/>
        </w:rPr>
        <w:t xml:space="preserve"> de Ingeniería Biomédica, planificando, controlando y desarrollando los programas de las revisiones preventivas y acciones correctivas que aseguren el óptimo funcionamiento de los </w:t>
      </w:r>
      <w:r w:rsidR="001F2408" w:rsidRPr="00FE1278">
        <w:rPr>
          <w:rFonts w:ascii="Arial" w:hAnsi="Arial" w:cs="Arial"/>
          <w:iCs/>
          <w:color w:val="000000"/>
          <w:sz w:val="24"/>
          <w:szCs w:val="24"/>
          <w:lang w:val="es-CL"/>
        </w:rPr>
        <w:t>Equipos</w:t>
      </w:r>
      <w:r w:rsidRPr="00FE1278">
        <w:rPr>
          <w:rFonts w:ascii="Arial" w:hAnsi="Arial" w:cs="Arial"/>
          <w:iCs/>
          <w:color w:val="000000"/>
          <w:sz w:val="24"/>
          <w:szCs w:val="24"/>
          <w:lang w:val="es-CL"/>
        </w:rPr>
        <w:t xml:space="preserve"> Médicos</w:t>
      </w:r>
      <w:r w:rsidRPr="00FE1278">
        <w:rPr>
          <w:rFonts w:ascii="Arial" w:hAnsi="Arial" w:cs="Arial"/>
          <w:sz w:val="24"/>
          <w:szCs w:val="24"/>
        </w:rPr>
        <w:t xml:space="preserve"> del servicio clínico a su cargo.</w:t>
      </w:r>
    </w:p>
    <w:p w14:paraId="00A3C41F" w14:textId="77777777" w:rsidR="001D46F2" w:rsidRPr="00FE1278" w:rsidRDefault="0085162D" w:rsidP="00F436E3">
      <w:pPr>
        <w:numPr>
          <w:ilvl w:val="0"/>
          <w:numId w:val="6"/>
        </w:numPr>
        <w:tabs>
          <w:tab w:val="clear" w:pos="2136"/>
        </w:tabs>
        <w:spacing w:after="0" w:line="240" w:lineRule="auto"/>
        <w:ind w:left="709" w:hanging="425"/>
        <w:jc w:val="both"/>
        <w:rPr>
          <w:rFonts w:ascii="Arial" w:hAnsi="Arial" w:cs="Arial"/>
          <w:sz w:val="24"/>
          <w:szCs w:val="24"/>
        </w:rPr>
      </w:pPr>
      <w:r>
        <w:rPr>
          <w:rFonts w:ascii="Arial" w:hAnsi="Arial" w:cs="Arial"/>
          <w:sz w:val="24"/>
          <w:szCs w:val="24"/>
        </w:rPr>
        <w:lastRenderedPageBreak/>
        <w:t>Responsable de la g</w:t>
      </w:r>
      <w:r w:rsidR="001D46F2" w:rsidRPr="00FE1278">
        <w:rPr>
          <w:rFonts w:ascii="Arial" w:hAnsi="Arial" w:cs="Arial"/>
          <w:sz w:val="24"/>
          <w:szCs w:val="24"/>
        </w:rPr>
        <w:t xml:space="preserve">estión de los contratos de mantenimiento de </w:t>
      </w:r>
      <w:r w:rsidR="001F2408" w:rsidRPr="00FE1278">
        <w:rPr>
          <w:rFonts w:ascii="Arial" w:hAnsi="Arial" w:cs="Arial"/>
          <w:iCs/>
          <w:color w:val="000000"/>
          <w:sz w:val="24"/>
          <w:szCs w:val="24"/>
          <w:lang w:val="es-CL"/>
        </w:rPr>
        <w:t>Equipos</w:t>
      </w:r>
      <w:r w:rsidR="001D46F2" w:rsidRPr="00FE1278">
        <w:rPr>
          <w:rFonts w:ascii="Arial" w:hAnsi="Arial" w:cs="Arial"/>
          <w:iCs/>
          <w:color w:val="000000"/>
          <w:sz w:val="24"/>
          <w:szCs w:val="24"/>
          <w:lang w:val="es-CL"/>
        </w:rPr>
        <w:t xml:space="preserve"> Médicos</w:t>
      </w:r>
      <w:r w:rsidR="001D46F2" w:rsidRPr="00FE1278">
        <w:rPr>
          <w:rFonts w:ascii="Arial" w:hAnsi="Arial" w:cs="Arial"/>
          <w:sz w:val="24"/>
          <w:szCs w:val="24"/>
        </w:rPr>
        <w:t xml:space="preserve"> realizados con empresas del sector, verificando en todo momento el cumplimiento de los mismos.</w:t>
      </w:r>
    </w:p>
    <w:p w14:paraId="25A79CB3" w14:textId="77777777" w:rsidR="001D46F2" w:rsidRPr="00FE1278" w:rsidRDefault="00495E8F" w:rsidP="00F436E3">
      <w:pPr>
        <w:numPr>
          <w:ilvl w:val="0"/>
          <w:numId w:val="6"/>
        </w:numPr>
        <w:tabs>
          <w:tab w:val="clear" w:pos="2136"/>
        </w:tabs>
        <w:spacing w:after="0" w:line="240" w:lineRule="auto"/>
        <w:ind w:left="709" w:hanging="425"/>
        <w:jc w:val="both"/>
        <w:rPr>
          <w:rFonts w:ascii="Arial" w:hAnsi="Arial" w:cs="Arial"/>
          <w:sz w:val="24"/>
          <w:szCs w:val="24"/>
        </w:rPr>
      </w:pPr>
      <w:r>
        <w:rPr>
          <w:rFonts w:ascii="Arial" w:hAnsi="Arial" w:cs="Arial"/>
          <w:sz w:val="24"/>
          <w:szCs w:val="24"/>
        </w:rPr>
        <w:t>Revisa periódicamente con</w:t>
      </w:r>
      <w:r w:rsidR="001D46F2" w:rsidRPr="00FE1278">
        <w:rPr>
          <w:rFonts w:ascii="Arial" w:hAnsi="Arial" w:cs="Arial"/>
          <w:sz w:val="24"/>
          <w:szCs w:val="24"/>
        </w:rPr>
        <w:t xml:space="preserve"> </w:t>
      </w:r>
      <w:r>
        <w:rPr>
          <w:rFonts w:ascii="Arial" w:hAnsi="Arial" w:cs="Arial"/>
          <w:sz w:val="24"/>
          <w:szCs w:val="24"/>
        </w:rPr>
        <w:t>la</w:t>
      </w:r>
      <w:r w:rsidR="001D46F2" w:rsidRPr="00FE1278">
        <w:rPr>
          <w:rFonts w:ascii="Arial" w:hAnsi="Arial" w:cs="Arial"/>
          <w:sz w:val="24"/>
          <w:szCs w:val="24"/>
        </w:rPr>
        <w:t xml:space="preserve"> Unidad de Activos fijos </w:t>
      </w:r>
      <w:r>
        <w:rPr>
          <w:rFonts w:ascii="Arial" w:hAnsi="Arial" w:cs="Arial"/>
          <w:sz w:val="24"/>
          <w:szCs w:val="24"/>
        </w:rPr>
        <w:t>sobre las existencias de Equipos Médicos y su asignación vigente a Servicios Clínicos.</w:t>
      </w:r>
    </w:p>
    <w:p w14:paraId="2A3344CA" w14:textId="77777777" w:rsidR="001D46F2" w:rsidRPr="00FE1278" w:rsidRDefault="0085162D" w:rsidP="00F436E3">
      <w:pPr>
        <w:numPr>
          <w:ilvl w:val="0"/>
          <w:numId w:val="6"/>
        </w:numPr>
        <w:tabs>
          <w:tab w:val="clear" w:pos="2136"/>
        </w:tabs>
        <w:spacing w:after="0" w:line="240" w:lineRule="auto"/>
        <w:ind w:left="709" w:hanging="425"/>
        <w:jc w:val="both"/>
        <w:rPr>
          <w:rFonts w:ascii="Arial" w:hAnsi="Arial" w:cs="Arial"/>
          <w:sz w:val="24"/>
          <w:szCs w:val="24"/>
        </w:rPr>
      </w:pPr>
      <w:r>
        <w:rPr>
          <w:rFonts w:ascii="Arial" w:hAnsi="Arial" w:cs="Arial"/>
          <w:sz w:val="24"/>
          <w:szCs w:val="24"/>
        </w:rPr>
        <w:t>Colaboración en la c</w:t>
      </w:r>
      <w:r w:rsidR="001D46F2" w:rsidRPr="00FE1278">
        <w:rPr>
          <w:rFonts w:ascii="Arial" w:hAnsi="Arial" w:cs="Arial"/>
          <w:sz w:val="24"/>
          <w:szCs w:val="24"/>
        </w:rPr>
        <w:t xml:space="preserve">oordinación y programación de cursos de formación del personal técnico, clínico y médico, en la óptima y adecuada aplicación de los </w:t>
      </w:r>
      <w:r w:rsidR="001F2408" w:rsidRPr="00FE1278">
        <w:rPr>
          <w:rFonts w:ascii="Arial" w:hAnsi="Arial" w:cs="Arial"/>
          <w:iCs/>
          <w:color w:val="000000"/>
          <w:sz w:val="24"/>
          <w:szCs w:val="24"/>
          <w:lang w:val="es-CL"/>
        </w:rPr>
        <w:t>Equipos</w:t>
      </w:r>
      <w:r w:rsidR="001D46F2" w:rsidRPr="00FE1278">
        <w:rPr>
          <w:rFonts w:ascii="Arial" w:hAnsi="Arial" w:cs="Arial"/>
          <w:iCs/>
          <w:color w:val="000000"/>
          <w:sz w:val="24"/>
          <w:szCs w:val="24"/>
          <w:lang w:val="es-CL"/>
        </w:rPr>
        <w:t xml:space="preserve"> Médicos</w:t>
      </w:r>
      <w:r w:rsidR="001D46F2" w:rsidRPr="00FE1278">
        <w:rPr>
          <w:rFonts w:ascii="Arial" w:hAnsi="Arial" w:cs="Arial"/>
          <w:sz w:val="24"/>
          <w:szCs w:val="24"/>
        </w:rPr>
        <w:t>.</w:t>
      </w:r>
    </w:p>
    <w:p w14:paraId="0BE2BC7C"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 xml:space="preserve">Asesoría técnica en Planes de Inversiones de </w:t>
      </w:r>
      <w:r w:rsidR="001F2408" w:rsidRPr="00FE1278">
        <w:rPr>
          <w:rFonts w:ascii="Arial" w:hAnsi="Arial" w:cs="Arial"/>
          <w:iCs/>
          <w:color w:val="000000"/>
          <w:sz w:val="24"/>
          <w:szCs w:val="24"/>
          <w:lang w:val="es-CL"/>
        </w:rPr>
        <w:t>Equipos</w:t>
      </w:r>
      <w:r w:rsidRPr="00FE1278">
        <w:rPr>
          <w:rFonts w:ascii="Arial" w:hAnsi="Arial" w:cs="Arial"/>
          <w:iCs/>
          <w:color w:val="000000"/>
          <w:sz w:val="24"/>
          <w:szCs w:val="24"/>
          <w:lang w:val="es-CL"/>
        </w:rPr>
        <w:t xml:space="preserve"> Médicos</w:t>
      </w:r>
      <w:r w:rsidRPr="00FE1278">
        <w:rPr>
          <w:rFonts w:ascii="Arial" w:hAnsi="Arial" w:cs="Arial"/>
          <w:sz w:val="24"/>
          <w:szCs w:val="24"/>
        </w:rPr>
        <w:t>.</w:t>
      </w:r>
    </w:p>
    <w:p w14:paraId="14659AA2"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 xml:space="preserve">Llevar a la práctica la normativa emanada por el Ministerio de Salud en lo referente a </w:t>
      </w:r>
      <w:r w:rsidR="001F2408" w:rsidRPr="00FE1278">
        <w:rPr>
          <w:rFonts w:ascii="Arial" w:hAnsi="Arial" w:cs="Arial"/>
          <w:iCs/>
          <w:color w:val="000000"/>
          <w:sz w:val="24"/>
          <w:szCs w:val="24"/>
          <w:lang w:val="es-CL"/>
        </w:rPr>
        <w:t>Equipos</w:t>
      </w:r>
      <w:r w:rsidRPr="00FE1278">
        <w:rPr>
          <w:rFonts w:ascii="Arial" w:hAnsi="Arial" w:cs="Arial"/>
          <w:iCs/>
          <w:color w:val="000000"/>
          <w:sz w:val="24"/>
          <w:szCs w:val="24"/>
          <w:lang w:val="es-CL"/>
        </w:rPr>
        <w:t xml:space="preserve"> Médicos</w:t>
      </w:r>
      <w:r w:rsidRPr="00FE1278">
        <w:rPr>
          <w:rFonts w:ascii="Arial" w:hAnsi="Arial" w:cs="Arial"/>
          <w:sz w:val="24"/>
          <w:szCs w:val="24"/>
        </w:rPr>
        <w:t>.</w:t>
      </w:r>
    </w:p>
    <w:p w14:paraId="18E9EFD0"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 xml:space="preserve">Define la Política de la Calidad de </w:t>
      </w:r>
      <w:r w:rsidR="00017090">
        <w:rPr>
          <w:rFonts w:ascii="Arial" w:hAnsi="Arial" w:cs="Arial"/>
          <w:sz w:val="24"/>
          <w:szCs w:val="24"/>
        </w:rPr>
        <w:t>IBM.</w:t>
      </w:r>
    </w:p>
    <w:p w14:paraId="61A1CE2C"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Revis</w:t>
      </w:r>
      <w:r w:rsidR="00017090">
        <w:rPr>
          <w:rFonts w:ascii="Arial" w:hAnsi="Arial" w:cs="Arial"/>
          <w:sz w:val="24"/>
          <w:szCs w:val="24"/>
        </w:rPr>
        <w:t>a y aprueba los Objetivos de IBM.</w:t>
      </w:r>
    </w:p>
    <w:p w14:paraId="176F5ABF"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Organiza y gestiona de la mejor manera posible los recursos</w:t>
      </w:r>
      <w:r w:rsidR="0085162D">
        <w:rPr>
          <w:rFonts w:ascii="Arial" w:hAnsi="Arial" w:cs="Arial"/>
          <w:sz w:val="24"/>
          <w:szCs w:val="24"/>
        </w:rPr>
        <w:t xml:space="preserve"> físicos, tecnológicos y humanos del Subdepartamento</w:t>
      </w:r>
      <w:r w:rsidRPr="00FE1278">
        <w:rPr>
          <w:rFonts w:ascii="Arial" w:hAnsi="Arial" w:cs="Arial"/>
          <w:sz w:val="24"/>
          <w:szCs w:val="24"/>
        </w:rPr>
        <w:t>.</w:t>
      </w:r>
    </w:p>
    <w:p w14:paraId="25F90AA2"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Aprueba el Manual Organizacional y visa los procedimientos y registros pertenecientes a este.</w:t>
      </w:r>
    </w:p>
    <w:p w14:paraId="5E19B9FF"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 xml:space="preserve">Promueve las </w:t>
      </w:r>
      <w:r w:rsidR="00017090">
        <w:rPr>
          <w:rFonts w:ascii="Arial" w:hAnsi="Arial" w:cs="Arial"/>
          <w:sz w:val="24"/>
          <w:szCs w:val="24"/>
        </w:rPr>
        <w:t>revisiones de los s</w:t>
      </w:r>
      <w:r w:rsidRPr="00FE1278">
        <w:rPr>
          <w:rFonts w:ascii="Arial" w:hAnsi="Arial" w:cs="Arial"/>
          <w:sz w:val="24"/>
          <w:szCs w:val="24"/>
        </w:rPr>
        <w:t xml:space="preserve">istemas de Gestión de la </w:t>
      </w:r>
      <w:r w:rsidR="00F436E3">
        <w:rPr>
          <w:rFonts w:ascii="Arial" w:hAnsi="Arial" w:cs="Arial"/>
          <w:sz w:val="24"/>
          <w:szCs w:val="24"/>
        </w:rPr>
        <w:t>IBM</w:t>
      </w:r>
      <w:r w:rsidRPr="00FE1278">
        <w:rPr>
          <w:rFonts w:ascii="Arial" w:hAnsi="Arial" w:cs="Arial"/>
          <w:sz w:val="24"/>
          <w:szCs w:val="24"/>
        </w:rPr>
        <w:t>.</w:t>
      </w:r>
    </w:p>
    <w:p w14:paraId="1C0160FA" w14:textId="77777777" w:rsidR="00E205F4" w:rsidRPr="00FE1278" w:rsidRDefault="00E205F4"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Dirige las reuniones referentes a la calidad y acreditación.</w:t>
      </w:r>
    </w:p>
    <w:p w14:paraId="7BF21B87" w14:textId="77777777" w:rsidR="00E205F4" w:rsidRPr="00FE1278" w:rsidRDefault="00E205F4"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Controla los documentos del Sistema de Gestión de la Calidad y Acreditación de prestadores de salud.</w:t>
      </w:r>
    </w:p>
    <w:p w14:paraId="1216F98A" w14:textId="77777777" w:rsidR="00E205F4" w:rsidRPr="00FE1278" w:rsidRDefault="00017090" w:rsidP="00F436E3">
      <w:pPr>
        <w:numPr>
          <w:ilvl w:val="0"/>
          <w:numId w:val="6"/>
        </w:numPr>
        <w:tabs>
          <w:tab w:val="clear" w:pos="2136"/>
        </w:tabs>
        <w:spacing w:after="0" w:line="240" w:lineRule="auto"/>
        <w:ind w:left="709" w:hanging="425"/>
        <w:jc w:val="both"/>
        <w:rPr>
          <w:rFonts w:ascii="Arial" w:hAnsi="Arial" w:cs="Arial"/>
          <w:sz w:val="24"/>
          <w:szCs w:val="24"/>
        </w:rPr>
      </w:pPr>
      <w:r>
        <w:rPr>
          <w:rFonts w:ascii="Arial" w:hAnsi="Arial" w:cs="Arial"/>
          <w:sz w:val="24"/>
          <w:szCs w:val="24"/>
        </w:rPr>
        <w:t>Define e instruye</w:t>
      </w:r>
      <w:r w:rsidR="00E205F4" w:rsidRPr="00FE1278">
        <w:rPr>
          <w:rFonts w:ascii="Arial" w:hAnsi="Arial" w:cs="Arial"/>
          <w:sz w:val="24"/>
          <w:szCs w:val="24"/>
        </w:rPr>
        <w:t xml:space="preserve"> protocolos y manuales necesarios para el proceso de acreditación de prestadores de Salud y Sistema de Gestión de la Calidad interna de la </w:t>
      </w:r>
      <w:r w:rsidR="00F436E3">
        <w:rPr>
          <w:rFonts w:ascii="Arial" w:hAnsi="Arial" w:cs="Arial"/>
          <w:sz w:val="24"/>
          <w:szCs w:val="24"/>
        </w:rPr>
        <w:t>IBM</w:t>
      </w:r>
      <w:r w:rsidR="00E205F4" w:rsidRPr="00FE1278">
        <w:rPr>
          <w:rFonts w:ascii="Arial" w:hAnsi="Arial" w:cs="Arial"/>
          <w:sz w:val="24"/>
          <w:szCs w:val="24"/>
        </w:rPr>
        <w:t>.</w:t>
      </w:r>
    </w:p>
    <w:p w14:paraId="166FE167" w14:textId="77777777" w:rsidR="00E205F4" w:rsidRPr="00FE1278" w:rsidRDefault="0085162D" w:rsidP="00F436E3">
      <w:pPr>
        <w:numPr>
          <w:ilvl w:val="0"/>
          <w:numId w:val="6"/>
        </w:numPr>
        <w:tabs>
          <w:tab w:val="clear" w:pos="2136"/>
        </w:tabs>
        <w:spacing w:after="0" w:line="240" w:lineRule="auto"/>
        <w:ind w:left="709" w:hanging="425"/>
        <w:jc w:val="both"/>
        <w:rPr>
          <w:rFonts w:ascii="Arial" w:hAnsi="Arial" w:cs="Arial"/>
          <w:sz w:val="24"/>
          <w:szCs w:val="24"/>
        </w:rPr>
      </w:pPr>
      <w:r>
        <w:rPr>
          <w:rFonts w:ascii="Arial" w:hAnsi="Arial" w:cs="Arial"/>
          <w:sz w:val="24"/>
          <w:szCs w:val="24"/>
        </w:rPr>
        <w:t>Responsable de la gestión de riesgos</w:t>
      </w:r>
      <w:r w:rsidR="00E205F4" w:rsidRPr="00FE1278">
        <w:rPr>
          <w:rFonts w:ascii="Arial" w:hAnsi="Arial" w:cs="Arial"/>
          <w:sz w:val="24"/>
          <w:szCs w:val="24"/>
        </w:rPr>
        <w:t xml:space="preserve"> y otros Sistemas de Gestión de la Calidad existentes en el Establecimiento</w:t>
      </w:r>
      <w:r>
        <w:rPr>
          <w:rFonts w:ascii="Arial" w:hAnsi="Arial" w:cs="Arial"/>
          <w:sz w:val="24"/>
          <w:szCs w:val="24"/>
        </w:rPr>
        <w:t>, atingentes con el que hacer de IBM</w:t>
      </w:r>
      <w:r w:rsidR="00E205F4" w:rsidRPr="00FE1278">
        <w:rPr>
          <w:rFonts w:ascii="Arial" w:hAnsi="Arial" w:cs="Arial"/>
          <w:sz w:val="24"/>
          <w:szCs w:val="24"/>
        </w:rPr>
        <w:t>.</w:t>
      </w:r>
    </w:p>
    <w:p w14:paraId="5D26DDB8" w14:textId="77777777" w:rsidR="00E205F4" w:rsidRPr="00FE1278" w:rsidRDefault="00E205F4"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Verifica que se están desarrollando las pr</w:t>
      </w:r>
      <w:ins w:id="25" w:author="Francisco Oliva" w:date="2017-10-16T14:42:00Z">
        <w:r w:rsidR="00B70FE0">
          <w:rPr>
            <w:rFonts w:ascii="Arial" w:hAnsi="Arial" w:cs="Arial"/>
            <w:sz w:val="24"/>
            <w:szCs w:val="24"/>
          </w:rPr>
          <w:t>o</w:t>
        </w:r>
      </w:ins>
      <w:del w:id="26" w:author="Francisco Oliva" w:date="2017-10-16T14:42:00Z">
        <w:r w:rsidRPr="00FE1278" w:rsidDel="00B70FE0">
          <w:rPr>
            <w:rFonts w:ascii="Arial" w:hAnsi="Arial" w:cs="Arial"/>
            <w:sz w:val="24"/>
            <w:szCs w:val="24"/>
          </w:rPr>
          <w:delText>e</w:delText>
        </w:r>
      </w:del>
      <w:r w:rsidRPr="00FE1278">
        <w:rPr>
          <w:rFonts w:ascii="Arial" w:hAnsi="Arial" w:cs="Arial"/>
          <w:sz w:val="24"/>
          <w:szCs w:val="24"/>
        </w:rPr>
        <w:t>puestas de mejora provenientes de la identificación de no confor</w:t>
      </w:r>
      <w:r w:rsidR="0085162D">
        <w:rPr>
          <w:rFonts w:ascii="Arial" w:hAnsi="Arial" w:cs="Arial"/>
          <w:sz w:val="24"/>
          <w:szCs w:val="24"/>
        </w:rPr>
        <w:t>midades.</w:t>
      </w:r>
    </w:p>
    <w:p w14:paraId="3714C99D" w14:textId="77777777" w:rsidR="00E205F4" w:rsidRPr="00FE1278" w:rsidRDefault="00E205F4"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Mantiene informado a quien corresponda de las evoluciones, incidencias y reclamos del Sistema de Gestión de la Calidad.</w:t>
      </w:r>
    </w:p>
    <w:p w14:paraId="338769D9" w14:textId="77777777" w:rsidR="001D46F2" w:rsidRPr="00FE1278" w:rsidRDefault="001D46F2" w:rsidP="00F436E3">
      <w:pPr>
        <w:spacing w:line="240" w:lineRule="auto"/>
        <w:jc w:val="both"/>
        <w:rPr>
          <w:rFonts w:ascii="Arial" w:hAnsi="Arial" w:cs="Arial"/>
          <w:sz w:val="24"/>
          <w:szCs w:val="24"/>
        </w:rPr>
      </w:pPr>
    </w:p>
    <w:p w14:paraId="6CF46D31" w14:textId="77777777" w:rsidR="001D46F2" w:rsidRPr="00FE1278" w:rsidRDefault="008B663E" w:rsidP="003C1E36">
      <w:pPr>
        <w:pStyle w:val="Ttulo2"/>
        <w:numPr>
          <w:ilvl w:val="3"/>
          <w:numId w:val="3"/>
        </w:numPr>
        <w:spacing w:line="240" w:lineRule="auto"/>
        <w:ind w:left="0" w:firstLine="0"/>
        <w:jc w:val="both"/>
        <w:rPr>
          <w:rFonts w:ascii="Arial" w:hAnsi="Arial" w:cs="Arial"/>
          <w:b/>
          <w:color w:val="000000" w:themeColor="text1"/>
          <w:sz w:val="24"/>
          <w:szCs w:val="24"/>
        </w:rPr>
      </w:pPr>
      <w:bookmarkStart w:id="27" w:name="_Toc301700579"/>
      <w:r w:rsidRPr="00FE1278">
        <w:rPr>
          <w:rFonts w:ascii="Arial" w:hAnsi="Arial" w:cs="Arial"/>
          <w:b/>
          <w:color w:val="000000" w:themeColor="text1"/>
          <w:sz w:val="24"/>
          <w:szCs w:val="24"/>
        </w:rPr>
        <w:t>GESTIÓN TECNOLÓGICA (</w:t>
      </w:r>
      <w:r w:rsidR="001D46F2" w:rsidRPr="00FE1278">
        <w:rPr>
          <w:rFonts w:ascii="Arial" w:hAnsi="Arial" w:cs="Arial"/>
          <w:b/>
          <w:color w:val="000000" w:themeColor="text1"/>
          <w:sz w:val="24"/>
          <w:szCs w:val="24"/>
        </w:rPr>
        <w:t>IBM – 00</w:t>
      </w:r>
      <w:r w:rsidRPr="00FE1278">
        <w:rPr>
          <w:rFonts w:ascii="Arial" w:hAnsi="Arial" w:cs="Arial"/>
          <w:b/>
          <w:color w:val="000000" w:themeColor="text1"/>
          <w:sz w:val="24"/>
          <w:szCs w:val="24"/>
        </w:rPr>
        <w:t>2</w:t>
      </w:r>
      <w:r w:rsidR="001D46F2" w:rsidRPr="00FE1278">
        <w:rPr>
          <w:rFonts w:ascii="Arial" w:hAnsi="Arial" w:cs="Arial"/>
          <w:b/>
          <w:color w:val="000000" w:themeColor="text1"/>
          <w:sz w:val="24"/>
          <w:szCs w:val="24"/>
        </w:rPr>
        <w:t>)</w:t>
      </w:r>
      <w:bookmarkEnd w:id="27"/>
      <w:r w:rsidR="001D46F2" w:rsidRPr="00FE1278">
        <w:rPr>
          <w:rFonts w:ascii="Arial" w:hAnsi="Arial" w:cs="Arial"/>
          <w:b/>
          <w:color w:val="000000" w:themeColor="text1"/>
          <w:sz w:val="24"/>
          <w:szCs w:val="24"/>
        </w:rPr>
        <w:t xml:space="preserve"> </w:t>
      </w:r>
    </w:p>
    <w:p w14:paraId="780DD5F3" w14:textId="77777777" w:rsidR="001D46F2" w:rsidRPr="00FE1278" w:rsidRDefault="001D46F2" w:rsidP="00F436E3">
      <w:pPr>
        <w:spacing w:line="240" w:lineRule="auto"/>
        <w:jc w:val="both"/>
        <w:rPr>
          <w:rFonts w:ascii="Arial" w:hAnsi="Arial" w:cs="Arial"/>
          <w:sz w:val="24"/>
          <w:szCs w:val="24"/>
        </w:rPr>
      </w:pPr>
    </w:p>
    <w:p w14:paraId="45D5D3DF" w14:textId="77777777" w:rsidR="001D46F2" w:rsidRPr="00FE1278" w:rsidRDefault="001D46F2" w:rsidP="00F436E3">
      <w:pPr>
        <w:spacing w:line="240" w:lineRule="auto"/>
        <w:jc w:val="both"/>
        <w:rPr>
          <w:rFonts w:ascii="Arial" w:hAnsi="Arial" w:cs="Arial"/>
          <w:sz w:val="24"/>
          <w:szCs w:val="24"/>
        </w:rPr>
      </w:pPr>
      <w:r w:rsidRPr="00FE1278">
        <w:rPr>
          <w:rFonts w:ascii="Arial" w:hAnsi="Arial" w:cs="Arial"/>
          <w:sz w:val="24"/>
          <w:szCs w:val="24"/>
        </w:rPr>
        <w:t>Funciones:</w:t>
      </w:r>
    </w:p>
    <w:p w14:paraId="372DF0F2" w14:textId="77777777" w:rsidR="001D46F2" w:rsidRPr="00FE1278" w:rsidRDefault="001D46F2" w:rsidP="00F436E3">
      <w:pPr>
        <w:numPr>
          <w:ilvl w:val="0"/>
          <w:numId w:val="5"/>
        </w:numPr>
        <w:spacing w:after="0" w:line="240" w:lineRule="auto"/>
        <w:jc w:val="both"/>
        <w:rPr>
          <w:rFonts w:ascii="Arial" w:hAnsi="Arial" w:cs="Arial"/>
          <w:sz w:val="24"/>
          <w:szCs w:val="24"/>
        </w:rPr>
      </w:pPr>
      <w:r w:rsidRPr="00FE1278">
        <w:rPr>
          <w:rFonts w:ascii="Arial" w:hAnsi="Arial" w:cs="Arial"/>
          <w:sz w:val="24"/>
          <w:szCs w:val="24"/>
        </w:rPr>
        <w:t xml:space="preserve">Llevar a la práctica la normativa tanto de carácter técnico como general emanada del </w:t>
      </w:r>
      <w:r w:rsidR="00256A0A" w:rsidRPr="00FE1278">
        <w:rPr>
          <w:rFonts w:ascii="Arial" w:hAnsi="Arial" w:cs="Arial"/>
          <w:sz w:val="24"/>
          <w:szCs w:val="24"/>
        </w:rPr>
        <w:t>jefe</w:t>
      </w:r>
      <w:r w:rsidRPr="00FE1278">
        <w:rPr>
          <w:rFonts w:ascii="Arial" w:hAnsi="Arial" w:cs="Arial"/>
          <w:sz w:val="24"/>
          <w:szCs w:val="24"/>
        </w:rPr>
        <w:t xml:space="preserve"> de </w:t>
      </w:r>
      <w:r w:rsidR="00F436E3">
        <w:rPr>
          <w:rFonts w:ascii="Arial" w:hAnsi="Arial" w:cs="Arial"/>
          <w:sz w:val="24"/>
          <w:szCs w:val="24"/>
        </w:rPr>
        <w:t>IBM</w:t>
      </w:r>
      <w:r w:rsidRPr="00FE1278">
        <w:rPr>
          <w:rFonts w:ascii="Arial" w:hAnsi="Arial" w:cs="Arial"/>
          <w:sz w:val="24"/>
          <w:szCs w:val="24"/>
        </w:rPr>
        <w:t>.</w:t>
      </w:r>
    </w:p>
    <w:p w14:paraId="78815312" w14:textId="77777777" w:rsidR="001D46F2" w:rsidRPr="00FE1278" w:rsidRDefault="001D46F2" w:rsidP="00F436E3">
      <w:pPr>
        <w:pStyle w:val="Prrafodelista"/>
        <w:numPr>
          <w:ilvl w:val="0"/>
          <w:numId w:val="5"/>
        </w:numPr>
        <w:jc w:val="both"/>
        <w:rPr>
          <w:rFonts w:ascii="Arial" w:hAnsi="Arial" w:cs="Arial"/>
        </w:rPr>
      </w:pPr>
      <w:r w:rsidRPr="00FE1278">
        <w:rPr>
          <w:rFonts w:ascii="Arial" w:hAnsi="Arial" w:cs="Arial"/>
        </w:rPr>
        <w:t xml:space="preserve">Canalizar los requerimientos de solicitudes de adquisición de </w:t>
      </w:r>
      <w:r w:rsidR="001F2408" w:rsidRPr="00FE1278">
        <w:rPr>
          <w:rFonts w:ascii="Arial" w:hAnsi="Arial" w:cs="Arial"/>
          <w:iCs/>
          <w:color w:val="000000"/>
        </w:rPr>
        <w:t>Equipos</w:t>
      </w:r>
      <w:r w:rsidRPr="00FE1278">
        <w:rPr>
          <w:rFonts w:ascii="Arial" w:hAnsi="Arial" w:cs="Arial"/>
          <w:iCs/>
          <w:color w:val="000000"/>
        </w:rPr>
        <w:t xml:space="preserve"> Médicos</w:t>
      </w:r>
      <w:r w:rsidRPr="00FE1278">
        <w:rPr>
          <w:rFonts w:ascii="Arial" w:hAnsi="Arial" w:cs="Arial"/>
        </w:rPr>
        <w:t>.</w:t>
      </w:r>
    </w:p>
    <w:p w14:paraId="145CCD9B" w14:textId="77777777" w:rsidR="001D46F2" w:rsidRPr="00FE1278" w:rsidRDefault="001D46F2" w:rsidP="00F436E3">
      <w:pPr>
        <w:pStyle w:val="Prrafodelista"/>
        <w:numPr>
          <w:ilvl w:val="0"/>
          <w:numId w:val="5"/>
        </w:numPr>
        <w:jc w:val="both"/>
        <w:rPr>
          <w:rFonts w:ascii="Arial" w:hAnsi="Arial" w:cs="Arial"/>
        </w:rPr>
      </w:pPr>
      <w:r w:rsidRPr="00FE1278">
        <w:rPr>
          <w:rFonts w:ascii="Arial" w:hAnsi="Arial" w:cs="Arial"/>
        </w:rPr>
        <w:t xml:space="preserve">Canalizar los requerimientos de solicitudes de adquisición de Insumos, piezas y partes de </w:t>
      </w:r>
      <w:r w:rsidR="001F2408" w:rsidRPr="00FE1278">
        <w:rPr>
          <w:rFonts w:ascii="Arial" w:hAnsi="Arial" w:cs="Arial"/>
          <w:iCs/>
          <w:color w:val="000000"/>
        </w:rPr>
        <w:t>Equipos</w:t>
      </w:r>
      <w:r w:rsidRPr="00FE1278">
        <w:rPr>
          <w:rFonts w:ascii="Arial" w:hAnsi="Arial" w:cs="Arial"/>
          <w:iCs/>
          <w:color w:val="000000"/>
        </w:rPr>
        <w:t xml:space="preserve"> Médicos</w:t>
      </w:r>
      <w:r w:rsidRPr="00FE1278">
        <w:rPr>
          <w:rFonts w:ascii="Arial" w:hAnsi="Arial" w:cs="Arial"/>
        </w:rPr>
        <w:t>.</w:t>
      </w:r>
    </w:p>
    <w:p w14:paraId="474874B9" w14:textId="77777777" w:rsidR="001D46F2" w:rsidRPr="00FE1278" w:rsidRDefault="001D46F2" w:rsidP="00F436E3">
      <w:pPr>
        <w:numPr>
          <w:ilvl w:val="0"/>
          <w:numId w:val="5"/>
        </w:numPr>
        <w:spacing w:after="0" w:line="240" w:lineRule="auto"/>
        <w:jc w:val="both"/>
        <w:rPr>
          <w:rFonts w:ascii="Arial" w:hAnsi="Arial" w:cs="Arial"/>
          <w:sz w:val="24"/>
          <w:szCs w:val="24"/>
        </w:rPr>
      </w:pPr>
      <w:r w:rsidRPr="00FE1278">
        <w:rPr>
          <w:rFonts w:ascii="Arial" w:hAnsi="Arial" w:cs="Arial"/>
          <w:sz w:val="24"/>
          <w:szCs w:val="24"/>
        </w:rPr>
        <w:t xml:space="preserve">Coordinador técnico en Planes de Inversiones de </w:t>
      </w:r>
      <w:r w:rsidR="001F2408" w:rsidRPr="00FE1278">
        <w:rPr>
          <w:rFonts w:ascii="Arial" w:hAnsi="Arial" w:cs="Arial"/>
          <w:iCs/>
          <w:color w:val="000000"/>
          <w:sz w:val="24"/>
          <w:szCs w:val="24"/>
          <w:lang w:val="es-CL"/>
        </w:rPr>
        <w:t>Equipos</w:t>
      </w:r>
      <w:r w:rsidRPr="00FE1278">
        <w:rPr>
          <w:rFonts w:ascii="Arial" w:hAnsi="Arial" w:cs="Arial"/>
          <w:iCs/>
          <w:color w:val="000000"/>
          <w:sz w:val="24"/>
          <w:szCs w:val="24"/>
          <w:lang w:val="es-CL"/>
        </w:rPr>
        <w:t xml:space="preserve"> Médicos</w:t>
      </w:r>
      <w:r w:rsidRPr="00FE1278">
        <w:rPr>
          <w:rFonts w:ascii="Arial" w:hAnsi="Arial" w:cs="Arial"/>
          <w:sz w:val="24"/>
          <w:szCs w:val="24"/>
        </w:rPr>
        <w:t>.</w:t>
      </w:r>
    </w:p>
    <w:p w14:paraId="41B2A6A3" w14:textId="77777777" w:rsidR="001D46F2" w:rsidRPr="00FE1278" w:rsidRDefault="001D46F2" w:rsidP="00F436E3">
      <w:pPr>
        <w:pStyle w:val="Prrafodelista"/>
        <w:numPr>
          <w:ilvl w:val="0"/>
          <w:numId w:val="5"/>
        </w:numPr>
        <w:jc w:val="both"/>
        <w:rPr>
          <w:rFonts w:ascii="Arial" w:hAnsi="Arial" w:cs="Arial"/>
        </w:rPr>
      </w:pPr>
      <w:r w:rsidRPr="00FE1278">
        <w:rPr>
          <w:rFonts w:ascii="Arial" w:hAnsi="Arial" w:cs="Arial"/>
        </w:rPr>
        <w:lastRenderedPageBreak/>
        <w:t>Coordinador técnico en la gestión de Contratos.</w:t>
      </w:r>
    </w:p>
    <w:p w14:paraId="7DAF955A" w14:textId="77777777" w:rsidR="001D46F2" w:rsidRDefault="001D46F2" w:rsidP="00F436E3">
      <w:pPr>
        <w:numPr>
          <w:ilvl w:val="0"/>
          <w:numId w:val="5"/>
        </w:numPr>
        <w:spacing w:after="0" w:line="240" w:lineRule="auto"/>
        <w:jc w:val="both"/>
        <w:rPr>
          <w:rFonts w:ascii="Arial" w:hAnsi="Arial" w:cs="Arial"/>
          <w:sz w:val="24"/>
          <w:szCs w:val="24"/>
        </w:rPr>
      </w:pPr>
      <w:r w:rsidRPr="00FE1278">
        <w:rPr>
          <w:rFonts w:ascii="Arial" w:hAnsi="Arial" w:cs="Arial"/>
          <w:sz w:val="24"/>
          <w:szCs w:val="24"/>
        </w:rPr>
        <w:t xml:space="preserve">Coordinación y programación de cursos de formación del personal técnico, clínico y médico, en la óptima y adecuada aplicación de los </w:t>
      </w:r>
      <w:r w:rsidR="001F2408" w:rsidRPr="00FE1278">
        <w:rPr>
          <w:rFonts w:ascii="Arial" w:hAnsi="Arial" w:cs="Arial"/>
          <w:iCs/>
          <w:color w:val="000000"/>
          <w:sz w:val="24"/>
          <w:szCs w:val="24"/>
          <w:lang w:val="es-CL"/>
        </w:rPr>
        <w:t>Equipos</w:t>
      </w:r>
      <w:r w:rsidRPr="00FE1278">
        <w:rPr>
          <w:rFonts w:ascii="Arial" w:hAnsi="Arial" w:cs="Arial"/>
          <w:iCs/>
          <w:color w:val="000000"/>
          <w:sz w:val="24"/>
          <w:szCs w:val="24"/>
          <w:lang w:val="es-CL"/>
        </w:rPr>
        <w:t xml:space="preserve"> Médicos</w:t>
      </w:r>
      <w:r w:rsidRPr="00FE1278">
        <w:rPr>
          <w:rFonts w:ascii="Arial" w:hAnsi="Arial" w:cs="Arial"/>
          <w:sz w:val="24"/>
          <w:szCs w:val="24"/>
        </w:rPr>
        <w:t xml:space="preserve"> en garantía o convenio de mantenimiento.</w:t>
      </w:r>
    </w:p>
    <w:p w14:paraId="54018B3D" w14:textId="77777777" w:rsidR="00495E8F" w:rsidRPr="00495E8F" w:rsidRDefault="00495E8F" w:rsidP="00495E8F">
      <w:pPr>
        <w:numPr>
          <w:ilvl w:val="0"/>
          <w:numId w:val="5"/>
        </w:numPr>
        <w:spacing w:after="0" w:line="240" w:lineRule="auto"/>
        <w:jc w:val="both"/>
        <w:rPr>
          <w:rFonts w:ascii="Arial" w:hAnsi="Arial" w:cs="Arial"/>
          <w:sz w:val="24"/>
          <w:szCs w:val="24"/>
        </w:rPr>
      </w:pPr>
      <w:r>
        <w:rPr>
          <w:rFonts w:ascii="Arial" w:hAnsi="Arial" w:cs="Arial"/>
          <w:sz w:val="24"/>
          <w:szCs w:val="24"/>
        </w:rPr>
        <w:t xml:space="preserve">Supervisa </w:t>
      </w:r>
      <w:r w:rsidRPr="00FE1278">
        <w:rPr>
          <w:rFonts w:ascii="Arial" w:hAnsi="Arial" w:cs="Arial"/>
          <w:sz w:val="24"/>
          <w:szCs w:val="24"/>
        </w:rPr>
        <w:t>la</w:t>
      </w:r>
      <w:r>
        <w:rPr>
          <w:rFonts w:ascii="Arial" w:hAnsi="Arial" w:cs="Arial"/>
          <w:sz w:val="24"/>
          <w:szCs w:val="24"/>
        </w:rPr>
        <w:t xml:space="preserve"> mantención </w:t>
      </w:r>
      <w:r w:rsidRPr="00FE1278">
        <w:rPr>
          <w:rFonts w:ascii="Arial" w:hAnsi="Arial" w:cs="Arial"/>
          <w:sz w:val="24"/>
          <w:szCs w:val="24"/>
        </w:rPr>
        <w:t xml:space="preserve">de biblioteca técnica de manuales de uso y servicio, Troubleshooting (Resolución de problemas) y Spare Parts (Lista de repuestos) de los </w:t>
      </w:r>
      <w:r w:rsidRPr="00FE1278">
        <w:rPr>
          <w:rFonts w:ascii="Arial" w:hAnsi="Arial" w:cs="Arial"/>
          <w:iCs/>
          <w:color w:val="000000"/>
          <w:sz w:val="24"/>
          <w:szCs w:val="24"/>
          <w:lang w:val="es-CL"/>
        </w:rPr>
        <w:t>Equipos Médicos</w:t>
      </w:r>
      <w:r w:rsidRPr="00FE1278">
        <w:rPr>
          <w:rFonts w:ascii="Arial" w:hAnsi="Arial" w:cs="Arial"/>
          <w:sz w:val="24"/>
          <w:szCs w:val="24"/>
        </w:rPr>
        <w:t>.</w:t>
      </w:r>
    </w:p>
    <w:p w14:paraId="5A479294" w14:textId="77777777" w:rsidR="0085162D" w:rsidRPr="00FE1278" w:rsidRDefault="0085162D" w:rsidP="0085162D">
      <w:pPr>
        <w:numPr>
          <w:ilvl w:val="0"/>
          <w:numId w:val="5"/>
        </w:numPr>
        <w:spacing w:after="0" w:line="240" w:lineRule="auto"/>
        <w:jc w:val="both"/>
        <w:rPr>
          <w:rFonts w:ascii="Arial" w:hAnsi="Arial" w:cs="Arial"/>
          <w:sz w:val="24"/>
          <w:szCs w:val="24"/>
        </w:rPr>
      </w:pPr>
      <w:r w:rsidRPr="00FE1278">
        <w:rPr>
          <w:rFonts w:ascii="Arial" w:hAnsi="Arial" w:cs="Arial"/>
          <w:sz w:val="24"/>
          <w:szCs w:val="24"/>
        </w:rPr>
        <w:t>Colabora con la identificación de procesos para Gestión de Riesgo y otros Sistemas de Gestión de la Calidad existentes en el Establecimiento.</w:t>
      </w:r>
    </w:p>
    <w:p w14:paraId="06CF156E" w14:textId="77777777" w:rsidR="0085162D" w:rsidRPr="00FE1278" w:rsidRDefault="0085162D" w:rsidP="0085162D">
      <w:pPr>
        <w:numPr>
          <w:ilvl w:val="0"/>
          <w:numId w:val="5"/>
        </w:numPr>
        <w:spacing w:after="0" w:line="240" w:lineRule="auto"/>
        <w:jc w:val="both"/>
        <w:rPr>
          <w:rFonts w:ascii="Arial" w:hAnsi="Arial" w:cs="Arial"/>
          <w:sz w:val="24"/>
          <w:szCs w:val="24"/>
        </w:rPr>
      </w:pPr>
      <w:r w:rsidRPr="00FE1278">
        <w:rPr>
          <w:rFonts w:ascii="Arial" w:hAnsi="Arial" w:cs="Arial"/>
          <w:sz w:val="24"/>
          <w:szCs w:val="24"/>
        </w:rPr>
        <w:t xml:space="preserve">Es responsable de monitorear y registrar reportes de eventos adversos que presenten los Equipos médicos, así como también, la actualización producto de nuevas regulaciones o cambios de la normativa vigente. </w:t>
      </w:r>
    </w:p>
    <w:p w14:paraId="5175D262" w14:textId="77777777" w:rsidR="0085162D" w:rsidRPr="00FE1278" w:rsidRDefault="0085162D" w:rsidP="00495E8F">
      <w:pPr>
        <w:spacing w:after="0" w:line="240" w:lineRule="auto"/>
        <w:ind w:left="720"/>
        <w:jc w:val="both"/>
        <w:rPr>
          <w:rFonts w:ascii="Arial" w:hAnsi="Arial" w:cs="Arial"/>
          <w:sz w:val="24"/>
          <w:szCs w:val="24"/>
        </w:rPr>
      </w:pPr>
    </w:p>
    <w:p w14:paraId="3014E700" w14:textId="77777777" w:rsidR="001D46F2" w:rsidRPr="00FE1278" w:rsidRDefault="001D46F2" w:rsidP="00F436E3">
      <w:pPr>
        <w:pStyle w:val="Prrafodelista"/>
        <w:ind w:left="720"/>
        <w:jc w:val="both"/>
        <w:rPr>
          <w:rFonts w:ascii="Arial" w:hAnsi="Arial" w:cs="Arial"/>
        </w:rPr>
      </w:pPr>
    </w:p>
    <w:p w14:paraId="2CEEA5F8" w14:textId="77777777" w:rsidR="001D46F2" w:rsidRPr="00FE1278" w:rsidRDefault="008B663E" w:rsidP="003C1E36">
      <w:pPr>
        <w:pStyle w:val="Ttulo2"/>
        <w:numPr>
          <w:ilvl w:val="4"/>
          <w:numId w:val="3"/>
        </w:numPr>
        <w:spacing w:line="240" w:lineRule="auto"/>
        <w:ind w:left="0" w:firstLine="0"/>
        <w:jc w:val="both"/>
        <w:rPr>
          <w:rFonts w:ascii="Arial" w:hAnsi="Arial" w:cs="Arial"/>
          <w:b/>
          <w:color w:val="000000" w:themeColor="text1"/>
          <w:sz w:val="24"/>
          <w:szCs w:val="24"/>
        </w:rPr>
      </w:pPr>
      <w:bookmarkStart w:id="28" w:name="_Toc301700580"/>
      <w:r w:rsidRPr="00FE1278">
        <w:rPr>
          <w:rFonts w:ascii="Arial" w:hAnsi="Arial" w:cs="Arial"/>
          <w:b/>
          <w:color w:val="000000" w:themeColor="text1"/>
          <w:sz w:val="24"/>
          <w:szCs w:val="24"/>
        </w:rPr>
        <w:t xml:space="preserve">COMPRAS </w:t>
      </w:r>
      <w:r w:rsidR="00F436E3">
        <w:rPr>
          <w:rFonts w:ascii="Arial" w:hAnsi="Arial" w:cs="Arial"/>
          <w:b/>
          <w:color w:val="000000" w:themeColor="text1"/>
          <w:sz w:val="24"/>
          <w:szCs w:val="24"/>
        </w:rPr>
        <w:t>IBM</w:t>
      </w:r>
      <w:r w:rsidRPr="00FE1278">
        <w:rPr>
          <w:rFonts w:ascii="Arial" w:hAnsi="Arial" w:cs="Arial"/>
          <w:b/>
          <w:color w:val="000000" w:themeColor="text1"/>
          <w:sz w:val="24"/>
          <w:szCs w:val="24"/>
        </w:rPr>
        <w:t xml:space="preserve"> (</w:t>
      </w:r>
      <w:r w:rsidR="001D46F2" w:rsidRPr="00FE1278">
        <w:rPr>
          <w:rFonts w:ascii="Arial" w:hAnsi="Arial" w:cs="Arial"/>
          <w:b/>
          <w:color w:val="000000" w:themeColor="text1"/>
          <w:sz w:val="24"/>
          <w:szCs w:val="24"/>
        </w:rPr>
        <w:t>IBM – 00</w:t>
      </w:r>
      <w:r w:rsidRPr="00FE1278">
        <w:rPr>
          <w:rFonts w:ascii="Arial" w:hAnsi="Arial" w:cs="Arial"/>
          <w:b/>
          <w:color w:val="000000" w:themeColor="text1"/>
          <w:sz w:val="24"/>
          <w:szCs w:val="24"/>
        </w:rPr>
        <w:t>2.1</w:t>
      </w:r>
      <w:r w:rsidR="001D46F2" w:rsidRPr="00FE1278">
        <w:rPr>
          <w:rFonts w:ascii="Arial" w:hAnsi="Arial" w:cs="Arial"/>
          <w:b/>
          <w:color w:val="000000" w:themeColor="text1"/>
          <w:sz w:val="24"/>
          <w:szCs w:val="24"/>
        </w:rPr>
        <w:t>)</w:t>
      </w:r>
      <w:bookmarkEnd w:id="28"/>
      <w:r w:rsidR="001D46F2" w:rsidRPr="00FE1278">
        <w:rPr>
          <w:rFonts w:ascii="Arial" w:hAnsi="Arial" w:cs="Arial"/>
          <w:b/>
          <w:color w:val="000000" w:themeColor="text1"/>
          <w:sz w:val="24"/>
          <w:szCs w:val="24"/>
        </w:rPr>
        <w:t xml:space="preserve"> </w:t>
      </w:r>
    </w:p>
    <w:p w14:paraId="5A61F30F" w14:textId="77777777" w:rsidR="001D46F2" w:rsidRPr="00FE1278" w:rsidRDefault="001D46F2" w:rsidP="00F436E3">
      <w:pPr>
        <w:spacing w:line="240" w:lineRule="auto"/>
        <w:jc w:val="both"/>
        <w:rPr>
          <w:rFonts w:ascii="Arial" w:hAnsi="Arial" w:cs="Arial"/>
          <w:sz w:val="24"/>
          <w:szCs w:val="24"/>
        </w:rPr>
      </w:pPr>
    </w:p>
    <w:p w14:paraId="7AB669BA" w14:textId="77777777" w:rsidR="001D46F2" w:rsidRPr="00FE1278" w:rsidRDefault="001D46F2" w:rsidP="00F436E3">
      <w:pPr>
        <w:spacing w:line="240" w:lineRule="auto"/>
        <w:jc w:val="both"/>
        <w:rPr>
          <w:rFonts w:ascii="Arial" w:hAnsi="Arial" w:cs="Arial"/>
          <w:sz w:val="24"/>
          <w:szCs w:val="24"/>
        </w:rPr>
      </w:pPr>
      <w:r w:rsidRPr="00FE1278">
        <w:rPr>
          <w:rFonts w:ascii="Arial" w:hAnsi="Arial" w:cs="Arial"/>
          <w:sz w:val="24"/>
          <w:szCs w:val="24"/>
        </w:rPr>
        <w:t>Funciones:</w:t>
      </w:r>
    </w:p>
    <w:p w14:paraId="4302F842"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Llevar a la práctica la normativa tanto de carácter técnico como general emanada del Coordinador de Gestión Tecnológica.</w:t>
      </w:r>
    </w:p>
    <w:p w14:paraId="63FAE732"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 xml:space="preserve">Asesorar en aspectos técnicos y administrativos, las bases para licitación del plan anual de compras (PAC), convenios de mantenimiento preventivo/correctivo y adquisición de </w:t>
      </w:r>
      <w:r w:rsidR="001F2408" w:rsidRPr="00FE1278">
        <w:rPr>
          <w:rFonts w:ascii="Arial" w:hAnsi="Arial" w:cs="Arial"/>
          <w:iCs/>
          <w:color w:val="000000"/>
          <w:sz w:val="24"/>
          <w:szCs w:val="24"/>
          <w:lang w:val="es-CL"/>
        </w:rPr>
        <w:t>Equipos</w:t>
      </w:r>
      <w:r w:rsidRPr="00FE1278">
        <w:rPr>
          <w:rFonts w:ascii="Arial" w:hAnsi="Arial" w:cs="Arial"/>
          <w:iCs/>
          <w:color w:val="000000"/>
          <w:sz w:val="24"/>
          <w:szCs w:val="24"/>
          <w:lang w:val="es-CL"/>
        </w:rPr>
        <w:t xml:space="preserve"> Médicos </w:t>
      </w:r>
      <w:r w:rsidRPr="00FE1278">
        <w:rPr>
          <w:rFonts w:ascii="Arial" w:hAnsi="Arial" w:cs="Arial"/>
          <w:sz w:val="24"/>
          <w:szCs w:val="24"/>
        </w:rPr>
        <w:t xml:space="preserve">vía inversión Subtítulo </w:t>
      </w:r>
      <w:r w:rsidR="00D9008F">
        <w:rPr>
          <w:rFonts w:ascii="Arial" w:hAnsi="Arial" w:cs="Arial"/>
          <w:sz w:val="24"/>
          <w:szCs w:val="24"/>
        </w:rPr>
        <w:t>29/</w:t>
      </w:r>
      <w:r w:rsidRPr="00FE1278">
        <w:rPr>
          <w:rFonts w:ascii="Arial" w:hAnsi="Arial" w:cs="Arial"/>
          <w:sz w:val="24"/>
          <w:szCs w:val="24"/>
        </w:rPr>
        <w:t>31.</w:t>
      </w:r>
    </w:p>
    <w:p w14:paraId="2B846698"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Coordinar con la contraparte técnica la definición de los términos de referencia o antecedentes técnicos de la compra o contratación de servicios de mantenimiento.</w:t>
      </w:r>
    </w:p>
    <w:p w14:paraId="1160B19C"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Elaborar las resoluciones que aprueban bases de licitación y resoluciones de adjudicación para las licitaciones y tramitar sus V° B°, incluyendo a Asesor Jurídico.</w:t>
      </w:r>
    </w:p>
    <w:p w14:paraId="458A5FB9"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Publicar las licitaciones en el portal de Mercado Público, considerando todo el proceso correspondiente.</w:t>
      </w:r>
    </w:p>
    <w:p w14:paraId="688722EE"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Presentar a la Comisión Evaluadora de cada licitación, el análisis de las ofertas presentando cuadro comparativo de los antecedentes técnicos necesarios para la evaluación.</w:t>
      </w:r>
    </w:p>
    <w:p w14:paraId="235405CA"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Generar reportes periódicos a petición de Jefatura con la información relativa a los procesos de compras y contrataciones encomendadas.</w:t>
      </w:r>
    </w:p>
    <w:p w14:paraId="696EDD7D"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Proponer acciones de mejora continua de procesos y procedimientos.</w:t>
      </w:r>
    </w:p>
    <w:p w14:paraId="5D33ECB5" w14:textId="77777777" w:rsidR="001D46F2" w:rsidRDefault="001D46F2" w:rsidP="00F436E3">
      <w:pPr>
        <w:spacing w:after="0" w:line="240" w:lineRule="auto"/>
        <w:ind w:left="709"/>
        <w:jc w:val="both"/>
        <w:rPr>
          <w:rFonts w:ascii="Arial" w:hAnsi="Arial" w:cs="Arial"/>
          <w:sz w:val="24"/>
          <w:szCs w:val="24"/>
        </w:rPr>
      </w:pPr>
    </w:p>
    <w:p w14:paraId="2C0CD5F7" w14:textId="77777777" w:rsidR="00000B78" w:rsidRDefault="00000B78" w:rsidP="00F436E3">
      <w:pPr>
        <w:spacing w:after="0" w:line="240" w:lineRule="auto"/>
        <w:ind w:left="709"/>
        <w:jc w:val="both"/>
        <w:rPr>
          <w:rFonts w:ascii="Arial" w:hAnsi="Arial" w:cs="Arial"/>
          <w:sz w:val="24"/>
          <w:szCs w:val="24"/>
        </w:rPr>
      </w:pPr>
    </w:p>
    <w:p w14:paraId="03792207" w14:textId="77777777" w:rsidR="00000B78" w:rsidRDefault="00000B78" w:rsidP="00F436E3">
      <w:pPr>
        <w:spacing w:after="0" w:line="240" w:lineRule="auto"/>
        <w:ind w:left="709"/>
        <w:jc w:val="both"/>
        <w:rPr>
          <w:rFonts w:ascii="Arial" w:hAnsi="Arial" w:cs="Arial"/>
          <w:sz w:val="24"/>
          <w:szCs w:val="24"/>
        </w:rPr>
      </w:pPr>
    </w:p>
    <w:p w14:paraId="591B09FC" w14:textId="77777777" w:rsidR="00000B78" w:rsidRDefault="00000B78" w:rsidP="00F436E3">
      <w:pPr>
        <w:spacing w:after="0" w:line="240" w:lineRule="auto"/>
        <w:ind w:left="709"/>
        <w:jc w:val="both"/>
        <w:rPr>
          <w:rFonts w:ascii="Arial" w:hAnsi="Arial" w:cs="Arial"/>
          <w:sz w:val="24"/>
          <w:szCs w:val="24"/>
        </w:rPr>
      </w:pPr>
    </w:p>
    <w:p w14:paraId="7D5ADF29" w14:textId="77777777" w:rsidR="00000B78" w:rsidRDefault="00000B78" w:rsidP="00F436E3">
      <w:pPr>
        <w:spacing w:after="0" w:line="240" w:lineRule="auto"/>
        <w:ind w:left="709"/>
        <w:jc w:val="both"/>
        <w:rPr>
          <w:rFonts w:ascii="Arial" w:hAnsi="Arial" w:cs="Arial"/>
          <w:sz w:val="24"/>
          <w:szCs w:val="24"/>
        </w:rPr>
      </w:pPr>
    </w:p>
    <w:p w14:paraId="22302733" w14:textId="77777777" w:rsidR="00000B78" w:rsidRPr="00FE1278" w:rsidRDefault="00000B78" w:rsidP="00F436E3">
      <w:pPr>
        <w:spacing w:after="0" w:line="240" w:lineRule="auto"/>
        <w:ind w:left="709"/>
        <w:jc w:val="both"/>
        <w:rPr>
          <w:rFonts w:ascii="Arial" w:hAnsi="Arial" w:cs="Arial"/>
          <w:sz w:val="24"/>
          <w:szCs w:val="24"/>
        </w:rPr>
      </w:pPr>
    </w:p>
    <w:p w14:paraId="2C5C9A62" w14:textId="77777777" w:rsidR="001D46F2" w:rsidRPr="00FE1278" w:rsidRDefault="001D46F2" w:rsidP="00F436E3">
      <w:pPr>
        <w:spacing w:after="0" w:line="240" w:lineRule="auto"/>
        <w:ind w:left="2136"/>
        <w:jc w:val="both"/>
        <w:rPr>
          <w:rFonts w:ascii="Arial" w:hAnsi="Arial" w:cs="Arial"/>
          <w:sz w:val="24"/>
          <w:szCs w:val="24"/>
        </w:rPr>
      </w:pPr>
    </w:p>
    <w:p w14:paraId="779B66AF" w14:textId="77777777" w:rsidR="001D46F2" w:rsidRPr="00FE1278" w:rsidRDefault="001D46F2" w:rsidP="003C1E36">
      <w:pPr>
        <w:pStyle w:val="Ttulo2"/>
        <w:numPr>
          <w:ilvl w:val="3"/>
          <w:numId w:val="3"/>
        </w:numPr>
        <w:spacing w:line="240" w:lineRule="auto"/>
        <w:ind w:left="0" w:firstLine="0"/>
        <w:jc w:val="both"/>
        <w:rPr>
          <w:rFonts w:ascii="Arial" w:hAnsi="Arial" w:cs="Arial"/>
          <w:b/>
          <w:color w:val="000000" w:themeColor="text1"/>
          <w:sz w:val="24"/>
          <w:szCs w:val="24"/>
        </w:rPr>
      </w:pPr>
      <w:bookmarkStart w:id="29" w:name="_Toc301700582"/>
      <w:r w:rsidRPr="00FE1278">
        <w:rPr>
          <w:rFonts w:ascii="Arial" w:hAnsi="Arial" w:cs="Arial"/>
          <w:b/>
          <w:color w:val="000000" w:themeColor="text1"/>
          <w:sz w:val="24"/>
          <w:szCs w:val="24"/>
        </w:rPr>
        <w:t>GESTIÓN DEL MANTENIMIENTO (IBM – 003.3)</w:t>
      </w:r>
      <w:bookmarkEnd w:id="29"/>
    </w:p>
    <w:p w14:paraId="1FBF338C" w14:textId="77777777" w:rsidR="001D46F2" w:rsidRPr="00FE1278" w:rsidRDefault="001D46F2" w:rsidP="00F436E3">
      <w:pPr>
        <w:spacing w:line="240" w:lineRule="auto"/>
        <w:jc w:val="both"/>
        <w:rPr>
          <w:rFonts w:ascii="Arial" w:hAnsi="Arial" w:cs="Arial"/>
          <w:sz w:val="24"/>
          <w:szCs w:val="24"/>
        </w:rPr>
      </w:pPr>
    </w:p>
    <w:p w14:paraId="052951F6" w14:textId="77777777" w:rsidR="001D46F2" w:rsidRPr="00FE1278" w:rsidRDefault="001D46F2" w:rsidP="00F436E3">
      <w:pPr>
        <w:spacing w:line="240" w:lineRule="auto"/>
        <w:jc w:val="both"/>
        <w:rPr>
          <w:rFonts w:ascii="Arial" w:hAnsi="Arial" w:cs="Arial"/>
          <w:sz w:val="24"/>
          <w:szCs w:val="24"/>
        </w:rPr>
      </w:pPr>
      <w:r w:rsidRPr="00FE1278">
        <w:rPr>
          <w:rFonts w:ascii="Arial" w:hAnsi="Arial" w:cs="Arial"/>
          <w:sz w:val="24"/>
          <w:szCs w:val="24"/>
        </w:rPr>
        <w:t>Funciones:</w:t>
      </w:r>
    </w:p>
    <w:p w14:paraId="1D3A0484"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 xml:space="preserve">Llevar a la práctica la normativa tanto de carácter técnico como general emanada del </w:t>
      </w:r>
      <w:r w:rsidR="00F436E3" w:rsidRPr="00FE1278">
        <w:rPr>
          <w:rFonts w:ascii="Arial" w:hAnsi="Arial" w:cs="Arial"/>
          <w:sz w:val="24"/>
          <w:szCs w:val="24"/>
        </w:rPr>
        <w:t>jefe</w:t>
      </w:r>
      <w:r w:rsidRPr="00FE1278">
        <w:rPr>
          <w:rFonts w:ascii="Arial" w:hAnsi="Arial" w:cs="Arial"/>
          <w:sz w:val="24"/>
          <w:szCs w:val="24"/>
        </w:rPr>
        <w:t xml:space="preserve"> de IBM.</w:t>
      </w:r>
    </w:p>
    <w:p w14:paraId="55CBEDA1"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Organizar el trabajo del personal de ingeniería a su cargo.</w:t>
      </w:r>
    </w:p>
    <w:p w14:paraId="0B6823BD"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 xml:space="preserve">Asegurar y controlar el correcto funcionamiento de los </w:t>
      </w:r>
      <w:r w:rsidR="001F2408" w:rsidRPr="00FE1278">
        <w:rPr>
          <w:rFonts w:ascii="Arial" w:hAnsi="Arial" w:cs="Arial"/>
          <w:sz w:val="24"/>
          <w:szCs w:val="24"/>
        </w:rPr>
        <w:t>Equipos</w:t>
      </w:r>
      <w:r w:rsidRPr="00FE1278">
        <w:rPr>
          <w:rFonts w:ascii="Arial" w:hAnsi="Arial" w:cs="Arial"/>
          <w:sz w:val="24"/>
          <w:szCs w:val="24"/>
        </w:rPr>
        <w:t xml:space="preserve"> médicos.</w:t>
      </w:r>
    </w:p>
    <w:p w14:paraId="352FD2DE"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Controlar el desempeño de las empresas contratadas.</w:t>
      </w:r>
    </w:p>
    <w:p w14:paraId="06B953E3"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Aplicar los planes diseñados para la realización de las revisiones preventivas y acciones correctivas.</w:t>
      </w:r>
    </w:p>
    <w:p w14:paraId="0ED3D8A6"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 xml:space="preserve">Soportar y apoyar técnicamente al personal a su cargo, en la resolución de todas las averías, mal funcionamiento, y demás, que se generen en los </w:t>
      </w:r>
      <w:r w:rsidR="001F2408" w:rsidRPr="00FE1278">
        <w:rPr>
          <w:rFonts w:ascii="Arial" w:hAnsi="Arial" w:cs="Arial"/>
          <w:iCs/>
          <w:color w:val="000000"/>
          <w:sz w:val="24"/>
          <w:szCs w:val="24"/>
          <w:lang w:val="es-CL"/>
        </w:rPr>
        <w:t>Equipos</w:t>
      </w:r>
      <w:r w:rsidRPr="00FE1278">
        <w:rPr>
          <w:rFonts w:ascii="Arial" w:hAnsi="Arial" w:cs="Arial"/>
          <w:iCs/>
          <w:color w:val="000000"/>
          <w:sz w:val="24"/>
          <w:szCs w:val="24"/>
          <w:lang w:val="es-CL"/>
        </w:rPr>
        <w:t xml:space="preserve"> Médicos</w:t>
      </w:r>
      <w:r w:rsidRPr="00FE1278">
        <w:rPr>
          <w:rFonts w:ascii="Arial" w:hAnsi="Arial" w:cs="Arial"/>
          <w:sz w:val="24"/>
          <w:szCs w:val="24"/>
        </w:rPr>
        <w:t>.</w:t>
      </w:r>
    </w:p>
    <w:p w14:paraId="702B2015"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Control y registro de los mantenimientos preventivos.</w:t>
      </w:r>
    </w:p>
    <w:p w14:paraId="417AC648"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Realización, seguimiento y control de las revisiones periódicas a que hubiere lugar según legislación vigente.</w:t>
      </w:r>
    </w:p>
    <w:p w14:paraId="1E158D5A"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 xml:space="preserve">Asesoría técnica en Planes de Inversiones de </w:t>
      </w:r>
      <w:r w:rsidR="001F2408" w:rsidRPr="00FE1278">
        <w:rPr>
          <w:rFonts w:ascii="Arial" w:hAnsi="Arial" w:cs="Arial"/>
          <w:iCs/>
          <w:color w:val="000000"/>
          <w:sz w:val="24"/>
          <w:szCs w:val="24"/>
          <w:lang w:val="es-CL"/>
        </w:rPr>
        <w:t>Equipos</w:t>
      </w:r>
      <w:r w:rsidRPr="00FE1278">
        <w:rPr>
          <w:rFonts w:ascii="Arial" w:hAnsi="Arial" w:cs="Arial"/>
          <w:iCs/>
          <w:color w:val="000000"/>
          <w:sz w:val="24"/>
          <w:szCs w:val="24"/>
          <w:lang w:val="es-CL"/>
        </w:rPr>
        <w:t xml:space="preserve"> Médicos</w:t>
      </w:r>
      <w:r w:rsidRPr="00FE1278">
        <w:rPr>
          <w:rFonts w:ascii="Arial" w:hAnsi="Arial" w:cs="Arial"/>
          <w:sz w:val="24"/>
          <w:szCs w:val="24"/>
        </w:rPr>
        <w:t>.</w:t>
      </w:r>
    </w:p>
    <w:p w14:paraId="3BDC7D54" w14:textId="77777777" w:rsidR="001D46F2" w:rsidRPr="00FE1278" w:rsidRDefault="001D46F2"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 xml:space="preserve">Gestionar el cumplimiento del calendario de mantenimiento preventivo de los Servicios Clínicos asignados. </w:t>
      </w:r>
    </w:p>
    <w:p w14:paraId="14C0CBDF" w14:textId="77777777" w:rsidR="0085162D" w:rsidRDefault="0085162D" w:rsidP="0085162D">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Informar a la Unidad de Activos fijos sobre nuevas incorporaciones</w:t>
      </w:r>
      <w:r>
        <w:rPr>
          <w:rFonts w:ascii="Arial" w:hAnsi="Arial" w:cs="Arial"/>
          <w:sz w:val="24"/>
          <w:szCs w:val="24"/>
        </w:rPr>
        <w:t xml:space="preserve"> de Equipos médicos</w:t>
      </w:r>
      <w:r w:rsidRPr="00FE1278">
        <w:rPr>
          <w:rFonts w:ascii="Arial" w:hAnsi="Arial" w:cs="Arial"/>
          <w:sz w:val="24"/>
          <w:szCs w:val="24"/>
        </w:rPr>
        <w:t>.</w:t>
      </w:r>
    </w:p>
    <w:p w14:paraId="4359E102" w14:textId="77777777" w:rsidR="00000B78" w:rsidRPr="00FE1278" w:rsidRDefault="00000B78" w:rsidP="00000B78">
      <w:pPr>
        <w:spacing w:after="0" w:line="240" w:lineRule="auto"/>
        <w:ind w:left="709"/>
        <w:jc w:val="both"/>
        <w:rPr>
          <w:rFonts w:ascii="Arial" w:hAnsi="Arial" w:cs="Arial"/>
          <w:sz w:val="24"/>
          <w:szCs w:val="24"/>
        </w:rPr>
      </w:pPr>
    </w:p>
    <w:p w14:paraId="6A19F000" w14:textId="77777777" w:rsidR="001D46F2" w:rsidRPr="00FE1278" w:rsidRDefault="001D46F2" w:rsidP="00F436E3">
      <w:pPr>
        <w:spacing w:after="0" w:line="240" w:lineRule="auto"/>
        <w:jc w:val="both"/>
        <w:rPr>
          <w:rFonts w:ascii="Arial" w:hAnsi="Arial" w:cs="Arial"/>
          <w:sz w:val="24"/>
          <w:szCs w:val="24"/>
        </w:rPr>
      </w:pPr>
    </w:p>
    <w:p w14:paraId="00192DE2" w14:textId="77777777" w:rsidR="008B663E" w:rsidRPr="00FE1278" w:rsidRDefault="008B663E" w:rsidP="003C1E36">
      <w:pPr>
        <w:pStyle w:val="Ttulo2"/>
        <w:numPr>
          <w:ilvl w:val="3"/>
          <w:numId w:val="3"/>
        </w:numPr>
        <w:spacing w:line="240" w:lineRule="auto"/>
        <w:ind w:left="0" w:firstLine="0"/>
        <w:jc w:val="both"/>
        <w:rPr>
          <w:rFonts w:ascii="Arial" w:hAnsi="Arial" w:cs="Arial"/>
          <w:b/>
          <w:sz w:val="24"/>
          <w:szCs w:val="24"/>
        </w:rPr>
      </w:pPr>
      <w:bookmarkStart w:id="30" w:name="_Toc301700581"/>
      <w:r w:rsidRPr="00FE1278">
        <w:rPr>
          <w:rFonts w:ascii="Arial" w:hAnsi="Arial" w:cs="Arial"/>
          <w:b/>
          <w:color w:val="000000" w:themeColor="text1"/>
          <w:sz w:val="24"/>
          <w:szCs w:val="24"/>
        </w:rPr>
        <w:t>BACKOFFICE (IBM – 004)</w:t>
      </w:r>
      <w:bookmarkEnd w:id="30"/>
      <w:r w:rsidRPr="00FE1278">
        <w:rPr>
          <w:rFonts w:ascii="Arial" w:hAnsi="Arial" w:cs="Arial"/>
          <w:b/>
          <w:color w:val="000000" w:themeColor="text1"/>
          <w:sz w:val="24"/>
          <w:szCs w:val="24"/>
        </w:rPr>
        <w:t xml:space="preserve"> </w:t>
      </w:r>
    </w:p>
    <w:p w14:paraId="6101F092" w14:textId="77777777" w:rsidR="008B663E" w:rsidRPr="00FE1278" w:rsidRDefault="008B663E" w:rsidP="003C1E36">
      <w:pPr>
        <w:spacing w:line="240" w:lineRule="auto"/>
        <w:ind w:hanging="648"/>
        <w:jc w:val="both"/>
        <w:rPr>
          <w:rFonts w:ascii="Arial" w:hAnsi="Arial" w:cs="Arial"/>
          <w:sz w:val="24"/>
          <w:szCs w:val="24"/>
        </w:rPr>
      </w:pPr>
    </w:p>
    <w:p w14:paraId="2276F718" w14:textId="77777777" w:rsidR="008B663E" w:rsidRPr="00FE1278" w:rsidRDefault="008B663E" w:rsidP="00F436E3">
      <w:pPr>
        <w:spacing w:line="240" w:lineRule="auto"/>
        <w:jc w:val="both"/>
        <w:rPr>
          <w:rFonts w:ascii="Arial" w:hAnsi="Arial" w:cs="Arial"/>
          <w:sz w:val="24"/>
          <w:szCs w:val="24"/>
        </w:rPr>
      </w:pPr>
      <w:r w:rsidRPr="00FE1278">
        <w:rPr>
          <w:rFonts w:ascii="Arial" w:hAnsi="Arial" w:cs="Arial"/>
          <w:sz w:val="24"/>
          <w:szCs w:val="24"/>
        </w:rPr>
        <w:t>Funciones:</w:t>
      </w:r>
    </w:p>
    <w:p w14:paraId="48F223F7" w14:textId="77777777" w:rsidR="008B663E" w:rsidRPr="00FE1278" w:rsidRDefault="008B663E"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 xml:space="preserve">Llevar a la práctica la normativa tanto de carácter técnico como general emanada del </w:t>
      </w:r>
      <w:r w:rsidR="00F436E3" w:rsidRPr="00FE1278">
        <w:rPr>
          <w:rFonts w:ascii="Arial" w:hAnsi="Arial" w:cs="Arial"/>
          <w:sz w:val="24"/>
          <w:szCs w:val="24"/>
        </w:rPr>
        <w:t>jefe</w:t>
      </w:r>
      <w:r w:rsidRPr="00FE1278">
        <w:rPr>
          <w:rFonts w:ascii="Arial" w:hAnsi="Arial" w:cs="Arial"/>
          <w:sz w:val="24"/>
          <w:szCs w:val="24"/>
        </w:rPr>
        <w:t xml:space="preserve"> de IBM.</w:t>
      </w:r>
    </w:p>
    <w:p w14:paraId="0C5AA92E" w14:textId="77777777" w:rsidR="008B663E" w:rsidRPr="00FE1278" w:rsidRDefault="008B663E"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 xml:space="preserve">Apoyo administrativo sub depto. de </w:t>
      </w:r>
      <w:r w:rsidR="00FE1278">
        <w:rPr>
          <w:rFonts w:ascii="Arial" w:hAnsi="Arial" w:cs="Arial"/>
          <w:sz w:val="24"/>
          <w:szCs w:val="24"/>
        </w:rPr>
        <w:t>Inge</w:t>
      </w:r>
      <w:r w:rsidR="00FE1278" w:rsidRPr="00FE1278">
        <w:rPr>
          <w:rFonts w:ascii="Arial" w:hAnsi="Arial" w:cs="Arial"/>
          <w:sz w:val="24"/>
          <w:szCs w:val="24"/>
        </w:rPr>
        <w:t>niería</w:t>
      </w:r>
      <w:r w:rsidRPr="00FE1278">
        <w:rPr>
          <w:rFonts w:ascii="Arial" w:hAnsi="Arial" w:cs="Arial"/>
          <w:sz w:val="24"/>
          <w:szCs w:val="24"/>
        </w:rPr>
        <w:t xml:space="preserve"> </w:t>
      </w:r>
      <w:r w:rsidR="00FE1278" w:rsidRPr="00FE1278">
        <w:rPr>
          <w:rFonts w:ascii="Arial" w:hAnsi="Arial" w:cs="Arial"/>
          <w:sz w:val="24"/>
          <w:szCs w:val="24"/>
        </w:rPr>
        <w:t>Biomédica</w:t>
      </w:r>
      <w:r w:rsidRPr="00FE1278">
        <w:rPr>
          <w:rFonts w:ascii="Arial" w:hAnsi="Arial" w:cs="Arial"/>
          <w:sz w:val="24"/>
          <w:szCs w:val="24"/>
        </w:rPr>
        <w:t>: colaborar con la ejecución de requerimientos de Compras de Unidad de Ingeniería Biomédica de acuerdo a indicaciones de jefatura directa y los procedimientos establecidos en la Ley de compras públicas, Contratos Convenios de Mantenimiento, elaborar las resoluciones que aprueben bases de licitaciones públicas y tramitar V°B°.</w:t>
      </w:r>
    </w:p>
    <w:p w14:paraId="0D18F326" w14:textId="77777777" w:rsidR="008B663E" w:rsidRDefault="008B663E"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Generar reportes periódicos o a petición de la jefatura directa con la información relativa a los procesos de compras y contrataciones encomendadas.</w:t>
      </w:r>
    </w:p>
    <w:p w14:paraId="1134BD71" w14:textId="77777777" w:rsidR="00495E8F" w:rsidRPr="00495E8F" w:rsidRDefault="00495E8F" w:rsidP="00495E8F">
      <w:pPr>
        <w:numPr>
          <w:ilvl w:val="0"/>
          <w:numId w:val="6"/>
        </w:numPr>
        <w:tabs>
          <w:tab w:val="clear" w:pos="2136"/>
        </w:tabs>
        <w:spacing w:after="0" w:line="240" w:lineRule="auto"/>
        <w:ind w:left="709" w:hanging="425"/>
        <w:jc w:val="both"/>
        <w:rPr>
          <w:rFonts w:ascii="Arial" w:hAnsi="Arial" w:cs="Arial"/>
          <w:sz w:val="24"/>
          <w:szCs w:val="24"/>
        </w:rPr>
      </w:pPr>
      <w:r>
        <w:rPr>
          <w:rFonts w:ascii="Arial" w:hAnsi="Arial" w:cs="Arial"/>
          <w:sz w:val="24"/>
          <w:szCs w:val="24"/>
        </w:rPr>
        <w:t xml:space="preserve">Mantiene </w:t>
      </w:r>
      <w:r w:rsidRPr="00FE1278">
        <w:rPr>
          <w:rFonts w:ascii="Arial" w:hAnsi="Arial" w:cs="Arial"/>
          <w:sz w:val="24"/>
          <w:szCs w:val="24"/>
        </w:rPr>
        <w:t xml:space="preserve">de biblioteca técnica de manuales de uso y servicio, Troubleshooting (Resolución de problemas) y Spare Parts (Lista de repuestos) de los </w:t>
      </w:r>
      <w:r w:rsidRPr="00FE1278">
        <w:rPr>
          <w:rFonts w:ascii="Arial" w:hAnsi="Arial" w:cs="Arial"/>
          <w:iCs/>
          <w:color w:val="000000"/>
          <w:sz w:val="24"/>
          <w:szCs w:val="24"/>
          <w:lang w:val="es-CL"/>
        </w:rPr>
        <w:t>Equipos Médicos</w:t>
      </w:r>
      <w:r w:rsidRPr="00FE1278">
        <w:rPr>
          <w:rFonts w:ascii="Arial" w:hAnsi="Arial" w:cs="Arial"/>
          <w:sz w:val="24"/>
          <w:szCs w:val="24"/>
        </w:rPr>
        <w:t>.</w:t>
      </w:r>
    </w:p>
    <w:p w14:paraId="2F545A37" w14:textId="77777777" w:rsidR="008B663E" w:rsidRPr="00FE1278" w:rsidRDefault="008B663E"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lastRenderedPageBreak/>
        <w:t>Efectuar el seguimiento y monitoreo de los documentos internos (memos, planillas RRHH, asistencias, permisos).</w:t>
      </w:r>
    </w:p>
    <w:p w14:paraId="5215B25E" w14:textId="77777777" w:rsidR="008B663E" w:rsidRDefault="008B663E"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Gestionar disponibilidad y operatividad de equipos/equipamiento del servicio de Pabellón, realizando revisiones diarias a los equipos velando por la continuidad y buen funcionamiento de estos.</w:t>
      </w:r>
    </w:p>
    <w:p w14:paraId="25689771" w14:textId="77777777" w:rsidR="00000B78" w:rsidRPr="00FE1278" w:rsidRDefault="00000B78" w:rsidP="00000B78">
      <w:pPr>
        <w:spacing w:after="0" w:line="240" w:lineRule="auto"/>
        <w:ind w:left="709"/>
        <w:jc w:val="both"/>
        <w:rPr>
          <w:rFonts w:ascii="Arial" w:hAnsi="Arial" w:cs="Arial"/>
          <w:sz w:val="24"/>
          <w:szCs w:val="24"/>
        </w:rPr>
      </w:pPr>
    </w:p>
    <w:p w14:paraId="388694FB" w14:textId="77777777" w:rsidR="000A7361" w:rsidRPr="00FE1278" w:rsidRDefault="000A7361" w:rsidP="00F436E3">
      <w:pPr>
        <w:spacing w:after="0" w:line="240" w:lineRule="auto"/>
        <w:jc w:val="both"/>
        <w:rPr>
          <w:rFonts w:ascii="Arial" w:hAnsi="Arial" w:cs="Arial"/>
          <w:sz w:val="24"/>
          <w:szCs w:val="24"/>
        </w:rPr>
      </w:pPr>
    </w:p>
    <w:p w14:paraId="1E0E2D3D" w14:textId="77777777" w:rsidR="008B663E" w:rsidRPr="00FE1278" w:rsidRDefault="008B663E" w:rsidP="003C1E36">
      <w:pPr>
        <w:pStyle w:val="Ttulo2"/>
        <w:numPr>
          <w:ilvl w:val="3"/>
          <w:numId w:val="3"/>
        </w:numPr>
        <w:spacing w:line="240" w:lineRule="auto"/>
        <w:ind w:left="0" w:firstLine="0"/>
        <w:jc w:val="both"/>
        <w:rPr>
          <w:rFonts w:ascii="Arial" w:hAnsi="Arial" w:cs="Arial"/>
          <w:b/>
          <w:color w:val="000000" w:themeColor="text1"/>
          <w:sz w:val="24"/>
          <w:szCs w:val="24"/>
        </w:rPr>
      </w:pPr>
      <w:r w:rsidRPr="00FE1278">
        <w:rPr>
          <w:rFonts w:ascii="Arial" w:hAnsi="Arial" w:cs="Arial"/>
          <w:b/>
          <w:color w:val="000000" w:themeColor="text1"/>
          <w:sz w:val="24"/>
          <w:szCs w:val="24"/>
        </w:rPr>
        <w:t xml:space="preserve">LABORATORIO DE EQUIPOS MÉDICOS (IBM – 005) </w:t>
      </w:r>
    </w:p>
    <w:p w14:paraId="20EA3EA6" w14:textId="77777777" w:rsidR="008B663E" w:rsidRPr="00FE1278" w:rsidRDefault="008B663E" w:rsidP="003C1E36">
      <w:pPr>
        <w:spacing w:after="0" w:line="240" w:lineRule="auto"/>
        <w:jc w:val="both"/>
        <w:rPr>
          <w:rFonts w:ascii="Arial" w:hAnsi="Arial" w:cs="Arial"/>
          <w:b/>
          <w:sz w:val="24"/>
          <w:szCs w:val="24"/>
        </w:rPr>
      </w:pPr>
    </w:p>
    <w:p w14:paraId="557236B4" w14:textId="77777777" w:rsidR="008B663E" w:rsidRDefault="008B663E" w:rsidP="00F436E3">
      <w:pPr>
        <w:pStyle w:val="Ttulo2"/>
        <w:numPr>
          <w:ilvl w:val="4"/>
          <w:numId w:val="3"/>
        </w:numPr>
        <w:spacing w:line="240" w:lineRule="auto"/>
        <w:ind w:left="0" w:firstLine="0"/>
        <w:jc w:val="both"/>
        <w:rPr>
          <w:rFonts w:ascii="Arial" w:hAnsi="Arial" w:cs="Arial"/>
          <w:b/>
          <w:color w:val="000000" w:themeColor="text1"/>
          <w:sz w:val="24"/>
          <w:szCs w:val="24"/>
        </w:rPr>
      </w:pPr>
      <w:bookmarkStart w:id="31" w:name="_Toc301700584"/>
      <w:r w:rsidRPr="00FE1278">
        <w:rPr>
          <w:rFonts w:ascii="Arial" w:hAnsi="Arial" w:cs="Arial"/>
          <w:b/>
          <w:color w:val="000000" w:themeColor="text1"/>
          <w:sz w:val="24"/>
          <w:szCs w:val="24"/>
        </w:rPr>
        <w:t>PROFESIONAL ING. MECÁNICO (IBM – 005.1)</w:t>
      </w:r>
      <w:bookmarkEnd w:id="31"/>
      <w:r w:rsidRPr="00FE1278">
        <w:rPr>
          <w:rFonts w:ascii="Arial" w:hAnsi="Arial" w:cs="Arial"/>
          <w:b/>
          <w:color w:val="000000" w:themeColor="text1"/>
          <w:sz w:val="24"/>
          <w:szCs w:val="24"/>
        </w:rPr>
        <w:t xml:space="preserve"> </w:t>
      </w:r>
    </w:p>
    <w:p w14:paraId="19A96D69" w14:textId="77777777" w:rsidR="000A7361" w:rsidRPr="000A7361" w:rsidRDefault="000A7361" w:rsidP="000A7361"/>
    <w:p w14:paraId="13D71CB4" w14:textId="77777777" w:rsidR="008B663E" w:rsidRPr="00FE1278" w:rsidRDefault="008B663E" w:rsidP="00F436E3">
      <w:pPr>
        <w:spacing w:line="240" w:lineRule="auto"/>
        <w:jc w:val="both"/>
        <w:rPr>
          <w:rFonts w:ascii="Arial" w:hAnsi="Arial" w:cs="Arial"/>
          <w:sz w:val="24"/>
          <w:szCs w:val="24"/>
        </w:rPr>
      </w:pPr>
      <w:r w:rsidRPr="00FE1278">
        <w:rPr>
          <w:rFonts w:ascii="Arial" w:hAnsi="Arial" w:cs="Arial"/>
          <w:sz w:val="24"/>
          <w:szCs w:val="24"/>
        </w:rPr>
        <w:t>Funciones:</w:t>
      </w:r>
    </w:p>
    <w:p w14:paraId="3E74EAC6" w14:textId="77777777" w:rsidR="008B663E" w:rsidRDefault="008B663E" w:rsidP="00F436E3">
      <w:pPr>
        <w:numPr>
          <w:ilvl w:val="0"/>
          <w:numId w:val="5"/>
        </w:numPr>
        <w:spacing w:after="0" w:line="240" w:lineRule="auto"/>
        <w:jc w:val="both"/>
        <w:rPr>
          <w:rFonts w:ascii="Arial" w:hAnsi="Arial" w:cs="Arial"/>
          <w:sz w:val="24"/>
          <w:szCs w:val="24"/>
        </w:rPr>
      </w:pPr>
      <w:r w:rsidRPr="00FE1278">
        <w:rPr>
          <w:rFonts w:ascii="Arial" w:hAnsi="Arial" w:cs="Arial"/>
          <w:sz w:val="24"/>
          <w:szCs w:val="24"/>
        </w:rPr>
        <w:t>Llevar a la práctica la normativa tanto de carácter técnico como general emanada del Coordinador de Gestión del Mantenimiento.</w:t>
      </w:r>
    </w:p>
    <w:p w14:paraId="265F8F6A" w14:textId="77777777" w:rsidR="00B67156" w:rsidRPr="00FE1278" w:rsidRDefault="00B67156" w:rsidP="00F436E3">
      <w:pPr>
        <w:numPr>
          <w:ilvl w:val="0"/>
          <w:numId w:val="5"/>
        </w:numPr>
        <w:spacing w:after="0" w:line="240" w:lineRule="auto"/>
        <w:jc w:val="both"/>
        <w:rPr>
          <w:rFonts w:ascii="Arial" w:hAnsi="Arial" w:cs="Arial"/>
          <w:sz w:val="24"/>
          <w:szCs w:val="24"/>
        </w:rPr>
      </w:pPr>
      <w:r>
        <w:rPr>
          <w:rFonts w:ascii="Arial" w:hAnsi="Arial" w:cs="Arial"/>
          <w:sz w:val="24"/>
          <w:szCs w:val="24"/>
        </w:rPr>
        <w:t>Coordinador del Laboratorio de Equipos médicos.</w:t>
      </w:r>
    </w:p>
    <w:p w14:paraId="3B0D950C" w14:textId="77777777" w:rsidR="008B663E" w:rsidRPr="00FE1278" w:rsidRDefault="008B663E" w:rsidP="00F436E3">
      <w:pPr>
        <w:numPr>
          <w:ilvl w:val="0"/>
          <w:numId w:val="5"/>
        </w:numPr>
        <w:spacing w:after="0" w:line="240" w:lineRule="auto"/>
        <w:jc w:val="both"/>
        <w:rPr>
          <w:rFonts w:ascii="Arial" w:hAnsi="Arial" w:cs="Arial"/>
          <w:sz w:val="24"/>
          <w:szCs w:val="24"/>
        </w:rPr>
      </w:pPr>
      <w:r w:rsidRPr="00FE1278">
        <w:rPr>
          <w:rFonts w:ascii="Arial" w:hAnsi="Arial" w:cs="Arial"/>
          <w:sz w:val="24"/>
          <w:szCs w:val="24"/>
        </w:rPr>
        <w:t>Responsable de organizar el trabajo del personal técnico a su cargo.</w:t>
      </w:r>
    </w:p>
    <w:p w14:paraId="131BC866" w14:textId="77777777" w:rsidR="008B663E" w:rsidRPr="00FE1278" w:rsidRDefault="008B663E" w:rsidP="00F436E3">
      <w:pPr>
        <w:numPr>
          <w:ilvl w:val="0"/>
          <w:numId w:val="5"/>
        </w:numPr>
        <w:spacing w:after="0" w:line="240" w:lineRule="auto"/>
        <w:jc w:val="both"/>
        <w:rPr>
          <w:rFonts w:ascii="Arial" w:hAnsi="Arial" w:cs="Arial"/>
          <w:sz w:val="24"/>
          <w:szCs w:val="24"/>
        </w:rPr>
      </w:pPr>
      <w:r w:rsidRPr="00FE1278">
        <w:rPr>
          <w:rFonts w:ascii="Arial" w:hAnsi="Arial" w:cs="Arial"/>
          <w:sz w:val="24"/>
          <w:szCs w:val="24"/>
        </w:rPr>
        <w:t>Responsable de organizar y administrar los recursos disponibles en el Laboratorio de Equipos Médicos, incluyendo tareas como orden, limpieza e inventario.</w:t>
      </w:r>
    </w:p>
    <w:p w14:paraId="2BE3BF22" w14:textId="77777777" w:rsidR="008B663E" w:rsidRPr="00B67156" w:rsidRDefault="008B663E" w:rsidP="00F436E3">
      <w:pPr>
        <w:pStyle w:val="Prrafodelista"/>
        <w:numPr>
          <w:ilvl w:val="0"/>
          <w:numId w:val="5"/>
        </w:numPr>
        <w:jc w:val="both"/>
        <w:rPr>
          <w:rFonts w:ascii="Arial" w:hAnsi="Arial" w:cs="Arial"/>
          <w:b/>
        </w:rPr>
      </w:pPr>
      <w:r w:rsidRPr="00FE1278">
        <w:rPr>
          <w:rFonts w:ascii="Arial" w:hAnsi="Arial" w:cs="Arial"/>
        </w:rPr>
        <w:t xml:space="preserve">Responsable de canalizar los requerimientos de solicitudes de mantenimiento correctivo vía correo electrónico </w:t>
      </w:r>
      <w:r w:rsidRPr="00B67156">
        <w:rPr>
          <w:rFonts w:ascii="Arial" w:hAnsi="Arial" w:cs="Arial"/>
          <w:b/>
        </w:rPr>
        <w:t>hec.equiposmedicos@redsalud.gob.cl.</w:t>
      </w:r>
    </w:p>
    <w:p w14:paraId="5B28392B" w14:textId="77777777" w:rsidR="008B663E" w:rsidRPr="00FE1278" w:rsidRDefault="008B663E" w:rsidP="00F436E3">
      <w:pPr>
        <w:pStyle w:val="Prrafodelista"/>
        <w:numPr>
          <w:ilvl w:val="0"/>
          <w:numId w:val="5"/>
        </w:numPr>
        <w:jc w:val="both"/>
        <w:rPr>
          <w:rFonts w:ascii="Arial" w:hAnsi="Arial" w:cs="Arial"/>
        </w:rPr>
      </w:pPr>
      <w:r w:rsidRPr="00FE1278">
        <w:rPr>
          <w:rFonts w:ascii="Arial" w:hAnsi="Arial" w:cs="Arial"/>
        </w:rPr>
        <w:t>Asignar, monitorizar e informar órdenes de trabajo asociadas a mantenimiento correctivo, de los técnicos a cargo.</w:t>
      </w:r>
    </w:p>
    <w:p w14:paraId="3125FAD7" w14:textId="77777777" w:rsidR="008B663E" w:rsidRPr="00FE1278" w:rsidRDefault="008B663E" w:rsidP="00F436E3">
      <w:pPr>
        <w:numPr>
          <w:ilvl w:val="0"/>
          <w:numId w:val="5"/>
        </w:numPr>
        <w:spacing w:after="0" w:line="240" w:lineRule="auto"/>
        <w:jc w:val="both"/>
        <w:rPr>
          <w:rFonts w:ascii="Arial" w:hAnsi="Arial" w:cs="Arial"/>
          <w:sz w:val="24"/>
          <w:szCs w:val="24"/>
        </w:rPr>
      </w:pPr>
      <w:r w:rsidRPr="00FE1278">
        <w:rPr>
          <w:rFonts w:ascii="Arial" w:hAnsi="Arial" w:cs="Arial"/>
          <w:sz w:val="24"/>
          <w:szCs w:val="24"/>
        </w:rPr>
        <w:t xml:space="preserve">Responsable de realizar en los </w:t>
      </w:r>
      <w:r w:rsidRPr="00FE1278">
        <w:rPr>
          <w:rFonts w:ascii="Arial" w:hAnsi="Arial" w:cs="Arial"/>
          <w:iCs/>
          <w:color w:val="000000"/>
          <w:sz w:val="24"/>
          <w:szCs w:val="24"/>
          <w:lang w:val="es-CL"/>
        </w:rPr>
        <w:t xml:space="preserve">Equipos Médicos </w:t>
      </w:r>
      <w:r w:rsidRPr="00FE1278">
        <w:rPr>
          <w:rFonts w:ascii="Arial" w:hAnsi="Arial" w:cs="Arial"/>
          <w:sz w:val="24"/>
          <w:szCs w:val="24"/>
        </w:rPr>
        <w:t>acciones correctivas de los Servicios Clínicos asignados.</w:t>
      </w:r>
    </w:p>
    <w:p w14:paraId="1914EA3E" w14:textId="77777777" w:rsidR="008B663E" w:rsidRPr="00FE1278" w:rsidRDefault="008B663E" w:rsidP="00F436E3">
      <w:pPr>
        <w:numPr>
          <w:ilvl w:val="0"/>
          <w:numId w:val="5"/>
        </w:numPr>
        <w:spacing w:after="0" w:line="240" w:lineRule="auto"/>
        <w:jc w:val="both"/>
        <w:rPr>
          <w:rFonts w:ascii="Arial" w:hAnsi="Arial" w:cs="Arial"/>
          <w:sz w:val="24"/>
          <w:szCs w:val="24"/>
        </w:rPr>
      </w:pPr>
      <w:r w:rsidRPr="00FE1278">
        <w:rPr>
          <w:rFonts w:ascii="Arial" w:hAnsi="Arial" w:cs="Arial"/>
          <w:sz w:val="24"/>
          <w:szCs w:val="24"/>
        </w:rPr>
        <w:t xml:space="preserve">Responsable de controlar y supervisar el instrumental electrónico auxiliar de laboratorio, herramientas, stock de repuestos para la reparación de los </w:t>
      </w:r>
      <w:r w:rsidRPr="00FE1278">
        <w:rPr>
          <w:rFonts w:ascii="Arial" w:hAnsi="Arial" w:cs="Arial"/>
          <w:iCs/>
          <w:color w:val="000000"/>
          <w:sz w:val="24"/>
          <w:szCs w:val="24"/>
          <w:lang w:val="es-CL"/>
        </w:rPr>
        <w:t>Equipos Médicos</w:t>
      </w:r>
      <w:r w:rsidRPr="00FE1278">
        <w:rPr>
          <w:rFonts w:ascii="Arial" w:hAnsi="Arial" w:cs="Arial"/>
          <w:sz w:val="24"/>
          <w:szCs w:val="24"/>
        </w:rPr>
        <w:t>.</w:t>
      </w:r>
    </w:p>
    <w:p w14:paraId="526B01B9" w14:textId="77777777" w:rsidR="008B663E" w:rsidRPr="00FE1278" w:rsidRDefault="008B663E" w:rsidP="00F436E3">
      <w:pPr>
        <w:numPr>
          <w:ilvl w:val="0"/>
          <w:numId w:val="5"/>
        </w:numPr>
        <w:spacing w:after="0" w:line="240" w:lineRule="auto"/>
        <w:jc w:val="both"/>
        <w:rPr>
          <w:rFonts w:ascii="Arial" w:hAnsi="Arial" w:cs="Arial"/>
          <w:sz w:val="24"/>
          <w:szCs w:val="24"/>
        </w:rPr>
      </w:pPr>
      <w:r w:rsidRPr="00FE1278">
        <w:rPr>
          <w:rFonts w:ascii="Arial" w:hAnsi="Arial" w:cs="Arial"/>
          <w:sz w:val="24"/>
          <w:szCs w:val="24"/>
        </w:rPr>
        <w:t>Gestionar pruebas de controles de calidad técnica de manera que los Equipos médicos cumplan con las especificaciones técnicas del fabricante.</w:t>
      </w:r>
    </w:p>
    <w:p w14:paraId="6E2DEEB2" w14:textId="77777777" w:rsidR="008B663E" w:rsidRPr="00FE1278" w:rsidRDefault="008B663E" w:rsidP="00F436E3">
      <w:pPr>
        <w:numPr>
          <w:ilvl w:val="0"/>
          <w:numId w:val="5"/>
        </w:numPr>
        <w:spacing w:after="0" w:line="240" w:lineRule="auto"/>
        <w:jc w:val="both"/>
        <w:rPr>
          <w:rFonts w:ascii="Arial" w:hAnsi="Arial" w:cs="Arial"/>
          <w:sz w:val="24"/>
          <w:szCs w:val="24"/>
        </w:rPr>
      </w:pPr>
      <w:r w:rsidRPr="00FE1278">
        <w:rPr>
          <w:rFonts w:ascii="Arial" w:hAnsi="Arial" w:cs="Arial"/>
          <w:sz w:val="24"/>
          <w:szCs w:val="24"/>
        </w:rPr>
        <w:t>Registro y control de ingreso y salidas de Equipos Médicos a servicios técnicos externos (Soportados por contrato)</w:t>
      </w:r>
    </w:p>
    <w:p w14:paraId="732B105B" w14:textId="77777777" w:rsidR="008B663E" w:rsidRPr="00FE1278" w:rsidRDefault="008B663E" w:rsidP="00F436E3">
      <w:pPr>
        <w:numPr>
          <w:ilvl w:val="0"/>
          <w:numId w:val="5"/>
        </w:numPr>
        <w:spacing w:after="0" w:line="240" w:lineRule="auto"/>
        <w:jc w:val="both"/>
        <w:rPr>
          <w:rFonts w:ascii="Arial" w:hAnsi="Arial" w:cs="Arial"/>
          <w:sz w:val="24"/>
          <w:szCs w:val="24"/>
        </w:rPr>
      </w:pPr>
      <w:r w:rsidRPr="00FE1278">
        <w:rPr>
          <w:rFonts w:ascii="Arial" w:hAnsi="Arial" w:cs="Arial"/>
          <w:sz w:val="24"/>
          <w:szCs w:val="24"/>
        </w:rPr>
        <w:t>Registro y control de entrega de insumos, accesorios y repuestos de Equipos Médicos.</w:t>
      </w:r>
    </w:p>
    <w:p w14:paraId="561F7043" w14:textId="77777777" w:rsidR="008B663E" w:rsidRPr="00FE1278" w:rsidRDefault="008B663E" w:rsidP="00F436E3">
      <w:pPr>
        <w:numPr>
          <w:ilvl w:val="0"/>
          <w:numId w:val="5"/>
        </w:numPr>
        <w:spacing w:after="0" w:line="240" w:lineRule="auto"/>
        <w:jc w:val="both"/>
        <w:rPr>
          <w:rFonts w:ascii="Arial" w:hAnsi="Arial" w:cs="Arial"/>
          <w:sz w:val="24"/>
          <w:szCs w:val="24"/>
        </w:rPr>
      </w:pPr>
      <w:r w:rsidRPr="00FE1278">
        <w:rPr>
          <w:rFonts w:ascii="Arial" w:hAnsi="Arial" w:cs="Arial"/>
          <w:sz w:val="24"/>
          <w:szCs w:val="24"/>
        </w:rPr>
        <w:t>Registro y control de entrega de Equipos Médicos a los Servicios Clínicos de la Institución.</w:t>
      </w:r>
    </w:p>
    <w:p w14:paraId="0F22A843" w14:textId="77777777" w:rsidR="008B663E" w:rsidRPr="00FE1278" w:rsidRDefault="008B663E" w:rsidP="00F436E3">
      <w:pPr>
        <w:pStyle w:val="Prrafodelista"/>
        <w:numPr>
          <w:ilvl w:val="0"/>
          <w:numId w:val="5"/>
        </w:numPr>
        <w:jc w:val="both"/>
        <w:rPr>
          <w:rFonts w:ascii="Arial" w:hAnsi="Arial" w:cs="Arial"/>
        </w:rPr>
      </w:pPr>
      <w:r w:rsidRPr="00FE1278">
        <w:rPr>
          <w:rFonts w:ascii="Arial" w:hAnsi="Arial" w:cs="Arial"/>
        </w:rPr>
        <w:t xml:space="preserve">Responsable de canalizar los requerimientos de solicitudes de adquisición de </w:t>
      </w:r>
      <w:r w:rsidRPr="00FE1278">
        <w:rPr>
          <w:rFonts w:ascii="Arial" w:hAnsi="Arial" w:cs="Arial"/>
          <w:iCs/>
          <w:color w:val="000000"/>
        </w:rPr>
        <w:t>Equipos Médicos.</w:t>
      </w:r>
    </w:p>
    <w:p w14:paraId="3F9DD7B9" w14:textId="77777777" w:rsidR="008B663E" w:rsidRPr="00FE1278" w:rsidRDefault="008B663E" w:rsidP="00F436E3">
      <w:pPr>
        <w:numPr>
          <w:ilvl w:val="0"/>
          <w:numId w:val="5"/>
        </w:numPr>
        <w:spacing w:after="0" w:line="240" w:lineRule="auto"/>
        <w:jc w:val="both"/>
        <w:rPr>
          <w:rFonts w:ascii="Arial" w:hAnsi="Arial" w:cs="Arial"/>
          <w:sz w:val="24"/>
          <w:szCs w:val="24"/>
        </w:rPr>
      </w:pPr>
      <w:r w:rsidRPr="00FE1278">
        <w:rPr>
          <w:rFonts w:ascii="Arial" w:hAnsi="Arial" w:cs="Arial"/>
          <w:sz w:val="24"/>
          <w:szCs w:val="24"/>
        </w:rPr>
        <w:t xml:space="preserve">Soporte en asesoría técnica en Planes de Inversiones de </w:t>
      </w:r>
      <w:r w:rsidRPr="00FE1278">
        <w:rPr>
          <w:rFonts w:ascii="Arial" w:hAnsi="Arial" w:cs="Arial"/>
          <w:iCs/>
          <w:color w:val="000000"/>
          <w:sz w:val="24"/>
          <w:szCs w:val="24"/>
          <w:lang w:val="es-CL"/>
        </w:rPr>
        <w:t>Equipos Médicos</w:t>
      </w:r>
      <w:r w:rsidRPr="00FE1278">
        <w:rPr>
          <w:rFonts w:ascii="Arial" w:hAnsi="Arial" w:cs="Arial"/>
          <w:sz w:val="24"/>
          <w:szCs w:val="24"/>
        </w:rPr>
        <w:t>.</w:t>
      </w:r>
    </w:p>
    <w:p w14:paraId="2569B5B1" w14:textId="77777777" w:rsidR="008B663E" w:rsidRPr="00FE1278" w:rsidRDefault="008B663E" w:rsidP="00F436E3">
      <w:pPr>
        <w:numPr>
          <w:ilvl w:val="0"/>
          <w:numId w:val="5"/>
        </w:numPr>
        <w:spacing w:after="0" w:line="240" w:lineRule="auto"/>
        <w:jc w:val="both"/>
        <w:rPr>
          <w:rFonts w:ascii="Arial" w:hAnsi="Arial" w:cs="Arial"/>
          <w:sz w:val="24"/>
          <w:szCs w:val="24"/>
        </w:rPr>
      </w:pPr>
      <w:r w:rsidRPr="00FE1278">
        <w:rPr>
          <w:rFonts w:ascii="Arial" w:hAnsi="Arial" w:cs="Arial"/>
          <w:sz w:val="24"/>
          <w:szCs w:val="24"/>
        </w:rPr>
        <w:t xml:space="preserve">Gestionar el cumplimiento del calendario de mantenimiento preventivo de los Servicios Clínicos asignados. </w:t>
      </w:r>
    </w:p>
    <w:p w14:paraId="636C06D7" w14:textId="77777777" w:rsidR="00495E8F" w:rsidRPr="00FE1278" w:rsidRDefault="00495E8F" w:rsidP="00495E8F">
      <w:pPr>
        <w:numPr>
          <w:ilvl w:val="0"/>
          <w:numId w:val="5"/>
        </w:numPr>
        <w:spacing w:after="0" w:line="240" w:lineRule="auto"/>
        <w:jc w:val="both"/>
        <w:rPr>
          <w:rFonts w:ascii="Arial" w:hAnsi="Arial" w:cs="Arial"/>
          <w:sz w:val="24"/>
          <w:szCs w:val="24"/>
        </w:rPr>
      </w:pPr>
      <w:r w:rsidRPr="00FE1278">
        <w:rPr>
          <w:rFonts w:ascii="Arial" w:hAnsi="Arial" w:cs="Arial"/>
          <w:sz w:val="24"/>
          <w:szCs w:val="24"/>
        </w:rPr>
        <w:lastRenderedPageBreak/>
        <w:t xml:space="preserve">Informar a la Unidad de Activos fijos sobre </w:t>
      </w:r>
      <w:r>
        <w:rPr>
          <w:rFonts w:ascii="Arial" w:hAnsi="Arial" w:cs="Arial"/>
          <w:sz w:val="24"/>
          <w:szCs w:val="24"/>
        </w:rPr>
        <w:t>ingresos o salidas de Equipos médicos</w:t>
      </w:r>
      <w:r w:rsidRPr="00FE1278">
        <w:rPr>
          <w:rFonts w:ascii="Arial" w:hAnsi="Arial" w:cs="Arial"/>
          <w:sz w:val="24"/>
          <w:szCs w:val="24"/>
        </w:rPr>
        <w:t>.</w:t>
      </w:r>
    </w:p>
    <w:p w14:paraId="424F4125" w14:textId="77777777" w:rsidR="008B663E" w:rsidRPr="00FE1278" w:rsidRDefault="008B663E" w:rsidP="00F436E3">
      <w:pPr>
        <w:numPr>
          <w:ilvl w:val="0"/>
          <w:numId w:val="5"/>
        </w:numPr>
        <w:spacing w:after="0" w:line="240" w:lineRule="auto"/>
        <w:jc w:val="both"/>
        <w:rPr>
          <w:rFonts w:ascii="Arial" w:hAnsi="Arial" w:cs="Arial"/>
          <w:sz w:val="24"/>
          <w:szCs w:val="24"/>
        </w:rPr>
      </w:pPr>
      <w:r w:rsidRPr="00FE1278">
        <w:rPr>
          <w:rFonts w:ascii="Arial" w:hAnsi="Arial" w:cs="Arial"/>
          <w:sz w:val="24"/>
          <w:szCs w:val="24"/>
        </w:rPr>
        <w:t>Servicios asignados según Anexo A.</w:t>
      </w:r>
    </w:p>
    <w:p w14:paraId="7582F684" w14:textId="77777777" w:rsidR="00AC06BE" w:rsidRPr="00FE1278" w:rsidRDefault="00AC06BE" w:rsidP="00F436E3">
      <w:pPr>
        <w:spacing w:line="240" w:lineRule="auto"/>
        <w:jc w:val="both"/>
        <w:rPr>
          <w:rFonts w:ascii="Arial" w:hAnsi="Arial" w:cs="Arial"/>
          <w:sz w:val="24"/>
          <w:szCs w:val="24"/>
        </w:rPr>
      </w:pPr>
    </w:p>
    <w:p w14:paraId="3C380A22" w14:textId="77777777" w:rsidR="00AC06BE" w:rsidRPr="00FE1278" w:rsidRDefault="00AC06BE" w:rsidP="003C1E36">
      <w:pPr>
        <w:pStyle w:val="Ttulo2"/>
        <w:numPr>
          <w:ilvl w:val="5"/>
          <w:numId w:val="3"/>
        </w:numPr>
        <w:spacing w:line="240" w:lineRule="auto"/>
        <w:ind w:left="0" w:firstLine="0"/>
        <w:jc w:val="both"/>
        <w:rPr>
          <w:rFonts w:ascii="Arial" w:hAnsi="Arial" w:cs="Arial"/>
          <w:b/>
          <w:color w:val="000000" w:themeColor="text1"/>
          <w:sz w:val="24"/>
          <w:szCs w:val="24"/>
        </w:rPr>
      </w:pPr>
      <w:bookmarkStart w:id="32" w:name="_Toc301700585"/>
      <w:r w:rsidRPr="00FE1278">
        <w:rPr>
          <w:rFonts w:ascii="Arial" w:hAnsi="Arial" w:cs="Arial"/>
          <w:b/>
          <w:color w:val="000000" w:themeColor="text1"/>
          <w:sz w:val="24"/>
          <w:szCs w:val="24"/>
        </w:rPr>
        <w:t>TÉCNICO EN MANTENCIÓN (IBM – 005.4.1 / 005.4.4)</w:t>
      </w:r>
      <w:bookmarkEnd w:id="32"/>
    </w:p>
    <w:p w14:paraId="4CE98EA5" w14:textId="77777777" w:rsidR="00AC06BE" w:rsidRPr="00FE1278" w:rsidRDefault="00AC06BE" w:rsidP="00F436E3">
      <w:pPr>
        <w:spacing w:line="240" w:lineRule="auto"/>
        <w:jc w:val="both"/>
        <w:rPr>
          <w:rFonts w:ascii="Arial" w:hAnsi="Arial" w:cs="Arial"/>
          <w:sz w:val="24"/>
          <w:szCs w:val="24"/>
        </w:rPr>
      </w:pPr>
    </w:p>
    <w:p w14:paraId="3712370B" w14:textId="77777777" w:rsidR="00AC06BE" w:rsidRPr="00FE1278" w:rsidRDefault="00AC06BE" w:rsidP="00F436E3">
      <w:pPr>
        <w:spacing w:line="240" w:lineRule="auto"/>
        <w:jc w:val="both"/>
        <w:rPr>
          <w:rFonts w:ascii="Arial" w:hAnsi="Arial" w:cs="Arial"/>
          <w:sz w:val="24"/>
          <w:szCs w:val="24"/>
        </w:rPr>
      </w:pPr>
      <w:r w:rsidRPr="00FE1278">
        <w:rPr>
          <w:rFonts w:ascii="Arial" w:hAnsi="Arial" w:cs="Arial"/>
          <w:sz w:val="24"/>
          <w:szCs w:val="24"/>
        </w:rPr>
        <w:t>Funciones:</w:t>
      </w:r>
    </w:p>
    <w:p w14:paraId="50D67870" w14:textId="77777777" w:rsidR="00AC06BE" w:rsidRPr="00FE1278" w:rsidRDefault="00AC06BE"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Llevar a la práctica la normativa tanto de carácter técnico como general emanada del Coordinador de Laboratorio de Equipos médicos.</w:t>
      </w:r>
    </w:p>
    <w:p w14:paraId="4ED7398D" w14:textId="77777777" w:rsidR="00AC06BE" w:rsidRPr="00FE1278" w:rsidRDefault="00AC06BE"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 xml:space="preserve">Soporte técnico en tareas de instalación de </w:t>
      </w:r>
      <w:r w:rsidRPr="00FE1278">
        <w:rPr>
          <w:rFonts w:ascii="Arial" w:hAnsi="Arial" w:cs="Arial"/>
          <w:iCs/>
          <w:color w:val="000000"/>
          <w:sz w:val="24"/>
          <w:szCs w:val="24"/>
          <w:lang w:val="es-CL"/>
        </w:rPr>
        <w:t>Equipos Médicos</w:t>
      </w:r>
      <w:r w:rsidRPr="00FE1278">
        <w:rPr>
          <w:rFonts w:ascii="Arial" w:hAnsi="Arial" w:cs="Arial"/>
          <w:sz w:val="24"/>
          <w:szCs w:val="24"/>
        </w:rPr>
        <w:t>.</w:t>
      </w:r>
    </w:p>
    <w:p w14:paraId="31C7C066" w14:textId="77777777" w:rsidR="00AC06BE" w:rsidRPr="00FE1278" w:rsidRDefault="00AC06BE"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Soporte técnico</w:t>
      </w:r>
      <w:r w:rsidR="00F436E3">
        <w:rPr>
          <w:rFonts w:ascii="Arial" w:hAnsi="Arial" w:cs="Arial"/>
          <w:sz w:val="24"/>
          <w:szCs w:val="24"/>
        </w:rPr>
        <w:t xml:space="preserve"> en tareas de distribución y re</w:t>
      </w:r>
      <w:r w:rsidRPr="00FE1278">
        <w:rPr>
          <w:rFonts w:ascii="Arial" w:hAnsi="Arial" w:cs="Arial"/>
          <w:sz w:val="24"/>
          <w:szCs w:val="24"/>
        </w:rPr>
        <w:t xml:space="preserve">distribución de </w:t>
      </w:r>
      <w:r w:rsidRPr="00FE1278">
        <w:rPr>
          <w:rFonts w:ascii="Arial" w:hAnsi="Arial" w:cs="Arial"/>
          <w:iCs/>
          <w:color w:val="000000"/>
          <w:sz w:val="24"/>
          <w:szCs w:val="24"/>
          <w:lang w:val="es-CL"/>
        </w:rPr>
        <w:t>Equipos Médicos</w:t>
      </w:r>
      <w:r w:rsidRPr="00FE1278">
        <w:rPr>
          <w:rFonts w:ascii="Arial" w:hAnsi="Arial" w:cs="Arial"/>
          <w:sz w:val="24"/>
          <w:szCs w:val="24"/>
        </w:rPr>
        <w:t>.</w:t>
      </w:r>
    </w:p>
    <w:p w14:paraId="572CCB4A" w14:textId="77777777" w:rsidR="00AC06BE" w:rsidRPr="00FE1278" w:rsidRDefault="00AC06BE"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 xml:space="preserve">Informa sobre el funcionamiento de los </w:t>
      </w:r>
      <w:r w:rsidRPr="00FE1278">
        <w:rPr>
          <w:rFonts w:ascii="Arial" w:hAnsi="Arial" w:cs="Arial"/>
          <w:iCs/>
          <w:color w:val="000000"/>
          <w:sz w:val="24"/>
          <w:szCs w:val="24"/>
          <w:lang w:val="es-CL"/>
        </w:rPr>
        <w:t>Equipos Médicos a los Profesionales Ingenieros Biomédicos e Ing. Mecánico</w:t>
      </w:r>
      <w:r w:rsidRPr="00FE1278">
        <w:rPr>
          <w:rFonts w:ascii="Arial" w:hAnsi="Arial" w:cs="Arial"/>
          <w:sz w:val="24"/>
          <w:szCs w:val="24"/>
        </w:rPr>
        <w:t>.</w:t>
      </w:r>
    </w:p>
    <w:p w14:paraId="6C7FC599" w14:textId="77777777" w:rsidR="00AC06BE" w:rsidRPr="00FE1278" w:rsidRDefault="00AC06BE"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Soporte técnico en acciones correctivas en los Equipos Médicos a excepción de aquellos que estén en contrato de mantenimiento.</w:t>
      </w:r>
    </w:p>
    <w:p w14:paraId="7CCC781D" w14:textId="77777777" w:rsidR="00AC06BE" w:rsidRPr="00FE1278" w:rsidRDefault="00AC06BE"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 xml:space="preserve">Soporte técnico en la realización de controles periódicos de uso y funcionamiento, con el fin de mantener a los </w:t>
      </w:r>
      <w:r w:rsidRPr="00FE1278">
        <w:rPr>
          <w:rFonts w:ascii="Arial" w:hAnsi="Arial" w:cs="Arial"/>
          <w:iCs/>
          <w:color w:val="000000"/>
          <w:sz w:val="24"/>
          <w:szCs w:val="24"/>
          <w:lang w:val="es-CL"/>
        </w:rPr>
        <w:t xml:space="preserve">Equipos Médicos </w:t>
      </w:r>
      <w:r w:rsidRPr="00FE1278">
        <w:rPr>
          <w:rFonts w:ascii="Arial" w:hAnsi="Arial" w:cs="Arial"/>
          <w:sz w:val="24"/>
          <w:szCs w:val="24"/>
        </w:rPr>
        <w:t>dentro de las especificaciones técnicas necesarias para la prestación de la aplicación médica requerida.</w:t>
      </w:r>
    </w:p>
    <w:p w14:paraId="4B28E25A" w14:textId="77777777" w:rsidR="00AC06BE" w:rsidRPr="00FE1278" w:rsidRDefault="00AC06BE"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 xml:space="preserve">Informa sobre el correcto estado de conservación del instrumental electrónico de patrones de calibración y material que le corresponda, a través de controles de calidad. </w:t>
      </w:r>
    </w:p>
    <w:p w14:paraId="7A806D3C" w14:textId="77777777" w:rsidR="00AC06BE" w:rsidRPr="00FE1278" w:rsidRDefault="00AC06BE" w:rsidP="00F436E3">
      <w:pPr>
        <w:numPr>
          <w:ilvl w:val="0"/>
          <w:numId w:val="6"/>
        </w:numPr>
        <w:tabs>
          <w:tab w:val="clear" w:pos="2136"/>
        </w:tabs>
        <w:spacing w:after="0" w:line="240" w:lineRule="auto"/>
        <w:ind w:left="709" w:hanging="425"/>
        <w:jc w:val="both"/>
        <w:rPr>
          <w:rFonts w:ascii="Arial" w:hAnsi="Arial" w:cs="Arial"/>
          <w:sz w:val="24"/>
          <w:szCs w:val="24"/>
        </w:rPr>
      </w:pPr>
      <w:r w:rsidRPr="00FE1278">
        <w:rPr>
          <w:rFonts w:ascii="Arial" w:hAnsi="Arial" w:cs="Arial"/>
          <w:sz w:val="24"/>
          <w:szCs w:val="24"/>
        </w:rPr>
        <w:t>Soporta e informa sobre el registro Equipos Médicos de respaldo, insumos, accesorios y repuestos que se encuentran en Laboratorio de Equipos Médicos.</w:t>
      </w:r>
    </w:p>
    <w:p w14:paraId="2BEB8F22" w14:textId="77777777" w:rsidR="00AC06BE" w:rsidRPr="00FE1278" w:rsidRDefault="00937296" w:rsidP="00F436E3">
      <w:pPr>
        <w:numPr>
          <w:ilvl w:val="0"/>
          <w:numId w:val="6"/>
        </w:numPr>
        <w:tabs>
          <w:tab w:val="clear" w:pos="2136"/>
        </w:tabs>
        <w:spacing w:after="0" w:line="240" w:lineRule="auto"/>
        <w:ind w:left="709" w:hanging="425"/>
        <w:jc w:val="both"/>
        <w:rPr>
          <w:rFonts w:ascii="Arial" w:hAnsi="Arial" w:cs="Arial"/>
          <w:sz w:val="24"/>
          <w:szCs w:val="24"/>
        </w:rPr>
      </w:pPr>
      <w:r>
        <w:rPr>
          <w:rFonts w:ascii="Arial" w:hAnsi="Arial" w:cs="Arial"/>
          <w:sz w:val="24"/>
          <w:szCs w:val="24"/>
        </w:rPr>
        <w:t>Seguimiento técnico</w:t>
      </w:r>
      <w:r w:rsidR="00B67156">
        <w:rPr>
          <w:rFonts w:ascii="Arial" w:hAnsi="Arial" w:cs="Arial"/>
          <w:sz w:val="24"/>
          <w:szCs w:val="24"/>
        </w:rPr>
        <w:t xml:space="preserve"> de </w:t>
      </w:r>
      <w:r w:rsidR="00AC06BE" w:rsidRPr="00FE1278">
        <w:rPr>
          <w:rFonts w:ascii="Arial" w:hAnsi="Arial" w:cs="Arial"/>
          <w:sz w:val="24"/>
          <w:szCs w:val="24"/>
        </w:rPr>
        <w:t>Equipos Médicos asignados según Anexo B.</w:t>
      </w:r>
    </w:p>
    <w:p w14:paraId="06DEDA68" w14:textId="77777777" w:rsidR="00AC06BE" w:rsidRPr="00FE1278" w:rsidRDefault="00AC06BE" w:rsidP="00F436E3">
      <w:pPr>
        <w:pStyle w:val="Prrafodelista"/>
        <w:ind w:left="720"/>
        <w:contextualSpacing/>
        <w:jc w:val="both"/>
        <w:rPr>
          <w:rFonts w:ascii="Arial" w:hAnsi="Arial" w:cs="Arial"/>
          <w:b/>
        </w:rPr>
      </w:pPr>
    </w:p>
    <w:p w14:paraId="2E6D6D19" w14:textId="77777777" w:rsidR="008B663E" w:rsidRPr="00FE1278" w:rsidRDefault="008B663E" w:rsidP="00F436E3">
      <w:pPr>
        <w:spacing w:line="240" w:lineRule="auto"/>
        <w:jc w:val="both"/>
        <w:rPr>
          <w:rFonts w:ascii="Arial" w:hAnsi="Arial" w:cs="Arial"/>
          <w:sz w:val="24"/>
          <w:szCs w:val="24"/>
        </w:rPr>
      </w:pPr>
    </w:p>
    <w:p w14:paraId="36FF1D18" w14:textId="77777777" w:rsidR="001D46F2" w:rsidRPr="00FE1278" w:rsidRDefault="001D46F2" w:rsidP="003C1E36">
      <w:pPr>
        <w:pStyle w:val="Ttulo2"/>
        <w:numPr>
          <w:ilvl w:val="4"/>
          <w:numId w:val="3"/>
        </w:numPr>
        <w:spacing w:line="240" w:lineRule="auto"/>
        <w:ind w:left="0" w:firstLine="0"/>
        <w:jc w:val="both"/>
        <w:rPr>
          <w:rFonts w:ascii="Arial" w:hAnsi="Arial" w:cs="Arial"/>
          <w:b/>
          <w:color w:val="000000" w:themeColor="text1"/>
          <w:sz w:val="24"/>
          <w:szCs w:val="24"/>
        </w:rPr>
      </w:pPr>
      <w:bookmarkStart w:id="33" w:name="_Toc301700583"/>
      <w:r w:rsidRPr="00FE1278">
        <w:rPr>
          <w:rFonts w:ascii="Arial" w:hAnsi="Arial" w:cs="Arial"/>
          <w:b/>
          <w:color w:val="000000" w:themeColor="text1"/>
          <w:sz w:val="24"/>
          <w:szCs w:val="24"/>
        </w:rPr>
        <w:t>PROFESIONAL ING. BIOMÉDICO (IBM – 00</w:t>
      </w:r>
      <w:r w:rsidR="008B663E" w:rsidRPr="00FE1278">
        <w:rPr>
          <w:rFonts w:ascii="Arial" w:hAnsi="Arial" w:cs="Arial"/>
          <w:b/>
          <w:color w:val="000000" w:themeColor="text1"/>
          <w:sz w:val="24"/>
          <w:szCs w:val="24"/>
        </w:rPr>
        <w:t>5</w:t>
      </w:r>
      <w:r w:rsidRPr="00FE1278">
        <w:rPr>
          <w:rFonts w:ascii="Arial" w:hAnsi="Arial" w:cs="Arial"/>
          <w:b/>
          <w:color w:val="000000" w:themeColor="text1"/>
          <w:sz w:val="24"/>
          <w:szCs w:val="24"/>
        </w:rPr>
        <w:t>.</w:t>
      </w:r>
      <w:r w:rsidR="008B663E" w:rsidRPr="00FE1278">
        <w:rPr>
          <w:rFonts w:ascii="Arial" w:hAnsi="Arial" w:cs="Arial"/>
          <w:b/>
          <w:color w:val="000000" w:themeColor="text1"/>
          <w:sz w:val="24"/>
          <w:szCs w:val="24"/>
        </w:rPr>
        <w:t>2</w:t>
      </w:r>
      <w:r w:rsidRPr="00FE1278">
        <w:rPr>
          <w:rFonts w:ascii="Arial" w:hAnsi="Arial" w:cs="Arial"/>
          <w:b/>
          <w:color w:val="000000" w:themeColor="text1"/>
          <w:sz w:val="24"/>
          <w:szCs w:val="24"/>
        </w:rPr>
        <w:t>/</w:t>
      </w:r>
      <w:r w:rsidR="008B663E" w:rsidRPr="00FE1278">
        <w:rPr>
          <w:rFonts w:ascii="Arial" w:hAnsi="Arial" w:cs="Arial"/>
          <w:b/>
          <w:color w:val="000000" w:themeColor="text1"/>
          <w:sz w:val="24"/>
          <w:szCs w:val="24"/>
        </w:rPr>
        <w:t>005.4</w:t>
      </w:r>
      <w:r w:rsidRPr="00FE1278">
        <w:rPr>
          <w:rFonts w:ascii="Arial" w:hAnsi="Arial" w:cs="Arial"/>
          <w:b/>
          <w:color w:val="000000" w:themeColor="text1"/>
          <w:sz w:val="24"/>
          <w:szCs w:val="24"/>
        </w:rPr>
        <w:t>)</w:t>
      </w:r>
      <w:bookmarkEnd w:id="33"/>
      <w:r w:rsidRPr="00FE1278">
        <w:rPr>
          <w:rFonts w:ascii="Arial" w:hAnsi="Arial" w:cs="Arial"/>
          <w:b/>
          <w:color w:val="000000" w:themeColor="text1"/>
          <w:sz w:val="24"/>
          <w:szCs w:val="24"/>
        </w:rPr>
        <w:t xml:space="preserve"> </w:t>
      </w:r>
    </w:p>
    <w:p w14:paraId="740BE05B" w14:textId="77777777" w:rsidR="001D46F2" w:rsidRPr="00FE1278" w:rsidRDefault="001D46F2" w:rsidP="00F436E3">
      <w:pPr>
        <w:spacing w:line="240" w:lineRule="auto"/>
        <w:jc w:val="both"/>
        <w:rPr>
          <w:rFonts w:ascii="Arial" w:hAnsi="Arial" w:cs="Arial"/>
          <w:sz w:val="24"/>
          <w:szCs w:val="24"/>
        </w:rPr>
      </w:pPr>
    </w:p>
    <w:p w14:paraId="06AAFD92" w14:textId="77777777" w:rsidR="001D46F2" w:rsidRPr="00FE1278" w:rsidRDefault="001D46F2" w:rsidP="00F436E3">
      <w:pPr>
        <w:spacing w:line="240" w:lineRule="auto"/>
        <w:jc w:val="both"/>
        <w:rPr>
          <w:rFonts w:ascii="Arial" w:hAnsi="Arial" w:cs="Arial"/>
          <w:sz w:val="24"/>
          <w:szCs w:val="24"/>
        </w:rPr>
      </w:pPr>
      <w:r w:rsidRPr="00FE1278">
        <w:rPr>
          <w:rFonts w:ascii="Arial" w:hAnsi="Arial" w:cs="Arial"/>
          <w:sz w:val="24"/>
          <w:szCs w:val="24"/>
        </w:rPr>
        <w:t>Funciones:</w:t>
      </w:r>
    </w:p>
    <w:p w14:paraId="68CE7CEA" w14:textId="77777777" w:rsidR="001D46F2" w:rsidRPr="00FE1278" w:rsidRDefault="001D46F2" w:rsidP="00F436E3">
      <w:pPr>
        <w:numPr>
          <w:ilvl w:val="0"/>
          <w:numId w:val="5"/>
        </w:numPr>
        <w:spacing w:after="0" w:line="240" w:lineRule="auto"/>
        <w:jc w:val="both"/>
        <w:rPr>
          <w:rFonts w:ascii="Arial" w:hAnsi="Arial" w:cs="Arial"/>
          <w:sz w:val="24"/>
          <w:szCs w:val="24"/>
        </w:rPr>
      </w:pPr>
      <w:r w:rsidRPr="00FE1278">
        <w:rPr>
          <w:rFonts w:ascii="Arial" w:hAnsi="Arial" w:cs="Arial"/>
          <w:sz w:val="24"/>
          <w:szCs w:val="24"/>
        </w:rPr>
        <w:t>Llevar a la práctica la normativa tanto de carácter técnico como general emanada del Coordinador de Gestión del Mantenimiento.</w:t>
      </w:r>
    </w:p>
    <w:p w14:paraId="549B03A9" w14:textId="77777777" w:rsidR="001D46F2" w:rsidRPr="00FE1278" w:rsidRDefault="001D46F2" w:rsidP="00F436E3">
      <w:pPr>
        <w:pStyle w:val="Prrafodelista"/>
        <w:numPr>
          <w:ilvl w:val="0"/>
          <w:numId w:val="5"/>
        </w:numPr>
        <w:jc w:val="both"/>
        <w:rPr>
          <w:rFonts w:ascii="Arial" w:hAnsi="Arial" w:cs="Arial"/>
        </w:rPr>
      </w:pPr>
      <w:r w:rsidRPr="00FE1278">
        <w:rPr>
          <w:rFonts w:ascii="Arial" w:hAnsi="Arial" w:cs="Arial"/>
        </w:rPr>
        <w:t xml:space="preserve">Responsable de canalizar los requerimientos de solicitudes de adquisición de </w:t>
      </w:r>
      <w:r w:rsidR="001F2408" w:rsidRPr="00FE1278">
        <w:rPr>
          <w:rFonts w:ascii="Arial" w:hAnsi="Arial" w:cs="Arial"/>
          <w:iCs/>
          <w:color w:val="000000"/>
        </w:rPr>
        <w:t>Equipos</w:t>
      </w:r>
      <w:r w:rsidRPr="00FE1278">
        <w:rPr>
          <w:rFonts w:ascii="Arial" w:hAnsi="Arial" w:cs="Arial"/>
          <w:iCs/>
          <w:color w:val="000000"/>
        </w:rPr>
        <w:t xml:space="preserve"> Médicos.</w:t>
      </w:r>
    </w:p>
    <w:p w14:paraId="59E83E63" w14:textId="77777777" w:rsidR="001D46F2" w:rsidRPr="00FE1278" w:rsidRDefault="001D46F2" w:rsidP="00F436E3">
      <w:pPr>
        <w:numPr>
          <w:ilvl w:val="0"/>
          <w:numId w:val="5"/>
        </w:numPr>
        <w:spacing w:after="0" w:line="240" w:lineRule="auto"/>
        <w:jc w:val="both"/>
        <w:rPr>
          <w:rFonts w:ascii="Arial" w:hAnsi="Arial" w:cs="Arial"/>
          <w:sz w:val="24"/>
          <w:szCs w:val="24"/>
        </w:rPr>
      </w:pPr>
      <w:r w:rsidRPr="00FE1278">
        <w:rPr>
          <w:rFonts w:ascii="Arial" w:hAnsi="Arial" w:cs="Arial"/>
          <w:sz w:val="24"/>
          <w:szCs w:val="24"/>
        </w:rPr>
        <w:t xml:space="preserve">Responsable de realizar en los </w:t>
      </w:r>
      <w:r w:rsidR="001F2408" w:rsidRPr="00FE1278">
        <w:rPr>
          <w:rFonts w:ascii="Arial" w:hAnsi="Arial" w:cs="Arial"/>
          <w:iCs/>
          <w:color w:val="000000"/>
          <w:sz w:val="24"/>
          <w:szCs w:val="24"/>
          <w:lang w:val="es-CL"/>
        </w:rPr>
        <w:t>Equipos</w:t>
      </w:r>
      <w:r w:rsidRPr="00FE1278">
        <w:rPr>
          <w:rFonts w:ascii="Arial" w:hAnsi="Arial" w:cs="Arial"/>
          <w:iCs/>
          <w:color w:val="000000"/>
          <w:sz w:val="24"/>
          <w:szCs w:val="24"/>
          <w:lang w:val="es-CL"/>
        </w:rPr>
        <w:t xml:space="preserve"> Médicos </w:t>
      </w:r>
      <w:r w:rsidRPr="00FE1278">
        <w:rPr>
          <w:rFonts w:ascii="Arial" w:hAnsi="Arial" w:cs="Arial"/>
          <w:sz w:val="24"/>
          <w:szCs w:val="24"/>
        </w:rPr>
        <w:t>acciones correctivas a excepción de aquellos que estén soportado por contrato o garantía vigente.</w:t>
      </w:r>
    </w:p>
    <w:p w14:paraId="3DAE4D8E" w14:textId="77777777" w:rsidR="001D46F2" w:rsidRPr="00FE1278" w:rsidRDefault="001D46F2" w:rsidP="00F436E3">
      <w:pPr>
        <w:numPr>
          <w:ilvl w:val="0"/>
          <w:numId w:val="5"/>
        </w:numPr>
        <w:spacing w:after="0" w:line="240" w:lineRule="auto"/>
        <w:jc w:val="both"/>
        <w:rPr>
          <w:rFonts w:ascii="Arial" w:hAnsi="Arial" w:cs="Arial"/>
          <w:sz w:val="24"/>
          <w:szCs w:val="24"/>
        </w:rPr>
      </w:pPr>
      <w:r w:rsidRPr="00FE1278">
        <w:rPr>
          <w:rFonts w:ascii="Arial" w:hAnsi="Arial" w:cs="Arial"/>
          <w:sz w:val="24"/>
          <w:szCs w:val="24"/>
        </w:rPr>
        <w:t xml:space="preserve">Soporte en asesoría técnica en Planes de Inversiones de </w:t>
      </w:r>
      <w:r w:rsidR="001F2408" w:rsidRPr="00FE1278">
        <w:rPr>
          <w:rFonts w:ascii="Arial" w:hAnsi="Arial" w:cs="Arial"/>
          <w:iCs/>
          <w:color w:val="000000"/>
          <w:sz w:val="24"/>
          <w:szCs w:val="24"/>
          <w:lang w:val="es-CL"/>
        </w:rPr>
        <w:t>Equipos</w:t>
      </w:r>
      <w:r w:rsidRPr="00FE1278">
        <w:rPr>
          <w:rFonts w:ascii="Arial" w:hAnsi="Arial" w:cs="Arial"/>
          <w:iCs/>
          <w:color w:val="000000"/>
          <w:sz w:val="24"/>
          <w:szCs w:val="24"/>
          <w:lang w:val="es-CL"/>
        </w:rPr>
        <w:t xml:space="preserve"> Médicos</w:t>
      </w:r>
      <w:r w:rsidRPr="00FE1278">
        <w:rPr>
          <w:rFonts w:ascii="Arial" w:hAnsi="Arial" w:cs="Arial"/>
          <w:sz w:val="24"/>
          <w:szCs w:val="24"/>
        </w:rPr>
        <w:t>.</w:t>
      </w:r>
    </w:p>
    <w:p w14:paraId="62E22882" w14:textId="77777777" w:rsidR="001D46F2" w:rsidRDefault="001D46F2" w:rsidP="00F436E3">
      <w:pPr>
        <w:numPr>
          <w:ilvl w:val="0"/>
          <w:numId w:val="5"/>
        </w:numPr>
        <w:spacing w:after="0" w:line="240" w:lineRule="auto"/>
        <w:jc w:val="both"/>
        <w:rPr>
          <w:rFonts w:ascii="Arial" w:hAnsi="Arial" w:cs="Arial"/>
          <w:sz w:val="24"/>
          <w:szCs w:val="24"/>
        </w:rPr>
      </w:pPr>
      <w:r w:rsidRPr="00FE1278">
        <w:rPr>
          <w:rFonts w:ascii="Arial" w:hAnsi="Arial" w:cs="Arial"/>
          <w:sz w:val="24"/>
          <w:szCs w:val="24"/>
        </w:rPr>
        <w:lastRenderedPageBreak/>
        <w:t xml:space="preserve">Asegurar y controlar el correcto funcionamiento de los </w:t>
      </w:r>
      <w:r w:rsidR="001F2408" w:rsidRPr="00FE1278">
        <w:rPr>
          <w:rFonts w:ascii="Arial" w:hAnsi="Arial" w:cs="Arial"/>
          <w:sz w:val="24"/>
          <w:szCs w:val="24"/>
        </w:rPr>
        <w:t>Equipos</w:t>
      </w:r>
      <w:r w:rsidRPr="00FE1278">
        <w:rPr>
          <w:rFonts w:ascii="Arial" w:hAnsi="Arial" w:cs="Arial"/>
          <w:sz w:val="24"/>
          <w:szCs w:val="24"/>
        </w:rPr>
        <w:t xml:space="preserve"> médicos.</w:t>
      </w:r>
    </w:p>
    <w:p w14:paraId="193900F5" w14:textId="77777777" w:rsidR="00495E8F" w:rsidRPr="00495E8F" w:rsidRDefault="00495E8F" w:rsidP="00495E8F">
      <w:pPr>
        <w:numPr>
          <w:ilvl w:val="0"/>
          <w:numId w:val="5"/>
        </w:numPr>
        <w:spacing w:after="0" w:line="240" w:lineRule="auto"/>
        <w:jc w:val="both"/>
        <w:rPr>
          <w:rFonts w:ascii="Arial" w:hAnsi="Arial" w:cs="Arial"/>
          <w:sz w:val="24"/>
          <w:szCs w:val="24"/>
        </w:rPr>
      </w:pPr>
      <w:r w:rsidRPr="00FE1278">
        <w:rPr>
          <w:rFonts w:ascii="Arial" w:hAnsi="Arial" w:cs="Arial"/>
          <w:sz w:val="24"/>
          <w:szCs w:val="24"/>
        </w:rPr>
        <w:t xml:space="preserve">Elaboración y gestión de biblioteca técnica de manuales de uso y servicio, Troubleshooting (Resolución de problemas) y Spare Parts (Lista de repuestos) de los </w:t>
      </w:r>
      <w:r w:rsidRPr="00FE1278">
        <w:rPr>
          <w:rFonts w:ascii="Arial" w:hAnsi="Arial" w:cs="Arial"/>
          <w:iCs/>
          <w:color w:val="000000"/>
          <w:sz w:val="24"/>
          <w:szCs w:val="24"/>
          <w:lang w:val="es-CL"/>
        </w:rPr>
        <w:t>Equipos Médicos</w:t>
      </w:r>
      <w:r w:rsidRPr="00FE1278">
        <w:rPr>
          <w:rFonts w:ascii="Arial" w:hAnsi="Arial" w:cs="Arial"/>
          <w:sz w:val="24"/>
          <w:szCs w:val="24"/>
        </w:rPr>
        <w:t>.</w:t>
      </w:r>
    </w:p>
    <w:p w14:paraId="3AE688E7" w14:textId="77777777" w:rsidR="001D46F2" w:rsidRPr="00FE1278" w:rsidRDefault="001D46F2" w:rsidP="00F436E3">
      <w:pPr>
        <w:numPr>
          <w:ilvl w:val="0"/>
          <w:numId w:val="5"/>
        </w:numPr>
        <w:spacing w:after="0" w:line="240" w:lineRule="auto"/>
        <w:jc w:val="both"/>
        <w:rPr>
          <w:rFonts w:ascii="Arial" w:hAnsi="Arial" w:cs="Arial"/>
          <w:sz w:val="24"/>
          <w:szCs w:val="24"/>
        </w:rPr>
      </w:pPr>
      <w:r w:rsidRPr="00FE1278">
        <w:rPr>
          <w:rFonts w:ascii="Arial" w:hAnsi="Arial" w:cs="Arial"/>
          <w:sz w:val="24"/>
          <w:szCs w:val="24"/>
        </w:rPr>
        <w:t xml:space="preserve">Gestionar el cumplimiento del calendario de mantenimiento preventivo de los Servicios Clínicos asignados. </w:t>
      </w:r>
    </w:p>
    <w:p w14:paraId="391ECDDA" w14:textId="77777777" w:rsidR="001D46F2" w:rsidRPr="00FE1278" w:rsidRDefault="001D46F2" w:rsidP="00F436E3">
      <w:pPr>
        <w:numPr>
          <w:ilvl w:val="0"/>
          <w:numId w:val="5"/>
        </w:numPr>
        <w:spacing w:after="0" w:line="240" w:lineRule="auto"/>
        <w:jc w:val="both"/>
        <w:rPr>
          <w:rFonts w:ascii="Arial" w:hAnsi="Arial" w:cs="Arial"/>
          <w:sz w:val="24"/>
          <w:szCs w:val="24"/>
        </w:rPr>
      </w:pPr>
      <w:r w:rsidRPr="00FE1278">
        <w:rPr>
          <w:rFonts w:ascii="Arial" w:hAnsi="Arial" w:cs="Arial"/>
          <w:sz w:val="24"/>
          <w:szCs w:val="24"/>
        </w:rPr>
        <w:t xml:space="preserve">Responsable de realizar en los </w:t>
      </w:r>
      <w:r w:rsidR="001F2408" w:rsidRPr="00FE1278">
        <w:rPr>
          <w:rFonts w:ascii="Arial" w:hAnsi="Arial" w:cs="Arial"/>
          <w:iCs/>
          <w:color w:val="000000"/>
          <w:sz w:val="24"/>
          <w:szCs w:val="24"/>
          <w:lang w:val="es-CL"/>
        </w:rPr>
        <w:t>Equipos</w:t>
      </w:r>
      <w:r w:rsidRPr="00FE1278">
        <w:rPr>
          <w:rFonts w:ascii="Arial" w:hAnsi="Arial" w:cs="Arial"/>
          <w:iCs/>
          <w:color w:val="000000"/>
          <w:sz w:val="24"/>
          <w:szCs w:val="24"/>
          <w:lang w:val="es-CL"/>
        </w:rPr>
        <w:t xml:space="preserve"> Médicos </w:t>
      </w:r>
      <w:r w:rsidRPr="00FE1278">
        <w:rPr>
          <w:rFonts w:ascii="Arial" w:hAnsi="Arial" w:cs="Arial"/>
          <w:sz w:val="24"/>
          <w:szCs w:val="24"/>
        </w:rPr>
        <w:t>acciones correctivas de los Servicios Clínicos asignados.</w:t>
      </w:r>
    </w:p>
    <w:p w14:paraId="6DCBE60E" w14:textId="77777777" w:rsidR="001D46F2" w:rsidRPr="00FE1278" w:rsidRDefault="001D46F2" w:rsidP="00F436E3">
      <w:pPr>
        <w:numPr>
          <w:ilvl w:val="0"/>
          <w:numId w:val="5"/>
        </w:numPr>
        <w:spacing w:after="0" w:line="240" w:lineRule="auto"/>
        <w:jc w:val="both"/>
        <w:rPr>
          <w:rFonts w:ascii="Arial" w:hAnsi="Arial" w:cs="Arial"/>
          <w:sz w:val="24"/>
          <w:szCs w:val="24"/>
        </w:rPr>
      </w:pPr>
      <w:r w:rsidRPr="00FE1278">
        <w:rPr>
          <w:rFonts w:ascii="Arial" w:hAnsi="Arial" w:cs="Arial"/>
          <w:sz w:val="24"/>
          <w:szCs w:val="24"/>
        </w:rPr>
        <w:t>Servicios asignados según código e</w:t>
      </w:r>
      <w:r w:rsidRPr="00FE1278">
        <w:rPr>
          <w:rFonts w:ascii="Arial" w:hAnsi="Arial" w:cs="Arial"/>
          <w:sz w:val="24"/>
          <w:szCs w:val="24"/>
          <w:lang w:val="es-CL"/>
        </w:rPr>
        <w:t>n Anexo A.</w:t>
      </w:r>
    </w:p>
    <w:p w14:paraId="42459A53" w14:textId="77777777" w:rsidR="000A7361" w:rsidRDefault="000A7361" w:rsidP="00F436E3">
      <w:pPr>
        <w:spacing w:line="240" w:lineRule="auto"/>
        <w:contextualSpacing/>
        <w:jc w:val="both"/>
        <w:rPr>
          <w:rFonts w:ascii="Arial" w:hAnsi="Arial" w:cs="Arial"/>
          <w:b/>
          <w:sz w:val="24"/>
          <w:szCs w:val="24"/>
        </w:rPr>
      </w:pPr>
    </w:p>
    <w:p w14:paraId="033E4A15" w14:textId="77777777" w:rsidR="000A7361" w:rsidRPr="00FE1278" w:rsidRDefault="000A7361" w:rsidP="00F436E3">
      <w:pPr>
        <w:spacing w:line="240" w:lineRule="auto"/>
        <w:contextualSpacing/>
        <w:jc w:val="both"/>
        <w:rPr>
          <w:rFonts w:ascii="Arial" w:hAnsi="Arial" w:cs="Arial"/>
          <w:b/>
          <w:sz w:val="24"/>
          <w:szCs w:val="24"/>
        </w:rPr>
      </w:pPr>
    </w:p>
    <w:p w14:paraId="07ACB8A3" w14:textId="77777777" w:rsidR="00155437" w:rsidRPr="00FE1278" w:rsidRDefault="00155437" w:rsidP="003C1E36">
      <w:pPr>
        <w:pStyle w:val="Ttulo2"/>
        <w:numPr>
          <w:ilvl w:val="1"/>
          <w:numId w:val="3"/>
        </w:numPr>
        <w:spacing w:line="240" w:lineRule="auto"/>
        <w:ind w:left="0" w:firstLine="0"/>
        <w:jc w:val="both"/>
        <w:rPr>
          <w:rFonts w:ascii="Arial" w:hAnsi="Arial" w:cs="Arial"/>
          <w:b/>
          <w:color w:val="000000" w:themeColor="text1"/>
          <w:sz w:val="24"/>
          <w:szCs w:val="24"/>
        </w:rPr>
      </w:pPr>
      <w:r w:rsidRPr="00FE1278">
        <w:rPr>
          <w:rFonts w:ascii="Arial" w:hAnsi="Arial" w:cs="Arial"/>
          <w:b/>
          <w:color w:val="000000" w:themeColor="text1"/>
          <w:sz w:val="24"/>
          <w:szCs w:val="24"/>
        </w:rPr>
        <w:t>APARTAD</w:t>
      </w:r>
      <w:r w:rsidR="00422C61">
        <w:rPr>
          <w:rFonts w:ascii="Arial" w:hAnsi="Arial" w:cs="Arial"/>
          <w:b/>
          <w:color w:val="000000" w:themeColor="text1"/>
          <w:sz w:val="24"/>
          <w:szCs w:val="24"/>
        </w:rPr>
        <w:t>O – DESCRIPCIÓN DE PROCESOS DE IBM</w:t>
      </w:r>
    </w:p>
    <w:p w14:paraId="0833F0C1" w14:textId="77777777" w:rsidR="006312ED" w:rsidRPr="00FE1278" w:rsidRDefault="006312ED" w:rsidP="00F436E3">
      <w:pPr>
        <w:spacing w:line="240" w:lineRule="auto"/>
        <w:jc w:val="both"/>
        <w:rPr>
          <w:rFonts w:ascii="Arial" w:hAnsi="Arial" w:cs="Arial"/>
          <w:sz w:val="24"/>
          <w:szCs w:val="24"/>
        </w:rPr>
      </w:pPr>
    </w:p>
    <w:p w14:paraId="4BA7D4AD" w14:textId="77777777" w:rsidR="00883DD5" w:rsidRPr="003C1E36" w:rsidRDefault="00883DD5" w:rsidP="003C1E36">
      <w:pPr>
        <w:pStyle w:val="Ttulo2"/>
        <w:numPr>
          <w:ilvl w:val="2"/>
          <w:numId w:val="3"/>
        </w:numPr>
        <w:spacing w:line="240" w:lineRule="auto"/>
        <w:ind w:left="0" w:firstLine="0"/>
        <w:jc w:val="both"/>
        <w:rPr>
          <w:rFonts w:ascii="Arial" w:hAnsi="Arial" w:cs="Arial"/>
          <w:b/>
          <w:color w:val="000000" w:themeColor="text1"/>
          <w:sz w:val="24"/>
          <w:szCs w:val="24"/>
        </w:rPr>
      </w:pPr>
      <w:r w:rsidRPr="003C1E36">
        <w:rPr>
          <w:rFonts w:ascii="Arial" w:hAnsi="Arial" w:cs="Arial"/>
          <w:b/>
          <w:color w:val="000000" w:themeColor="text1"/>
          <w:sz w:val="24"/>
          <w:szCs w:val="24"/>
        </w:rPr>
        <w:t>PROCESO MANTENIMIENTO PREVENTIVO</w:t>
      </w:r>
    </w:p>
    <w:p w14:paraId="0096C0C1" w14:textId="77777777" w:rsidR="00883DD5" w:rsidRPr="00FE1278" w:rsidRDefault="00883DD5" w:rsidP="00F436E3">
      <w:pPr>
        <w:spacing w:after="120" w:line="240" w:lineRule="auto"/>
        <w:jc w:val="both"/>
        <w:rPr>
          <w:rFonts w:ascii="Arial" w:hAnsi="Arial" w:cs="Arial"/>
          <w:sz w:val="24"/>
          <w:szCs w:val="24"/>
          <w:lang w:val="es-CL"/>
        </w:rPr>
      </w:pPr>
    </w:p>
    <w:p w14:paraId="326D58C6" w14:textId="77777777" w:rsidR="00883DD5" w:rsidRPr="00FE1278" w:rsidRDefault="00883DD5" w:rsidP="00F85DA8">
      <w:pPr>
        <w:pStyle w:val="punteoextse"/>
        <w:numPr>
          <w:ilvl w:val="0"/>
          <w:numId w:val="104"/>
        </w:numPr>
        <w:tabs>
          <w:tab w:val="clear" w:pos="1"/>
          <w:tab w:val="clear" w:pos="360"/>
          <w:tab w:val="clear" w:pos="726"/>
          <w:tab w:val="left" w:pos="0"/>
        </w:tabs>
        <w:spacing w:line="240" w:lineRule="auto"/>
        <w:rPr>
          <w:rFonts w:ascii="Arial" w:hAnsi="Arial" w:cs="Arial"/>
          <w:b/>
          <w:szCs w:val="24"/>
        </w:rPr>
      </w:pPr>
      <w:r w:rsidRPr="00FE1278">
        <w:rPr>
          <w:rFonts w:ascii="Arial" w:hAnsi="Arial" w:cs="Arial"/>
          <w:b/>
          <w:szCs w:val="24"/>
        </w:rPr>
        <w:t>INFORMACIÓN GENERAL</w:t>
      </w:r>
    </w:p>
    <w:p w14:paraId="27F3614D" w14:textId="77777777" w:rsidR="00883DD5" w:rsidRPr="00FE1278" w:rsidRDefault="00883DD5" w:rsidP="00F436E3">
      <w:pPr>
        <w:pStyle w:val="punteoextse"/>
        <w:numPr>
          <w:ilvl w:val="0"/>
          <w:numId w:val="0"/>
        </w:numPr>
        <w:tabs>
          <w:tab w:val="clear" w:pos="1"/>
          <w:tab w:val="clear" w:pos="360"/>
          <w:tab w:val="clear" w:pos="726"/>
          <w:tab w:val="left" w:pos="0"/>
        </w:tabs>
        <w:spacing w:line="240" w:lineRule="auto"/>
        <w:rPr>
          <w:rFonts w:ascii="Arial" w:hAnsi="Arial" w:cs="Arial"/>
          <w:b/>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67"/>
        <w:gridCol w:w="5761"/>
      </w:tblGrid>
      <w:tr w:rsidR="00883DD5" w:rsidRPr="00FE1278" w14:paraId="778109A6" w14:textId="77777777" w:rsidTr="001C144F">
        <w:trPr>
          <w:trHeight w:val="243"/>
        </w:trPr>
        <w:tc>
          <w:tcPr>
            <w:tcW w:w="1737" w:type="pct"/>
          </w:tcPr>
          <w:p w14:paraId="3EE87CE2" w14:textId="77777777" w:rsidR="00883DD5" w:rsidRPr="00FE1278" w:rsidRDefault="00883DD5" w:rsidP="00F436E3">
            <w:pPr>
              <w:spacing w:after="0" w:line="240" w:lineRule="auto"/>
              <w:jc w:val="both"/>
              <w:rPr>
                <w:rFonts w:ascii="Arial" w:hAnsi="Arial" w:cs="Arial"/>
                <w:i/>
                <w:sz w:val="24"/>
                <w:szCs w:val="24"/>
              </w:rPr>
            </w:pPr>
            <w:r w:rsidRPr="00FE1278">
              <w:rPr>
                <w:rFonts w:ascii="Arial" w:hAnsi="Arial" w:cs="Arial"/>
                <w:i/>
                <w:sz w:val="24"/>
                <w:szCs w:val="24"/>
              </w:rPr>
              <w:t>Evento activador</w:t>
            </w:r>
          </w:p>
        </w:tc>
        <w:tc>
          <w:tcPr>
            <w:tcW w:w="3263" w:type="pct"/>
          </w:tcPr>
          <w:p w14:paraId="780BCB3E" w14:textId="77777777" w:rsidR="00883DD5" w:rsidRPr="00FE1278" w:rsidRDefault="00883DD5"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rPr>
              <w:t>El Calendario de mantenimientos preventivos.</w:t>
            </w:r>
          </w:p>
        </w:tc>
      </w:tr>
      <w:tr w:rsidR="00883DD5" w:rsidRPr="00FE1278" w14:paraId="10DD1FAF" w14:textId="77777777" w:rsidTr="001C144F">
        <w:trPr>
          <w:trHeight w:val="277"/>
        </w:trPr>
        <w:tc>
          <w:tcPr>
            <w:tcW w:w="1737" w:type="pct"/>
          </w:tcPr>
          <w:p w14:paraId="2C5C1686" w14:textId="77777777" w:rsidR="00883DD5" w:rsidRPr="00FE1278" w:rsidRDefault="00883DD5" w:rsidP="00F436E3">
            <w:pPr>
              <w:spacing w:line="240" w:lineRule="auto"/>
              <w:jc w:val="both"/>
              <w:rPr>
                <w:rFonts w:ascii="Arial" w:hAnsi="Arial" w:cs="Arial"/>
                <w:i/>
                <w:sz w:val="24"/>
                <w:szCs w:val="24"/>
              </w:rPr>
            </w:pPr>
            <w:r w:rsidRPr="00FE1278">
              <w:rPr>
                <w:rFonts w:ascii="Arial" w:hAnsi="Arial" w:cs="Arial"/>
                <w:i/>
                <w:sz w:val="24"/>
                <w:szCs w:val="24"/>
              </w:rPr>
              <w:t>Objetivo</w:t>
            </w:r>
          </w:p>
        </w:tc>
        <w:tc>
          <w:tcPr>
            <w:tcW w:w="3263" w:type="pct"/>
          </w:tcPr>
          <w:p w14:paraId="63D8D7D6" w14:textId="77777777" w:rsidR="00883DD5" w:rsidRPr="00FE1278" w:rsidRDefault="00883DD5"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lang w:val="es-CL"/>
              </w:rPr>
              <w:t>Realizar mantenimiento preventivo según mes calendario.</w:t>
            </w:r>
          </w:p>
        </w:tc>
      </w:tr>
      <w:tr w:rsidR="00883DD5" w:rsidRPr="00FE1278" w14:paraId="114EB871" w14:textId="77777777" w:rsidTr="001C144F">
        <w:trPr>
          <w:trHeight w:val="286"/>
        </w:trPr>
        <w:tc>
          <w:tcPr>
            <w:tcW w:w="1737" w:type="pct"/>
          </w:tcPr>
          <w:p w14:paraId="0E15487B" w14:textId="77777777" w:rsidR="00883DD5" w:rsidRPr="00FE1278" w:rsidRDefault="00883DD5" w:rsidP="00F436E3">
            <w:pPr>
              <w:spacing w:line="240" w:lineRule="auto"/>
              <w:jc w:val="both"/>
              <w:rPr>
                <w:rFonts w:ascii="Arial" w:hAnsi="Arial" w:cs="Arial"/>
                <w:i/>
                <w:sz w:val="24"/>
                <w:szCs w:val="24"/>
              </w:rPr>
            </w:pPr>
            <w:r w:rsidRPr="00FE1278">
              <w:rPr>
                <w:rFonts w:ascii="Arial" w:hAnsi="Arial" w:cs="Arial"/>
                <w:i/>
                <w:sz w:val="24"/>
                <w:szCs w:val="24"/>
              </w:rPr>
              <w:t>Dueño</w:t>
            </w:r>
          </w:p>
        </w:tc>
        <w:tc>
          <w:tcPr>
            <w:tcW w:w="3263" w:type="pct"/>
          </w:tcPr>
          <w:p w14:paraId="618A4A3C" w14:textId="77777777" w:rsidR="00883DD5" w:rsidRPr="00FE1278" w:rsidRDefault="00883DD5"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lang w:val="es-CL"/>
              </w:rPr>
              <w:t>Jefe de Sub-Departamento de Ingeniería Biomédica.</w:t>
            </w:r>
          </w:p>
        </w:tc>
      </w:tr>
    </w:tbl>
    <w:p w14:paraId="140675F5" w14:textId="77777777" w:rsidR="00883DD5" w:rsidRPr="00FE1278" w:rsidRDefault="00883DD5" w:rsidP="00F436E3">
      <w:pPr>
        <w:pStyle w:val="punteoextse"/>
        <w:numPr>
          <w:ilvl w:val="0"/>
          <w:numId w:val="0"/>
        </w:numPr>
        <w:spacing w:line="240" w:lineRule="auto"/>
        <w:rPr>
          <w:rFonts w:ascii="Arial" w:hAnsi="Arial" w:cs="Arial"/>
          <w:b/>
          <w:szCs w:val="24"/>
        </w:rPr>
      </w:pPr>
    </w:p>
    <w:p w14:paraId="56E8069A" w14:textId="77777777" w:rsidR="00883DD5" w:rsidRPr="00FE1278" w:rsidRDefault="00883DD5" w:rsidP="00F436E3">
      <w:pPr>
        <w:pStyle w:val="punteoextse"/>
        <w:numPr>
          <w:ilvl w:val="0"/>
          <w:numId w:val="0"/>
        </w:numPr>
        <w:spacing w:line="240" w:lineRule="auto"/>
        <w:rPr>
          <w:rFonts w:ascii="Arial" w:hAnsi="Arial" w:cs="Arial"/>
          <w:b/>
          <w:szCs w:val="24"/>
        </w:rPr>
      </w:pPr>
    </w:p>
    <w:p w14:paraId="1E52308B" w14:textId="77777777" w:rsidR="00883DD5" w:rsidRPr="00FE1278" w:rsidRDefault="00883DD5" w:rsidP="00F85DA8">
      <w:pPr>
        <w:pStyle w:val="punteoextse"/>
        <w:numPr>
          <w:ilvl w:val="0"/>
          <w:numId w:val="104"/>
        </w:numPr>
        <w:tabs>
          <w:tab w:val="clear" w:pos="1"/>
          <w:tab w:val="clear" w:pos="360"/>
          <w:tab w:val="clear" w:pos="726"/>
          <w:tab w:val="left" w:pos="0"/>
        </w:tabs>
        <w:spacing w:line="240" w:lineRule="auto"/>
        <w:rPr>
          <w:rFonts w:ascii="Arial" w:hAnsi="Arial" w:cs="Arial"/>
          <w:b/>
          <w:szCs w:val="24"/>
        </w:rPr>
      </w:pPr>
      <w:r w:rsidRPr="00FE1278">
        <w:rPr>
          <w:rFonts w:ascii="Arial" w:hAnsi="Arial" w:cs="Arial"/>
          <w:b/>
          <w:szCs w:val="24"/>
        </w:rPr>
        <w:t>ROLES DE LOS PARTICIPANTES</w:t>
      </w:r>
    </w:p>
    <w:p w14:paraId="521CFBDE" w14:textId="77777777" w:rsidR="00883DD5" w:rsidRPr="00FE1278" w:rsidRDefault="00883DD5" w:rsidP="00F436E3">
      <w:pPr>
        <w:pStyle w:val="punteoextse"/>
        <w:numPr>
          <w:ilvl w:val="0"/>
          <w:numId w:val="0"/>
        </w:numPr>
        <w:spacing w:line="240" w:lineRule="auto"/>
        <w:rPr>
          <w:rFonts w:ascii="Arial" w:hAnsi="Arial" w:cs="Arial"/>
          <w:b/>
          <w:szCs w:val="24"/>
        </w:rPr>
      </w:pPr>
    </w:p>
    <w:p w14:paraId="3CF75668"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b/>
          <w:u w:val="single"/>
        </w:rPr>
      </w:pPr>
      <w:r w:rsidRPr="00FE1278">
        <w:rPr>
          <w:rFonts w:ascii="Arial" w:hAnsi="Arial" w:cs="Arial"/>
          <w:b/>
          <w:u w:val="single"/>
        </w:rPr>
        <w:t>Supervisor/Coordinador de Servicio clínico o de apoyo:</w:t>
      </w:r>
      <w:r w:rsidRPr="00FE1278">
        <w:rPr>
          <w:rFonts w:ascii="Arial" w:hAnsi="Arial" w:cs="Arial"/>
        </w:rPr>
        <w:t xml:space="preserve"> Profesional responsable de la gestión de los Servicios clínicos o de apoyo.</w:t>
      </w:r>
    </w:p>
    <w:p w14:paraId="77BA96B0"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b/>
          <w:u w:val="single"/>
        </w:rPr>
      </w:pPr>
    </w:p>
    <w:p w14:paraId="4C33E602"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rPr>
      </w:pPr>
      <w:r w:rsidRPr="00FE1278">
        <w:rPr>
          <w:rFonts w:ascii="Arial" w:hAnsi="Arial" w:cs="Arial"/>
          <w:b/>
          <w:u w:val="single"/>
        </w:rPr>
        <w:t>Coordinador de Gestión de mantenimiento:</w:t>
      </w:r>
      <w:r w:rsidRPr="00FE1278">
        <w:rPr>
          <w:rFonts w:ascii="Arial" w:hAnsi="Arial" w:cs="Arial"/>
        </w:rPr>
        <w:t xml:space="preserve"> Profesional encargado de relacionarse con Servicios técnicos externos por mantenimientos.</w:t>
      </w:r>
    </w:p>
    <w:p w14:paraId="7E0BAF2B"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b/>
          <w:u w:val="single"/>
          <w:lang w:val="es-CL"/>
        </w:rPr>
      </w:pPr>
    </w:p>
    <w:p w14:paraId="214BF9A9"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Ingeniero de servicio:</w:t>
      </w:r>
      <w:r w:rsidRPr="00FE1278">
        <w:rPr>
          <w:rFonts w:ascii="Arial" w:hAnsi="Arial" w:cs="Arial"/>
          <w:lang w:val="es-CL"/>
        </w:rPr>
        <w:t xml:space="preserve"> Profesional encargado de la gestión de equipos médicos de un Servicio clínico determinado asignado por </w:t>
      </w:r>
      <w:r w:rsidR="00530F36" w:rsidRPr="00FE1278">
        <w:rPr>
          <w:rFonts w:ascii="Arial" w:hAnsi="Arial" w:cs="Arial"/>
          <w:lang w:val="es-CL"/>
        </w:rPr>
        <w:t>jefe</w:t>
      </w:r>
      <w:r w:rsidRPr="00FE1278">
        <w:rPr>
          <w:rFonts w:ascii="Arial" w:hAnsi="Arial" w:cs="Arial"/>
          <w:lang w:val="es-CL"/>
        </w:rPr>
        <w:t xml:space="preserve"> de Sub Departamento de Ingeniería Biomédica.</w:t>
      </w:r>
    </w:p>
    <w:p w14:paraId="7AB597BE"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lang w:val="es-CL"/>
        </w:rPr>
      </w:pPr>
    </w:p>
    <w:p w14:paraId="238B3B94"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Coordinador de Laboratorio de equipos médicos:</w:t>
      </w:r>
      <w:r w:rsidRPr="00FE1278">
        <w:rPr>
          <w:rFonts w:ascii="Arial" w:hAnsi="Arial" w:cs="Arial"/>
          <w:lang w:val="es-CL"/>
        </w:rPr>
        <w:t xml:space="preserve"> Profesional encargado de la Coordinación del Laboratorio de equipos médicos.</w:t>
      </w:r>
    </w:p>
    <w:p w14:paraId="2F795171"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lang w:val="es-CL"/>
        </w:rPr>
      </w:pPr>
    </w:p>
    <w:p w14:paraId="5C362A20"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rPr>
      </w:pPr>
      <w:r w:rsidRPr="00FE1278">
        <w:rPr>
          <w:rFonts w:ascii="Arial" w:hAnsi="Arial" w:cs="Arial"/>
          <w:b/>
          <w:u w:val="single"/>
          <w:lang w:val="es-CL"/>
        </w:rPr>
        <w:t>Técnico de mantenimiento</w:t>
      </w:r>
      <w:r w:rsidRPr="00FE1278">
        <w:rPr>
          <w:rFonts w:ascii="Arial" w:hAnsi="Arial" w:cs="Arial"/>
          <w:lang w:val="es-CL"/>
        </w:rPr>
        <w:t xml:space="preserve">: </w:t>
      </w:r>
      <w:r w:rsidR="00A92FE3" w:rsidRPr="00FE1278">
        <w:rPr>
          <w:rFonts w:ascii="Arial" w:hAnsi="Arial" w:cs="Arial"/>
          <w:lang w:val="es-CL"/>
        </w:rPr>
        <w:t>funcionario</w:t>
      </w:r>
      <w:r w:rsidRPr="00FE1278">
        <w:rPr>
          <w:rFonts w:ascii="Arial" w:hAnsi="Arial" w:cs="Arial"/>
          <w:lang w:val="es-CL"/>
        </w:rPr>
        <w:t xml:space="preserve"> responsable de las asistencias técnicas del Laboratorio de equipos médicos perteneciente al Sub-departamento de Ingeniería Biomédica.</w:t>
      </w:r>
    </w:p>
    <w:p w14:paraId="24FAF1CE"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lang w:val="es-CL"/>
        </w:rPr>
      </w:pPr>
    </w:p>
    <w:p w14:paraId="4A1B400E"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rPr>
      </w:pPr>
      <w:r w:rsidRPr="00FE1278">
        <w:rPr>
          <w:rFonts w:ascii="Arial" w:hAnsi="Arial" w:cs="Arial"/>
          <w:b/>
          <w:u w:val="single"/>
        </w:rPr>
        <w:lastRenderedPageBreak/>
        <w:t>Servicio técnico externo:</w:t>
      </w:r>
      <w:r w:rsidRPr="00FE1278">
        <w:rPr>
          <w:rFonts w:ascii="Arial" w:hAnsi="Arial" w:cs="Arial"/>
        </w:rPr>
        <w:t xml:space="preserve"> Proveedor externo del Sub-Departamento de Ingeniería Biomédica el cual presta servicios o realiza venta de repuestos y/o accesorios. </w:t>
      </w:r>
    </w:p>
    <w:p w14:paraId="12753939" w14:textId="77777777" w:rsidR="00883DD5" w:rsidRDefault="00883DD5" w:rsidP="00F436E3">
      <w:pPr>
        <w:pStyle w:val="puntbrese"/>
        <w:numPr>
          <w:ilvl w:val="0"/>
          <w:numId w:val="0"/>
        </w:numPr>
        <w:tabs>
          <w:tab w:val="clear" w:pos="1"/>
          <w:tab w:val="clear" w:pos="360"/>
          <w:tab w:val="left" w:pos="0"/>
        </w:tabs>
        <w:spacing w:line="240" w:lineRule="auto"/>
        <w:rPr>
          <w:rFonts w:ascii="Arial" w:hAnsi="Arial" w:cs="Arial"/>
          <w:lang w:val="es-CL"/>
        </w:rPr>
      </w:pPr>
    </w:p>
    <w:p w14:paraId="3620F4E8" w14:textId="77777777" w:rsidR="000A7361" w:rsidRPr="00FE1278" w:rsidRDefault="000A7361" w:rsidP="00F436E3">
      <w:pPr>
        <w:pStyle w:val="puntbrese"/>
        <w:numPr>
          <w:ilvl w:val="0"/>
          <w:numId w:val="0"/>
        </w:numPr>
        <w:tabs>
          <w:tab w:val="clear" w:pos="1"/>
          <w:tab w:val="clear" w:pos="360"/>
          <w:tab w:val="left" w:pos="0"/>
        </w:tabs>
        <w:spacing w:line="240" w:lineRule="auto"/>
        <w:rPr>
          <w:rFonts w:ascii="Arial" w:hAnsi="Arial" w:cs="Arial"/>
          <w:lang w:val="es-CL"/>
        </w:rPr>
      </w:pPr>
    </w:p>
    <w:p w14:paraId="296040C6" w14:textId="77777777" w:rsidR="00883DD5" w:rsidRPr="00FE1278" w:rsidRDefault="00883DD5" w:rsidP="00F85DA8">
      <w:pPr>
        <w:pStyle w:val="punteoextse"/>
        <w:numPr>
          <w:ilvl w:val="0"/>
          <w:numId w:val="104"/>
        </w:numPr>
        <w:tabs>
          <w:tab w:val="clear" w:pos="360"/>
          <w:tab w:val="clear" w:pos="726"/>
        </w:tabs>
        <w:spacing w:line="240" w:lineRule="auto"/>
        <w:rPr>
          <w:rFonts w:ascii="Arial" w:hAnsi="Arial" w:cs="Arial"/>
          <w:b/>
          <w:szCs w:val="24"/>
        </w:rPr>
      </w:pPr>
      <w:r w:rsidRPr="00FE1278">
        <w:rPr>
          <w:rFonts w:ascii="Arial" w:hAnsi="Arial" w:cs="Arial"/>
          <w:b/>
          <w:szCs w:val="24"/>
        </w:rPr>
        <w:t>DESCRIPCIÓN DEL FLUJO</w:t>
      </w:r>
    </w:p>
    <w:p w14:paraId="6CA1B342" w14:textId="77777777" w:rsidR="00883DD5" w:rsidRPr="00FE1278" w:rsidRDefault="00883DD5" w:rsidP="00F436E3">
      <w:pPr>
        <w:pStyle w:val="punteoextse"/>
        <w:numPr>
          <w:ilvl w:val="0"/>
          <w:numId w:val="0"/>
        </w:numPr>
        <w:tabs>
          <w:tab w:val="clear" w:pos="360"/>
          <w:tab w:val="left" w:pos="142"/>
        </w:tabs>
        <w:spacing w:line="240" w:lineRule="auto"/>
        <w:rPr>
          <w:rFonts w:ascii="Arial" w:hAnsi="Arial" w:cs="Arial"/>
          <w:b/>
          <w:szCs w:val="24"/>
        </w:rPr>
      </w:pPr>
    </w:p>
    <w:p w14:paraId="1266E82F"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r w:rsidRPr="00FE1278">
        <w:rPr>
          <w:rFonts w:ascii="Arial" w:hAnsi="Arial" w:cs="Arial"/>
          <w:szCs w:val="24"/>
        </w:rPr>
        <w:t xml:space="preserve">El mantenimiento preventivo se desarrolla con distintas etapas dependiendo principalmente del proveedor que realice el mantenimiento preventivo (interno o externo). </w:t>
      </w:r>
    </w:p>
    <w:p w14:paraId="10E61AA2"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p>
    <w:p w14:paraId="66987E3C"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r w:rsidRPr="00FE1278">
        <w:rPr>
          <w:rFonts w:ascii="Arial" w:hAnsi="Arial" w:cs="Arial"/>
          <w:b/>
          <w:szCs w:val="24"/>
          <w:u w:val="single"/>
        </w:rPr>
        <w:t>1. ETAPA 1 DETECTAR MANTENIMIENTO PREVENTIVO</w:t>
      </w:r>
      <w:r w:rsidRPr="00FE1278">
        <w:rPr>
          <w:rFonts w:ascii="Arial" w:hAnsi="Arial" w:cs="Arial"/>
          <w:szCs w:val="24"/>
        </w:rPr>
        <w:t xml:space="preserve"> (</w:t>
      </w:r>
      <w:r w:rsidR="000D5B43" w:rsidRPr="00FE1278">
        <w:rPr>
          <w:rFonts w:ascii="Arial" w:hAnsi="Arial" w:cs="Arial"/>
          <w:szCs w:val="24"/>
        </w:rPr>
        <w:t>ANEXO</w:t>
      </w:r>
      <w:r w:rsidRPr="00FE1278">
        <w:rPr>
          <w:rFonts w:ascii="Arial" w:hAnsi="Arial" w:cs="Arial"/>
          <w:szCs w:val="24"/>
        </w:rPr>
        <w:t xml:space="preserve"> 1)</w:t>
      </w:r>
      <w:r w:rsidRPr="00FE1278">
        <w:rPr>
          <w:rFonts w:ascii="Arial" w:hAnsi="Arial" w:cs="Arial"/>
          <w:b/>
          <w:szCs w:val="24"/>
        </w:rPr>
        <w:t>:</w:t>
      </w:r>
      <w:r w:rsidRPr="00FE1278">
        <w:rPr>
          <w:rFonts w:ascii="Arial" w:hAnsi="Arial" w:cs="Arial"/>
          <w:szCs w:val="24"/>
        </w:rPr>
        <w:t xml:space="preserve"> Describe la identificación de un mantenimiento preventivo planificado para un mes calendario. </w:t>
      </w:r>
    </w:p>
    <w:p w14:paraId="032FA548"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p>
    <w:p w14:paraId="55E47AB2"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u w:val="single"/>
        </w:rPr>
      </w:pPr>
      <w:r w:rsidRPr="00FE1278">
        <w:rPr>
          <w:rFonts w:ascii="Arial" w:hAnsi="Arial" w:cs="Arial"/>
          <w:b/>
          <w:szCs w:val="24"/>
          <w:u w:val="single"/>
        </w:rPr>
        <w:t>2.  ETAPA REALIZAR MANTENIMIENTO PREVENTIVO:</w:t>
      </w:r>
    </w:p>
    <w:p w14:paraId="3943D9B4"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p>
    <w:p w14:paraId="7B03B377"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r w:rsidRPr="00FE1278">
        <w:rPr>
          <w:rFonts w:ascii="Arial" w:hAnsi="Arial" w:cs="Arial"/>
          <w:szCs w:val="24"/>
        </w:rPr>
        <w:tab/>
      </w:r>
      <w:r w:rsidRPr="00FE1278">
        <w:rPr>
          <w:rFonts w:ascii="Arial" w:hAnsi="Arial" w:cs="Arial"/>
          <w:b/>
          <w:szCs w:val="24"/>
        </w:rPr>
        <w:t xml:space="preserve">2.1 ETAPA 2 REALIZAR MANTENIMIENTO PREVENTIVO CON APOYO EXTERNO </w:t>
      </w:r>
      <w:r w:rsidRPr="00FE1278">
        <w:rPr>
          <w:rFonts w:ascii="Arial" w:hAnsi="Arial" w:cs="Arial"/>
          <w:szCs w:val="24"/>
        </w:rPr>
        <w:t>(ANEXO 2)</w:t>
      </w:r>
      <w:r w:rsidRPr="00FE1278">
        <w:rPr>
          <w:rFonts w:ascii="Arial" w:hAnsi="Arial" w:cs="Arial"/>
          <w:b/>
          <w:szCs w:val="24"/>
        </w:rPr>
        <w:t>:</w:t>
      </w:r>
      <w:r w:rsidRPr="00FE1278">
        <w:rPr>
          <w:rFonts w:ascii="Arial" w:hAnsi="Arial" w:cs="Arial"/>
          <w:szCs w:val="24"/>
        </w:rPr>
        <w:t xml:space="preserve"> Describe la coordinación y la realización de un mantenimiento preventivo realizado por un proveedor externo.</w:t>
      </w:r>
    </w:p>
    <w:p w14:paraId="5808DDB5"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p>
    <w:p w14:paraId="672E3DCC"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r w:rsidRPr="00FE1278">
        <w:rPr>
          <w:rFonts w:ascii="Arial" w:hAnsi="Arial" w:cs="Arial"/>
          <w:szCs w:val="24"/>
        </w:rPr>
        <w:tab/>
      </w:r>
      <w:r w:rsidRPr="00FE1278">
        <w:rPr>
          <w:rFonts w:ascii="Arial" w:hAnsi="Arial" w:cs="Arial"/>
          <w:b/>
          <w:szCs w:val="24"/>
        </w:rPr>
        <w:t xml:space="preserve">2.2. ETAPA 3 REALIZAR MANTENIMIENTO PREVENTIVO CON APOYO INTERNO </w:t>
      </w:r>
      <w:r w:rsidRPr="00FE1278">
        <w:rPr>
          <w:rFonts w:ascii="Arial" w:hAnsi="Arial" w:cs="Arial"/>
          <w:szCs w:val="24"/>
        </w:rPr>
        <w:t>(ANEXO 3)</w:t>
      </w:r>
      <w:r w:rsidRPr="00FE1278">
        <w:rPr>
          <w:rFonts w:ascii="Arial" w:hAnsi="Arial" w:cs="Arial"/>
          <w:b/>
          <w:szCs w:val="24"/>
        </w:rPr>
        <w:t>:</w:t>
      </w:r>
      <w:r w:rsidRPr="00FE1278">
        <w:rPr>
          <w:rFonts w:ascii="Arial" w:hAnsi="Arial" w:cs="Arial"/>
          <w:szCs w:val="24"/>
        </w:rPr>
        <w:t xml:space="preserve"> Describe la coordinación y la realización de un mantenimiento preventivo realizado por un técnico de mantenimiento del Sub-Departamento de Ingeniería Biomédica.</w:t>
      </w:r>
    </w:p>
    <w:p w14:paraId="74059B2A"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p>
    <w:p w14:paraId="161E9538"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r w:rsidRPr="00FE1278">
        <w:rPr>
          <w:rFonts w:ascii="Arial" w:hAnsi="Arial" w:cs="Arial"/>
          <w:szCs w:val="24"/>
        </w:rPr>
        <w:t>Para llevar a cabo este proceso se debe considerar que los flujogramas de información se realizan siempre considerando el correcto flujo de las actividades. A medida que se desarrolla el proceso de mantenimiento preventivo, puede aparecer ciertas acciones o solicitudes que no son descritas, para esto se ha desarrollado un plan de contingencias más recurrentes para las Actividades de cada Etapa.</w:t>
      </w:r>
    </w:p>
    <w:p w14:paraId="2E4F3BAB"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p>
    <w:p w14:paraId="30B0DD0C" w14:textId="77777777" w:rsidR="00883DD5" w:rsidRPr="00FE1278" w:rsidRDefault="001C144F" w:rsidP="00F436E3">
      <w:pPr>
        <w:pStyle w:val="punteoextse"/>
        <w:numPr>
          <w:ilvl w:val="0"/>
          <w:numId w:val="0"/>
        </w:numPr>
        <w:spacing w:line="240" w:lineRule="auto"/>
        <w:ind w:left="357" w:hanging="357"/>
        <w:rPr>
          <w:rFonts w:ascii="Arial" w:hAnsi="Arial" w:cs="Arial"/>
          <w:szCs w:val="24"/>
        </w:rPr>
      </w:pPr>
      <w:r>
        <w:rPr>
          <w:rFonts w:ascii="Arial" w:hAnsi="Arial" w:cs="Arial"/>
          <w:noProof/>
          <w:szCs w:val="24"/>
        </w:rPr>
        <w:drawing>
          <wp:inline distT="0" distB="0" distL="0" distR="0" wp14:anchorId="005FC813" wp14:editId="758B2191">
            <wp:extent cx="5628640" cy="26187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8640" cy="2618740"/>
                    </a:xfrm>
                    <a:prstGeom prst="rect">
                      <a:avLst/>
                    </a:prstGeom>
                    <a:noFill/>
                  </pic:spPr>
                </pic:pic>
              </a:graphicData>
            </a:graphic>
          </wp:inline>
        </w:drawing>
      </w:r>
    </w:p>
    <w:p w14:paraId="0C1CEB9B" w14:textId="77777777" w:rsidR="00883DD5" w:rsidRPr="00FE1278" w:rsidRDefault="00883DD5" w:rsidP="00F436E3">
      <w:pPr>
        <w:pStyle w:val="punteoextse"/>
        <w:numPr>
          <w:ilvl w:val="0"/>
          <w:numId w:val="0"/>
        </w:numPr>
        <w:spacing w:line="240" w:lineRule="auto"/>
        <w:ind w:hanging="357"/>
        <w:rPr>
          <w:rFonts w:ascii="Arial" w:hAnsi="Arial" w:cs="Arial"/>
          <w:b/>
          <w:szCs w:val="24"/>
        </w:rPr>
      </w:pPr>
    </w:p>
    <w:p w14:paraId="4C874F68" w14:textId="77777777" w:rsidR="00A54AE1" w:rsidRPr="00FE1278" w:rsidRDefault="00A54AE1" w:rsidP="00F436E3">
      <w:pPr>
        <w:spacing w:line="240" w:lineRule="auto"/>
        <w:contextualSpacing/>
        <w:jc w:val="both"/>
        <w:rPr>
          <w:rFonts w:ascii="Arial" w:hAnsi="Arial" w:cs="Arial"/>
          <w:b/>
          <w:sz w:val="24"/>
          <w:szCs w:val="24"/>
        </w:rPr>
      </w:pPr>
    </w:p>
    <w:p w14:paraId="7DFE2829" w14:textId="77777777" w:rsidR="00883DD5" w:rsidRPr="00D21646" w:rsidRDefault="00883DD5" w:rsidP="00D21646">
      <w:pPr>
        <w:pStyle w:val="Ttulo2"/>
        <w:numPr>
          <w:ilvl w:val="2"/>
          <w:numId w:val="3"/>
        </w:numPr>
        <w:spacing w:line="240" w:lineRule="auto"/>
        <w:ind w:left="0" w:firstLine="0"/>
        <w:jc w:val="both"/>
        <w:rPr>
          <w:rFonts w:ascii="Arial" w:hAnsi="Arial" w:cs="Arial"/>
          <w:b/>
          <w:color w:val="000000" w:themeColor="text1"/>
          <w:sz w:val="24"/>
          <w:szCs w:val="24"/>
        </w:rPr>
      </w:pPr>
      <w:r w:rsidRPr="00D21646">
        <w:rPr>
          <w:rFonts w:ascii="Arial" w:hAnsi="Arial" w:cs="Arial"/>
          <w:b/>
          <w:color w:val="000000" w:themeColor="text1"/>
          <w:sz w:val="24"/>
          <w:szCs w:val="24"/>
        </w:rPr>
        <w:t>PROCESO MANTENIMIENTO CORRECTIVO</w:t>
      </w:r>
    </w:p>
    <w:p w14:paraId="1A57B5DE" w14:textId="77777777" w:rsidR="00883DD5" w:rsidRPr="00FE1278" w:rsidRDefault="00883DD5" w:rsidP="00F436E3">
      <w:pPr>
        <w:spacing w:after="120" w:line="240" w:lineRule="auto"/>
        <w:jc w:val="both"/>
        <w:rPr>
          <w:rFonts w:ascii="Arial" w:hAnsi="Arial" w:cs="Arial"/>
          <w:sz w:val="24"/>
          <w:szCs w:val="24"/>
          <w:lang w:val="es-CL"/>
        </w:rPr>
      </w:pPr>
    </w:p>
    <w:p w14:paraId="31E8BAA0" w14:textId="77777777" w:rsidR="00883DD5" w:rsidRPr="00FE1278" w:rsidRDefault="00883DD5" w:rsidP="00F85DA8">
      <w:pPr>
        <w:pStyle w:val="punteoextse"/>
        <w:numPr>
          <w:ilvl w:val="0"/>
          <w:numId w:val="105"/>
        </w:numPr>
        <w:tabs>
          <w:tab w:val="clear" w:pos="1"/>
          <w:tab w:val="clear" w:pos="360"/>
          <w:tab w:val="clear" w:pos="726"/>
          <w:tab w:val="left" w:pos="0"/>
        </w:tabs>
        <w:spacing w:line="240" w:lineRule="auto"/>
        <w:rPr>
          <w:rFonts w:ascii="Arial" w:hAnsi="Arial" w:cs="Arial"/>
          <w:b/>
          <w:szCs w:val="24"/>
        </w:rPr>
      </w:pPr>
      <w:r w:rsidRPr="00FE1278">
        <w:rPr>
          <w:rFonts w:ascii="Arial" w:hAnsi="Arial" w:cs="Arial"/>
          <w:b/>
          <w:szCs w:val="24"/>
        </w:rPr>
        <w:t>INFORMACIÓN GENERAL</w:t>
      </w:r>
    </w:p>
    <w:p w14:paraId="484C4FB6" w14:textId="77777777" w:rsidR="00883DD5" w:rsidRPr="00FE1278" w:rsidRDefault="00883DD5" w:rsidP="00F436E3">
      <w:pPr>
        <w:pStyle w:val="punteoextse"/>
        <w:numPr>
          <w:ilvl w:val="0"/>
          <w:numId w:val="0"/>
        </w:numPr>
        <w:tabs>
          <w:tab w:val="clear" w:pos="1"/>
          <w:tab w:val="clear" w:pos="360"/>
          <w:tab w:val="clear" w:pos="726"/>
          <w:tab w:val="left" w:pos="0"/>
        </w:tabs>
        <w:spacing w:line="240" w:lineRule="auto"/>
        <w:rPr>
          <w:rFonts w:ascii="Arial" w:hAnsi="Arial" w:cs="Arial"/>
          <w:b/>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2"/>
        <w:gridCol w:w="5676"/>
      </w:tblGrid>
      <w:tr w:rsidR="00883DD5" w:rsidRPr="00FE1278" w14:paraId="3A602534" w14:textId="77777777" w:rsidTr="001C144F">
        <w:trPr>
          <w:trHeight w:val="243"/>
        </w:trPr>
        <w:tc>
          <w:tcPr>
            <w:tcW w:w="1785" w:type="pct"/>
          </w:tcPr>
          <w:p w14:paraId="329ACCD0" w14:textId="77777777" w:rsidR="00883DD5" w:rsidRPr="00FE1278" w:rsidRDefault="00883DD5" w:rsidP="00F436E3">
            <w:pPr>
              <w:spacing w:after="0" w:line="240" w:lineRule="auto"/>
              <w:jc w:val="both"/>
              <w:rPr>
                <w:rFonts w:ascii="Arial" w:hAnsi="Arial" w:cs="Arial"/>
                <w:i/>
                <w:sz w:val="24"/>
                <w:szCs w:val="24"/>
              </w:rPr>
            </w:pPr>
            <w:r w:rsidRPr="00FE1278">
              <w:rPr>
                <w:rFonts w:ascii="Arial" w:hAnsi="Arial" w:cs="Arial"/>
                <w:i/>
                <w:sz w:val="24"/>
                <w:szCs w:val="24"/>
              </w:rPr>
              <w:t>Evento activador</w:t>
            </w:r>
          </w:p>
        </w:tc>
        <w:tc>
          <w:tcPr>
            <w:tcW w:w="3215" w:type="pct"/>
          </w:tcPr>
          <w:p w14:paraId="77B01D47" w14:textId="77777777" w:rsidR="00883DD5" w:rsidRPr="00FE1278" w:rsidRDefault="00883DD5"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rPr>
              <w:t>Solicitud de asistencia técnica por correo electrónico del Supervisor / Coordinador de Servicio clínico o de apoyo.</w:t>
            </w:r>
          </w:p>
        </w:tc>
      </w:tr>
      <w:tr w:rsidR="00883DD5" w:rsidRPr="00FE1278" w14:paraId="3EA82962" w14:textId="77777777" w:rsidTr="001C144F">
        <w:trPr>
          <w:trHeight w:val="277"/>
        </w:trPr>
        <w:tc>
          <w:tcPr>
            <w:tcW w:w="1785" w:type="pct"/>
          </w:tcPr>
          <w:p w14:paraId="158011D6" w14:textId="77777777" w:rsidR="00883DD5" w:rsidRPr="00FE1278" w:rsidRDefault="00883DD5" w:rsidP="00F436E3">
            <w:pPr>
              <w:spacing w:line="240" w:lineRule="auto"/>
              <w:jc w:val="both"/>
              <w:rPr>
                <w:rFonts w:ascii="Arial" w:hAnsi="Arial" w:cs="Arial"/>
                <w:i/>
                <w:sz w:val="24"/>
                <w:szCs w:val="24"/>
              </w:rPr>
            </w:pPr>
            <w:r w:rsidRPr="00FE1278">
              <w:rPr>
                <w:rFonts w:ascii="Arial" w:hAnsi="Arial" w:cs="Arial"/>
                <w:i/>
                <w:sz w:val="24"/>
                <w:szCs w:val="24"/>
              </w:rPr>
              <w:t>Objetivo</w:t>
            </w:r>
          </w:p>
        </w:tc>
        <w:tc>
          <w:tcPr>
            <w:tcW w:w="3215" w:type="pct"/>
          </w:tcPr>
          <w:p w14:paraId="6D38FF54" w14:textId="77777777" w:rsidR="00883DD5" w:rsidRPr="00FE1278" w:rsidRDefault="00883DD5"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lang w:val="es-CL"/>
              </w:rPr>
              <w:t>Reparar equipo médico.</w:t>
            </w:r>
          </w:p>
        </w:tc>
      </w:tr>
      <w:tr w:rsidR="00883DD5" w:rsidRPr="00FE1278" w14:paraId="4E8039E2" w14:textId="77777777" w:rsidTr="001C144F">
        <w:trPr>
          <w:trHeight w:val="286"/>
        </w:trPr>
        <w:tc>
          <w:tcPr>
            <w:tcW w:w="1785" w:type="pct"/>
          </w:tcPr>
          <w:p w14:paraId="544875C8" w14:textId="77777777" w:rsidR="00883DD5" w:rsidRPr="00FE1278" w:rsidRDefault="00883DD5" w:rsidP="00F436E3">
            <w:pPr>
              <w:spacing w:line="240" w:lineRule="auto"/>
              <w:jc w:val="both"/>
              <w:rPr>
                <w:rFonts w:ascii="Arial" w:hAnsi="Arial" w:cs="Arial"/>
                <w:i/>
                <w:sz w:val="24"/>
                <w:szCs w:val="24"/>
              </w:rPr>
            </w:pPr>
            <w:r w:rsidRPr="00FE1278">
              <w:rPr>
                <w:rFonts w:ascii="Arial" w:hAnsi="Arial" w:cs="Arial"/>
                <w:i/>
                <w:sz w:val="24"/>
                <w:szCs w:val="24"/>
              </w:rPr>
              <w:t>Dueño</w:t>
            </w:r>
          </w:p>
        </w:tc>
        <w:tc>
          <w:tcPr>
            <w:tcW w:w="3215" w:type="pct"/>
          </w:tcPr>
          <w:p w14:paraId="7ADB6A0C" w14:textId="77777777" w:rsidR="00883DD5" w:rsidRPr="00FE1278" w:rsidRDefault="00883DD5"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lang w:val="es-CL"/>
              </w:rPr>
              <w:t>Jefe de Sub-Departamento de Ingeniería Biomédica.</w:t>
            </w:r>
          </w:p>
        </w:tc>
      </w:tr>
    </w:tbl>
    <w:p w14:paraId="28395FC1" w14:textId="77777777" w:rsidR="00883DD5" w:rsidRDefault="00883DD5" w:rsidP="00F436E3">
      <w:pPr>
        <w:pStyle w:val="punteoextse"/>
        <w:numPr>
          <w:ilvl w:val="0"/>
          <w:numId w:val="0"/>
        </w:numPr>
        <w:tabs>
          <w:tab w:val="clear" w:pos="1"/>
          <w:tab w:val="clear" w:pos="360"/>
          <w:tab w:val="clear" w:pos="726"/>
          <w:tab w:val="left" w:pos="0"/>
        </w:tabs>
        <w:spacing w:line="240" w:lineRule="auto"/>
        <w:rPr>
          <w:rFonts w:ascii="Arial" w:hAnsi="Arial" w:cs="Arial"/>
          <w:b/>
          <w:szCs w:val="24"/>
        </w:rPr>
      </w:pPr>
    </w:p>
    <w:p w14:paraId="3C1B41FC" w14:textId="77777777" w:rsidR="000A7361" w:rsidRPr="00FE1278" w:rsidRDefault="000A7361" w:rsidP="00F436E3">
      <w:pPr>
        <w:pStyle w:val="punteoextse"/>
        <w:numPr>
          <w:ilvl w:val="0"/>
          <w:numId w:val="0"/>
        </w:numPr>
        <w:tabs>
          <w:tab w:val="clear" w:pos="1"/>
          <w:tab w:val="clear" w:pos="360"/>
          <w:tab w:val="clear" w:pos="726"/>
          <w:tab w:val="left" w:pos="0"/>
        </w:tabs>
        <w:spacing w:line="240" w:lineRule="auto"/>
        <w:rPr>
          <w:rFonts w:ascii="Arial" w:hAnsi="Arial" w:cs="Arial"/>
          <w:b/>
          <w:szCs w:val="24"/>
        </w:rPr>
      </w:pPr>
    </w:p>
    <w:p w14:paraId="7CBF3656" w14:textId="77777777" w:rsidR="00883DD5" w:rsidRPr="00FE1278" w:rsidRDefault="00883DD5" w:rsidP="00F85DA8">
      <w:pPr>
        <w:pStyle w:val="punteoextse"/>
        <w:numPr>
          <w:ilvl w:val="0"/>
          <w:numId w:val="105"/>
        </w:numPr>
        <w:tabs>
          <w:tab w:val="clear" w:pos="1"/>
          <w:tab w:val="clear" w:pos="360"/>
          <w:tab w:val="clear" w:pos="726"/>
          <w:tab w:val="left" w:pos="0"/>
        </w:tabs>
        <w:spacing w:line="240" w:lineRule="auto"/>
        <w:rPr>
          <w:rFonts w:ascii="Arial" w:hAnsi="Arial" w:cs="Arial"/>
          <w:b/>
          <w:szCs w:val="24"/>
        </w:rPr>
      </w:pPr>
      <w:r w:rsidRPr="00FE1278">
        <w:rPr>
          <w:rFonts w:ascii="Arial" w:hAnsi="Arial" w:cs="Arial"/>
          <w:b/>
          <w:szCs w:val="24"/>
        </w:rPr>
        <w:t>ROLES DE LOS PARTICIPANTES</w:t>
      </w:r>
    </w:p>
    <w:p w14:paraId="4E94809F" w14:textId="77777777" w:rsidR="00883DD5" w:rsidRPr="00FE1278" w:rsidRDefault="00883DD5" w:rsidP="00F436E3">
      <w:pPr>
        <w:pStyle w:val="punteoextse"/>
        <w:numPr>
          <w:ilvl w:val="0"/>
          <w:numId w:val="0"/>
        </w:numPr>
        <w:tabs>
          <w:tab w:val="clear" w:pos="1"/>
          <w:tab w:val="clear" w:pos="360"/>
          <w:tab w:val="clear" w:pos="726"/>
          <w:tab w:val="left" w:pos="0"/>
        </w:tabs>
        <w:spacing w:line="240" w:lineRule="auto"/>
        <w:rPr>
          <w:rFonts w:ascii="Arial" w:hAnsi="Arial" w:cs="Arial"/>
          <w:b/>
          <w:szCs w:val="24"/>
        </w:rPr>
      </w:pPr>
    </w:p>
    <w:p w14:paraId="32172582"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rPr>
      </w:pPr>
      <w:r w:rsidRPr="00FE1278">
        <w:rPr>
          <w:rFonts w:ascii="Arial" w:hAnsi="Arial" w:cs="Arial"/>
          <w:b/>
          <w:u w:val="single"/>
          <w:lang w:val="es-CL"/>
        </w:rPr>
        <w:t>Ingeniero de servicio:</w:t>
      </w:r>
      <w:r w:rsidRPr="00FE1278">
        <w:rPr>
          <w:rFonts w:ascii="Arial" w:hAnsi="Arial" w:cs="Arial"/>
          <w:lang w:val="es-CL"/>
        </w:rPr>
        <w:t xml:space="preserve"> Profesional encargado de la gestión de equipos médicos de un Servicio clínico determinado asignado por </w:t>
      </w:r>
      <w:r w:rsidR="008759FA" w:rsidRPr="00FE1278">
        <w:rPr>
          <w:rFonts w:ascii="Arial" w:hAnsi="Arial" w:cs="Arial"/>
          <w:lang w:val="es-CL"/>
        </w:rPr>
        <w:t>jefe</w:t>
      </w:r>
      <w:r w:rsidRPr="00FE1278">
        <w:rPr>
          <w:rFonts w:ascii="Arial" w:hAnsi="Arial" w:cs="Arial"/>
          <w:lang w:val="es-CL"/>
        </w:rPr>
        <w:t xml:space="preserve"> de Sub Departamento de Ingeniería Biomédica.</w:t>
      </w:r>
    </w:p>
    <w:p w14:paraId="3D06CC96" w14:textId="77777777" w:rsidR="00883DD5" w:rsidRPr="00FE1278" w:rsidRDefault="00883DD5" w:rsidP="00F436E3">
      <w:pPr>
        <w:pStyle w:val="punteoextse"/>
        <w:numPr>
          <w:ilvl w:val="0"/>
          <w:numId w:val="0"/>
        </w:numPr>
        <w:tabs>
          <w:tab w:val="clear" w:pos="1"/>
          <w:tab w:val="clear" w:pos="360"/>
          <w:tab w:val="clear" w:pos="726"/>
          <w:tab w:val="left" w:pos="0"/>
        </w:tabs>
        <w:spacing w:line="240" w:lineRule="auto"/>
        <w:rPr>
          <w:rFonts w:ascii="Arial" w:hAnsi="Arial" w:cs="Arial"/>
          <w:b/>
          <w:szCs w:val="24"/>
        </w:rPr>
      </w:pPr>
    </w:p>
    <w:p w14:paraId="48E36099"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Coordinador de Laboratorio de equipos medicos:</w:t>
      </w:r>
      <w:r w:rsidRPr="00FE1278">
        <w:rPr>
          <w:rFonts w:ascii="Arial" w:hAnsi="Arial" w:cs="Arial"/>
          <w:lang w:val="es-CL"/>
        </w:rPr>
        <w:t xml:space="preserve"> Profesional encargado de Laboratorio de equipos </w:t>
      </w:r>
      <w:r w:rsidR="008759FA" w:rsidRPr="00FE1278">
        <w:rPr>
          <w:rFonts w:ascii="Arial" w:hAnsi="Arial" w:cs="Arial"/>
        </w:rPr>
        <w:t>médicos</w:t>
      </w:r>
      <w:r w:rsidRPr="00FE1278">
        <w:rPr>
          <w:rFonts w:ascii="Arial" w:hAnsi="Arial" w:cs="Arial"/>
          <w:lang w:val="es-CL"/>
        </w:rPr>
        <w:t>.</w:t>
      </w:r>
    </w:p>
    <w:p w14:paraId="55FD99B5"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b/>
          <w:u w:val="single"/>
        </w:rPr>
      </w:pPr>
    </w:p>
    <w:p w14:paraId="7CFEA392"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rPr>
      </w:pPr>
      <w:r w:rsidRPr="00FE1278">
        <w:rPr>
          <w:rFonts w:ascii="Arial" w:hAnsi="Arial" w:cs="Arial"/>
          <w:b/>
          <w:u w:val="single"/>
          <w:lang w:val="es-CL"/>
        </w:rPr>
        <w:t>Técnico de mantenimiento</w:t>
      </w:r>
      <w:r w:rsidR="00A54AE1">
        <w:rPr>
          <w:rFonts w:ascii="Arial" w:hAnsi="Arial" w:cs="Arial"/>
          <w:lang w:val="es-CL"/>
        </w:rPr>
        <w:t>: F</w:t>
      </w:r>
      <w:r w:rsidR="00A54AE1" w:rsidRPr="00FE1278">
        <w:rPr>
          <w:rFonts w:ascii="Arial" w:hAnsi="Arial" w:cs="Arial"/>
          <w:lang w:val="es-CL"/>
        </w:rPr>
        <w:t>uncionario</w:t>
      </w:r>
      <w:r w:rsidRPr="00FE1278">
        <w:rPr>
          <w:rFonts w:ascii="Arial" w:hAnsi="Arial" w:cs="Arial"/>
          <w:lang w:val="es-CL"/>
        </w:rPr>
        <w:t xml:space="preserve"> responsable de las asistencias técnicas del Laboratorio de equipos médicos perteneciente al Sub-departamento de Ingeniería Biomédica.</w:t>
      </w:r>
    </w:p>
    <w:p w14:paraId="4FD60AAE"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rPr>
      </w:pPr>
    </w:p>
    <w:p w14:paraId="61648BC0"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Supervisor/Coordinador de Servicio clínico o de apoyo:</w:t>
      </w:r>
      <w:r w:rsidRPr="00FE1278">
        <w:rPr>
          <w:rFonts w:ascii="Arial" w:hAnsi="Arial" w:cs="Arial"/>
          <w:lang w:val="es-CL"/>
        </w:rPr>
        <w:t xml:space="preserve"> Profesional perteneciente a Servicio clínico o de apoyo.</w:t>
      </w:r>
    </w:p>
    <w:p w14:paraId="69523D15"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lang w:val="es-CL"/>
        </w:rPr>
      </w:pPr>
    </w:p>
    <w:p w14:paraId="12FE43E5"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rPr>
      </w:pPr>
      <w:r w:rsidRPr="00FE1278">
        <w:rPr>
          <w:rFonts w:ascii="Arial" w:hAnsi="Arial" w:cs="Arial"/>
          <w:b/>
          <w:u w:val="single"/>
        </w:rPr>
        <w:t>Coordinador de gestión de mantenimiento:</w:t>
      </w:r>
      <w:r w:rsidRPr="00FE1278">
        <w:rPr>
          <w:rFonts w:ascii="Arial" w:hAnsi="Arial" w:cs="Arial"/>
        </w:rPr>
        <w:t xml:space="preserve"> Profesional encargado de relacionarse con Servicios técnicos externos por mantenimientos.</w:t>
      </w:r>
    </w:p>
    <w:p w14:paraId="3F7F65EF"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lang w:val="es-CL"/>
        </w:rPr>
      </w:pPr>
    </w:p>
    <w:p w14:paraId="15764F14"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rPr>
      </w:pPr>
      <w:r w:rsidRPr="00FE1278">
        <w:rPr>
          <w:rFonts w:ascii="Arial" w:hAnsi="Arial" w:cs="Arial"/>
          <w:b/>
          <w:u w:val="single"/>
        </w:rPr>
        <w:t xml:space="preserve">Jefe de Subdepartamento de Ingeniería Biomédica: </w:t>
      </w:r>
      <w:r w:rsidRPr="00FE1278">
        <w:rPr>
          <w:rFonts w:ascii="Arial" w:hAnsi="Arial" w:cs="Arial"/>
        </w:rPr>
        <w:t xml:space="preserve">Profesional encargado de gestionar el correcto funcionamiento de los </w:t>
      </w:r>
      <w:r w:rsidR="008759FA">
        <w:rPr>
          <w:rFonts w:ascii="Arial" w:hAnsi="Arial" w:cs="Arial"/>
          <w:lang w:val="es-CL"/>
        </w:rPr>
        <w:t>E</w:t>
      </w:r>
      <w:r w:rsidRPr="00FE1278">
        <w:rPr>
          <w:rFonts w:ascii="Arial" w:hAnsi="Arial" w:cs="Arial"/>
        </w:rPr>
        <w:t xml:space="preserve">quipos </w:t>
      </w:r>
      <w:r w:rsidR="008759FA" w:rsidRPr="00FE1278">
        <w:rPr>
          <w:rFonts w:ascii="Arial" w:hAnsi="Arial" w:cs="Arial"/>
        </w:rPr>
        <w:t>médicos</w:t>
      </w:r>
      <w:r w:rsidRPr="00FE1278">
        <w:rPr>
          <w:rFonts w:ascii="Arial" w:hAnsi="Arial" w:cs="Arial"/>
        </w:rPr>
        <w:t xml:space="preserve"> del Hospital El Carmen de Maipú.</w:t>
      </w:r>
    </w:p>
    <w:p w14:paraId="76C47027"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lang w:val="es-CL"/>
        </w:rPr>
      </w:pPr>
    </w:p>
    <w:p w14:paraId="690F89B8"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rPr>
      </w:pPr>
      <w:r w:rsidRPr="00FE1278">
        <w:rPr>
          <w:rFonts w:ascii="Arial" w:hAnsi="Arial" w:cs="Arial"/>
          <w:b/>
          <w:u w:val="single"/>
        </w:rPr>
        <w:t>Jefe de Departamento de Abastecimiento:</w:t>
      </w:r>
      <w:r w:rsidRPr="00FE1278">
        <w:rPr>
          <w:rFonts w:ascii="Arial" w:hAnsi="Arial" w:cs="Arial"/>
        </w:rPr>
        <w:t xml:space="preserve"> Profesional encargado de gestionar las compras  del Hospital El Carmen de Maipú.</w:t>
      </w:r>
    </w:p>
    <w:p w14:paraId="142333EF"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rPr>
      </w:pPr>
    </w:p>
    <w:p w14:paraId="258C145E"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rPr>
      </w:pPr>
      <w:r w:rsidRPr="00FE1278">
        <w:rPr>
          <w:rFonts w:ascii="Arial" w:hAnsi="Arial" w:cs="Arial"/>
          <w:b/>
          <w:u w:val="single"/>
        </w:rPr>
        <w:t>Proveedor o Servicio técnico externo:</w:t>
      </w:r>
      <w:r w:rsidRPr="00FE1278">
        <w:rPr>
          <w:rFonts w:ascii="Arial" w:hAnsi="Arial" w:cs="Arial"/>
        </w:rPr>
        <w:t xml:space="preserve"> Proveedor externo del Sub-Departamento de Ingeniería Biomédica el cual presta servicios o realiza venta de repuestos y/o accesorios. </w:t>
      </w:r>
    </w:p>
    <w:p w14:paraId="09F62B00"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b/>
          <w:u w:val="single"/>
        </w:rPr>
      </w:pPr>
    </w:p>
    <w:p w14:paraId="43DC521A"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lastRenderedPageBreak/>
        <w:t>Jefe de Sub-departamento de Operaciones:</w:t>
      </w:r>
      <w:r w:rsidRPr="00FE1278">
        <w:rPr>
          <w:rFonts w:ascii="Arial" w:hAnsi="Arial" w:cs="Arial"/>
          <w:lang w:val="es-CL"/>
        </w:rPr>
        <w:t xml:space="preserve"> Profesional encargado de la comunicación con el Inspector Fiscal.</w:t>
      </w:r>
    </w:p>
    <w:p w14:paraId="764684A3"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i/>
        </w:rPr>
      </w:pPr>
      <w:r w:rsidRPr="00FE1278">
        <w:rPr>
          <w:rFonts w:ascii="Arial" w:hAnsi="Arial" w:cs="Arial"/>
          <w:lang w:val="es-CL"/>
        </w:rPr>
        <w:t xml:space="preserve"> </w:t>
      </w:r>
    </w:p>
    <w:p w14:paraId="0A5B4F37"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Jefe de Sub-departamento de activos fijos:</w:t>
      </w:r>
      <w:r w:rsidRPr="00FE1278">
        <w:rPr>
          <w:rFonts w:ascii="Arial" w:hAnsi="Arial" w:cs="Arial"/>
          <w:lang w:val="es-CL"/>
        </w:rPr>
        <w:t xml:space="preserve"> Profesional encargado de los activos fijos pertenecientes al Hospital El Carmen de Maipú.</w:t>
      </w:r>
    </w:p>
    <w:p w14:paraId="6BFA96F7"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i/>
        </w:rPr>
      </w:pPr>
    </w:p>
    <w:p w14:paraId="077E8575"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Guardia:</w:t>
      </w:r>
      <w:r w:rsidRPr="00FE1278">
        <w:rPr>
          <w:rFonts w:ascii="Arial" w:hAnsi="Arial" w:cs="Arial"/>
          <w:lang w:val="es-CL"/>
        </w:rPr>
        <w:t xml:space="preserve"> Funcionario de Sociedad Concesionada encargado de la seguridad de un recinto determinado.</w:t>
      </w:r>
    </w:p>
    <w:p w14:paraId="1BD29992"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lang w:val="es-CL"/>
        </w:rPr>
      </w:pPr>
    </w:p>
    <w:p w14:paraId="795A3520"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Jefe de Unidad de Contabilidad y presupuesto:</w:t>
      </w:r>
      <w:r w:rsidRPr="00FE1278">
        <w:rPr>
          <w:rFonts w:ascii="Arial" w:hAnsi="Arial" w:cs="Arial"/>
          <w:lang w:val="es-CL"/>
        </w:rPr>
        <w:t xml:space="preserve"> Profesional encargado de gestionar la Jefatura de Contabilidad y presupuesto.</w:t>
      </w:r>
    </w:p>
    <w:p w14:paraId="14B50A95"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lang w:val="es-CL"/>
        </w:rPr>
      </w:pPr>
    </w:p>
    <w:p w14:paraId="0063B6A5"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 xml:space="preserve">Jefe de Departamento de Jurídica: </w:t>
      </w:r>
      <w:r w:rsidRPr="00FE1278">
        <w:rPr>
          <w:rFonts w:ascii="Arial" w:hAnsi="Arial" w:cs="Arial"/>
          <w:lang w:val="es-CL"/>
        </w:rPr>
        <w:t xml:space="preserve">Profesional encargado de gestionar la Jefatura de Jurídica, departamento </w:t>
      </w:r>
      <w:ins w:id="34" w:author="Francisco Oliva" w:date="2017-10-16T14:55:00Z">
        <w:r w:rsidR="000113F3">
          <w:rPr>
            <w:rFonts w:ascii="Arial" w:hAnsi="Arial" w:cs="Arial"/>
            <w:lang w:val="es-CL"/>
          </w:rPr>
          <w:t xml:space="preserve">encargado </w:t>
        </w:r>
      </w:ins>
      <w:r w:rsidRPr="00FE1278">
        <w:rPr>
          <w:rFonts w:ascii="Arial" w:hAnsi="Arial" w:cs="Arial"/>
          <w:lang w:val="es-CL"/>
        </w:rPr>
        <w:t>de apoyar legalmente a la Institución.</w:t>
      </w:r>
    </w:p>
    <w:p w14:paraId="0C629A7B"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lang w:val="es-CL"/>
        </w:rPr>
      </w:pPr>
    </w:p>
    <w:p w14:paraId="3DCD1F8D"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Subdirector de administración y finanzas:</w:t>
      </w:r>
      <w:r w:rsidRPr="00FE1278">
        <w:rPr>
          <w:rFonts w:ascii="Arial" w:hAnsi="Arial" w:cs="Arial"/>
          <w:lang w:val="es-CL"/>
        </w:rPr>
        <w:t xml:space="preserve"> Profesional encargado de gestionar la Subdirección de administración y finanzas.</w:t>
      </w:r>
    </w:p>
    <w:p w14:paraId="0140354A" w14:textId="77777777" w:rsidR="00883DD5" w:rsidRPr="00FE1278" w:rsidRDefault="00883DD5" w:rsidP="00F436E3">
      <w:pPr>
        <w:pStyle w:val="puntbrese"/>
        <w:numPr>
          <w:ilvl w:val="0"/>
          <w:numId w:val="0"/>
        </w:numPr>
        <w:tabs>
          <w:tab w:val="clear" w:pos="1"/>
          <w:tab w:val="clear" w:pos="360"/>
          <w:tab w:val="left" w:pos="0"/>
        </w:tabs>
        <w:spacing w:line="240" w:lineRule="auto"/>
        <w:rPr>
          <w:rFonts w:ascii="Arial" w:hAnsi="Arial" w:cs="Arial"/>
          <w:lang w:val="es-CL"/>
        </w:rPr>
      </w:pPr>
    </w:p>
    <w:p w14:paraId="1749109B" w14:textId="77777777" w:rsidR="00883DD5" w:rsidRPr="00FE1278" w:rsidRDefault="00883DD5" w:rsidP="00F436E3">
      <w:pPr>
        <w:pStyle w:val="punteoextse"/>
        <w:numPr>
          <w:ilvl w:val="0"/>
          <w:numId w:val="0"/>
        </w:numPr>
        <w:tabs>
          <w:tab w:val="clear" w:pos="1"/>
          <w:tab w:val="clear" w:pos="360"/>
          <w:tab w:val="clear" w:pos="726"/>
          <w:tab w:val="left" w:pos="0"/>
        </w:tabs>
        <w:spacing w:line="240" w:lineRule="auto"/>
        <w:rPr>
          <w:rFonts w:ascii="Arial" w:hAnsi="Arial" w:cs="Arial"/>
          <w:szCs w:val="24"/>
          <w:lang w:val="es-CL"/>
        </w:rPr>
      </w:pPr>
      <w:r w:rsidRPr="00FE1278">
        <w:rPr>
          <w:rFonts w:ascii="Arial" w:hAnsi="Arial" w:cs="Arial"/>
          <w:b/>
          <w:szCs w:val="24"/>
          <w:u w:val="single"/>
          <w:lang w:val="es-CL"/>
        </w:rPr>
        <w:t>Oficina de partes:</w:t>
      </w:r>
      <w:r w:rsidRPr="00FE1278">
        <w:rPr>
          <w:rFonts w:ascii="Arial" w:hAnsi="Arial" w:cs="Arial"/>
          <w:szCs w:val="24"/>
          <w:lang w:val="es-CL"/>
        </w:rPr>
        <w:t xml:space="preserve"> Unidad dependiente de la Dirección encargada de la Gestión documental del Hospital el Carmen de Maipú.</w:t>
      </w:r>
    </w:p>
    <w:p w14:paraId="690ED10A" w14:textId="77777777" w:rsidR="00883DD5" w:rsidRPr="00FE1278" w:rsidRDefault="00883DD5" w:rsidP="00F436E3">
      <w:pPr>
        <w:pStyle w:val="punteoextse"/>
        <w:numPr>
          <w:ilvl w:val="0"/>
          <w:numId w:val="0"/>
        </w:numPr>
        <w:tabs>
          <w:tab w:val="clear" w:pos="1"/>
          <w:tab w:val="clear" w:pos="360"/>
          <w:tab w:val="clear" w:pos="726"/>
          <w:tab w:val="left" w:pos="0"/>
        </w:tabs>
        <w:spacing w:line="240" w:lineRule="auto"/>
        <w:rPr>
          <w:rFonts w:ascii="Arial" w:hAnsi="Arial" w:cs="Arial"/>
          <w:szCs w:val="24"/>
          <w:lang w:val="es-CL"/>
        </w:rPr>
      </w:pPr>
    </w:p>
    <w:p w14:paraId="787663F4" w14:textId="77777777" w:rsidR="00883DD5" w:rsidRPr="00FE1278" w:rsidRDefault="00883DD5" w:rsidP="00F436E3">
      <w:pPr>
        <w:pStyle w:val="punteoextse"/>
        <w:numPr>
          <w:ilvl w:val="0"/>
          <w:numId w:val="0"/>
        </w:numPr>
        <w:tabs>
          <w:tab w:val="clear" w:pos="1"/>
          <w:tab w:val="clear" w:pos="360"/>
          <w:tab w:val="clear" w:pos="726"/>
          <w:tab w:val="left" w:pos="0"/>
        </w:tabs>
        <w:spacing w:line="240" w:lineRule="auto"/>
        <w:rPr>
          <w:rFonts w:ascii="Arial" w:hAnsi="Arial" w:cs="Arial"/>
          <w:szCs w:val="24"/>
          <w:lang w:val="es-CL"/>
        </w:rPr>
      </w:pPr>
    </w:p>
    <w:p w14:paraId="70E57EC6" w14:textId="77777777" w:rsidR="00883DD5" w:rsidRPr="00FE1278" w:rsidRDefault="00883DD5" w:rsidP="00F85DA8">
      <w:pPr>
        <w:pStyle w:val="punteoextse"/>
        <w:numPr>
          <w:ilvl w:val="0"/>
          <w:numId w:val="105"/>
        </w:numPr>
        <w:tabs>
          <w:tab w:val="clear" w:pos="360"/>
          <w:tab w:val="clear" w:pos="726"/>
        </w:tabs>
        <w:spacing w:line="240" w:lineRule="auto"/>
        <w:rPr>
          <w:rFonts w:ascii="Arial" w:hAnsi="Arial" w:cs="Arial"/>
          <w:b/>
          <w:szCs w:val="24"/>
        </w:rPr>
      </w:pPr>
      <w:r w:rsidRPr="00FE1278">
        <w:rPr>
          <w:rFonts w:ascii="Arial" w:hAnsi="Arial" w:cs="Arial"/>
          <w:b/>
          <w:szCs w:val="24"/>
        </w:rPr>
        <w:t>DESCRIPCIÓN DEL FLUJO</w:t>
      </w:r>
    </w:p>
    <w:p w14:paraId="2F3D6AF1" w14:textId="77777777" w:rsidR="00883DD5" w:rsidRPr="00FE1278" w:rsidRDefault="00883DD5" w:rsidP="00F436E3">
      <w:pPr>
        <w:pStyle w:val="punteoextse"/>
        <w:numPr>
          <w:ilvl w:val="0"/>
          <w:numId w:val="0"/>
        </w:numPr>
        <w:tabs>
          <w:tab w:val="clear" w:pos="360"/>
          <w:tab w:val="left" w:pos="142"/>
        </w:tabs>
        <w:spacing w:line="240" w:lineRule="auto"/>
        <w:rPr>
          <w:rFonts w:ascii="Arial" w:hAnsi="Arial" w:cs="Arial"/>
          <w:b/>
          <w:szCs w:val="24"/>
        </w:rPr>
      </w:pPr>
    </w:p>
    <w:p w14:paraId="623C6083"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r w:rsidRPr="00FE1278">
        <w:rPr>
          <w:rFonts w:ascii="Arial" w:hAnsi="Arial" w:cs="Arial"/>
          <w:szCs w:val="24"/>
        </w:rPr>
        <w:t xml:space="preserve">El mantenimiento correctivo se desarrolla con distintas etapas dependiendo principalmente del proveedor que realice el mantenimiento </w:t>
      </w:r>
      <w:del w:id="35" w:author="Francisco Oliva" w:date="2017-10-16T14:56:00Z">
        <w:r w:rsidRPr="00FE1278" w:rsidDel="007F104C">
          <w:rPr>
            <w:rFonts w:ascii="Arial" w:hAnsi="Arial" w:cs="Arial"/>
            <w:szCs w:val="24"/>
          </w:rPr>
          <w:delText xml:space="preserve">preventivo </w:delText>
        </w:r>
      </w:del>
      <w:ins w:id="36" w:author="Francisco Oliva" w:date="2017-10-16T14:56:00Z">
        <w:r w:rsidR="007F104C">
          <w:rPr>
            <w:rFonts w:ascii="Arial" w:hAnsi="Arial" w:cs="Arial"/>
            <w:szCs w:val="24"/>
          </w:rPr>
          <w:t>correctivo</w:t>
        </w:r>
        <w:r w:rsidR="007F104C" w:rsidRPr="00FE1278">
          <w:rPr>
            <w:rFonts w:ascii="Arial" w:hAnsi="Arial" w:cs="Arial"/>
            <w:szCs w:val="24"/>
          </w:rPr>
          <w:t xml:space="preserve"> </w:t>
        </w:r>
      </w:ins>
      <w:r w:rsidRPr="00FE1278">
        <w:rPr>
          <w:rFonts w:ascii="Arial" w:hAnsi="Arial" w:cs="Arial"/>
          <w:szCs w:val="24"/>
        </w:rPr>
        <w:t xml:space="preserve">(interno o externo). </w:t>
      </w:r>
    </w:p>
    <w:p w14:paraId="414F6DF0"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p>
    <w:p w14:paraId="1F395CB1"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r w:rsidRPr="00FE1278">
        <w:rPr>
          <w:rFonts w:ascii="Arial" w:hAnsi="Arial" w:cs="Arial"/>
          <w:b/>
          <w:szCs w:val="24"/>
          <w:u w:val="single"/>
        </w:rPr>
        <w:t>1.</w:t>
      </w:r>
      <w:r w:rsidRPr="00FE1278">
        <w:rPr>
          <w:rFonts w:ascii="Arial" w:hAnsi="Arial" w:cs="Arial"/>
          <w:szCs w:val="24"/>
          <w:u w:val="single"/>
        </w:rPr>
        <w:t xml:space="preserve"> </w:t>
      </w:r>
      <w:r w:rsidRPr="00FE1278">
        <w:rPr>
          <w:rFonts w:ascii="Arial" w:hAnsi="Arial" w:cs="Arial"/>
          <w:b/>
          <w:szCs w:val="24"/>
          <w:u w:val="single"/>
        </w:rPr>
        <w:t>ETAPA 1 DETECTAR FALLA</w:t>
      </w:r>
      <w:r w:rsidRPr="00FE1278">
        <w:rPr>
          <w:rFonts w:ascii="Arial" w:hAnsi="Arial" w:cs="Arial"/>
          <w:szCs w:val="24"/>
        </w:rPr>
        <w:t xml:space="preserve"> (</w:t>
      </w:r>
      <w:r w:rsidR="000D5B43" w:rsidRPr="00FE1278">
        <w:rPr>
          <w:rFonts w:ascii="Arial" w:hAnsi="Arial" w:cs="Arial"/>
          <w:szCs w:val="24"/>
        </w:rPr>
        <w:t xml:space="preserve">ANEXO </w:t>
      </w:r>
      <w:r w:rsidR="000D5B43">
        <w:rPr>
          <w:rFonts w:ascii="Arial" w:hAnsi="Arial" w:cs="Arial"/>
          <w:szCs w:val="24"/>
        </w:rPr>
        <w:t>4</w:t>
      </w:r>
      <w:r w:rsidRPr="00FE1278">
        <w:rPr>
          <w:rFonts w:ascii="Arial" w:hAnsi="Arial" w:cs="Arial"/>
          <w:szCs w:val="24"/>
        </w:rPr>
        <w:t>)</w:t>
      </w:r>
      <w:r w:rsidRPr="00FE1278">
        <w:rPr>
          <w:rFonts w:ascii="Arial" w:hAnsi="Arial" w:cs="Arial"/>
          <w:b/>
          <w:szCs w:val="24"/>
        </w:rPr>
        <w:t>:</w:t>
      </w:r>
      <w:r w:rsidRPr="00FE1278">
        <w:rPr>
          <w:rFonts w:ascii="Arial" w:hAnsi="Arial" w:cs="Arial"/>
          <w:szCs w:val="24"/>
        </w:rPr>
        <w:t xml:space="preserve"> Describe el flujograma de información a un requerimiento de asistencia técnica realizada por el Servicio clínico o de apoyo. </w:t>
      </w:r>
    </w:p>
    <w:p w14:paraId="76A5B73B"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p>
    <w:p w14:paraId="4E7356D5"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b/>
          <w:szCs w:val="24"/>
          <w:u w:val="single"/>
        </w:rPr>
      </w:pPr>
      <w:r w:rsidRPr="00FE1278">
        <w:rPr>
          <w:rFonts w:ascii="Arial" w:hAnsi="Arial" w:cs="Arial"/>
          <w:b/>
          <w:szCs w:val="24"/>
          <w:u w:val="single"/>
        </w:rPr>
        <w:t>2.  ETAPA 2 REPARAR:</w:t>
      </w:r>
    </w:p>
    <w:p w14:paraId="39D701B8"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p>
    <w:p w14:paraId="0869CF9B"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b/>
          <w:szCs w:val="24"/>
        </w:rPr>
      </w:pPr>
      <w:r w:rsidRPr="00FE1278">
        <w:rPr>
          <w:rFonts w:ascii="Arial" w:hAnsi="Arial" w:cs="Arial"/>
          <w:b/>
          <w:szCs w:val="24"/>
        </w:rPr>
        <w:tab/>
        <w:t>2.1 REPARAR CON APOYO INTERNO:</w:t>
      </w:r>
    </w:p>
    <w:p w14:paraId="5E4E2607"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p>
    <w:p w14:paraId="7715C7A3"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r w:rsidRPr="00FE1278">
        <w:rPr>
          <w:rFonts w:ascii="Arial" w:hAnsi="Arial" w:cs="Arial"/>
          <w:b/>
          <w:szCs w:val="24"/>
        </w:rPr>
        <w:t>2.1.1 ETAPA 2 REPARAR CON APOYO INTERNO CON REPUESTOS EN STOCK</w:t>
      </w:r>
      <w:r w:rsidRPr="00FE1278">
        <w:rPr>
          <w:rFonts w:ascii="Arial" w:hAnsi="Arial" w:cs="Arial"/>
          <w:szCs w:val="24"/>
        </w:rPr>
        <w:t xml:space="preserve"> (</w:t>
      </w:r>
      <w:r w:rsidR="000D5B43" w:rsidRPr="00FE1278">
        <w:rPr>
          <w:rFonts w:ascii="Arial" w:hAnsi="Arial" w:cs="Arial"/>
          <w:szCs w:val="24"/>
        </w:rPr>
        <w:t xml:space="preserve">ANEXO </w:t>
      </w:r>
      <w:r w:rsidR="000D5B43">
        <w:rPr>
          <w:rFonts w:ascii="Arial" w:hAnsi="Arial" w:cs="Arial"/>
          <w:szCs w:val="24"/>
        </w:rPr>
        <w:t>5</w:t>
      </w:r>
      <w:r w:rsidRPr="00FE1278">
        <w:rPr>
          <w:rFonts w:ascii="Arial" w:hAnsi="Arial" w:cs="Arial"/>
          <w:szCs w:val="24"/>
        </w:rPr>
        <w:t>)</w:t>
      </w:r>
      <w:r w:rsidRPr="00FE1278">
        <w:rPr>
          <w:rFonts w:ascii="Arial" w:hAnsi="Arial" w:cs="Arial"/>
          <w:b/>
          <w:szCs w:val="24"/>
        </w:rPr>
        <w:t>:</w:t>
      </w:r>
      <w:r w:rsidRPr="00FE1278">
        <w:rPr>
          <w:rFonts w:ascii="Arial" w:hAnsi="Arial" w:cs="Arial"/>
          <w:szCs w:val="24"/>
        </w:rPr>
        <w:t xml:space="preserve"> Describe la coordinación y la realización de un mantenimiento correctivo realizado con apoyo interno con repuestos en stock. Además, se describe en el flujograma el modo de realizar el retiro de repuestos y el registro.</w:t>
      </w:r>
    </w:p>
    <w:p w14:paraId="1998A40A"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p>
    <w:p w14:paraId="0FD9D5CC"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r w:rsidRPr="00FE1278">
        <w:rPr>
          <w:rFonts w:ascii="Arial" w:hAnsi="Arial" w:cs="Arial"/>
          <w:b/>
          <w:szCs w:val="24"/>
        </w:rPr>
        <w:t xml:space="preserve">2.1.2 ETAPA 3 REPARAR CON APOYO INTERNO CON REPUESTOS SIN STOCK </w:t>
      </w:r>
      <w:r w:rsidRPr="00FE1278">
        <w:rPr>
          <w:rFonts w:ascii="Arial" w:hAnsi="Arial" w:cs="Arial"/>
          <w:szCs w:val="24"/>
        </w:rPr>
        <w:t>(</w:t>
      </w:r>
      <w:r w:rsidR="000D5B43" w:rsidRPr="00FE1278">
        <w:rPr>
          <w:rFonts w:ascii="Arial" w:hAnsi="Arial" w:cs="Arial"/>
          <w:szCs w:val="24"/>
        </w:rPr>
        <w:t xml:space="preserve">ANEXO </w:t>
      </w:r>
      <w:r w:rsidR="000D5B43">
        <w:rPr>
          <w:rFonts w:ascii="Arial" w:hAnsi="Arial" w:cs="Arial"/>
          <w:szCs w:val="24"/>
        </w:rPr>
        <w:t>6</w:t>
      </w:r>
      <w:r w:rsidRPr="00FE1278">
        <w:rPr>
          <w:rFonts w:ascii="Arial" w:hAnsi="Arial" w:cs="Arial"/>
          <w:szCs w:val="24"/>
        </w:rPr>
        <w:t>)</w:t>
      </w:r>
      <w:r w:rsidRPr="00FE1278">
        <w:rPr>
          <w:rFonts w:ascii="Arial" w:hAnsi="Arial" w:cs="Arial"/>
          <w:b/>
          <w:szCs w:val="24"/>
        </w:rPr>
        <w:t>:</w:t>
      </w:r>
      <w:r w:rsidRPr="00FE1278">
        <w:rPr>
          <w:rFonts w:ascii="Arial" w:hAnsi="Arial" w:cs="Arial"/>
          <w:szCs w:val="24"/>
        </w:rPr>
        <w:t xml:space="preserve"> Describe la coordinación y la realización de un mantenimiento correctivo realizado con apoyo interno sin repuestos en stock. Considerar que el tipo de compra de equipos es descrito en las Etapas de Gestionar compra.</w:t>
      </w:r>
    </w:p>
    <w:p w14:paraId="32EBB57F"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p>
    <w:p w14:paraId="179EA06E" w14:textId="77777777" w:rsidR="00883DD5" w:rsidRPr="00FE1278" w:rsidRDefault="00883DD5" w:rsidP="00F436E3">
      <w:pPr>
        <w:pStyle w:val="punteoextse"/>
        <w:numPr>
          <w:ilvl w:val="0"/>
          <w:numId w:val="0"/>
        </w:numPr>
        <w:tabs>
          <w:tab w:val="clear" w:pos="1"/>
          <w:tab w:val="clear" w:pos="360"/>
          <w:tab w:val="left" w:pos="0"/>
        </w:tabs>
        <w:spacing w:line="240" w:lineRule="auto"/>
        <w:ind w:firstLine="708"/>
        <w:rPr>
          <w:rFonts w:ascii="Arial" w:hAnsi="Arial" w:cs="Arial"/>
          <w:b/>
          <w:szCs w:val="24"/>
        </w:rPr>
      </w:pPr>
      <w:r w:rsidRPr="00FE1278">
        <w:rPr>
          <w:rFonts w:ascii="Arial" w:hAnsi="Arial" w:cs="Arial"/>
          <w:b/>
          <w:szCs w:val="24"/>
        </w:rPr>
        <w:lastRenderedPageBreak/>
        <w:t>2.2 REPARAR CON APOYO EXTERNO</w:t>
      </w:r>
    </w:p>
    <w:p w14:paraId="3B7D66E4"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p>
    <w:p w14:paraId="54E104E1"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r w:rsidRPr="00FE1278">
        <w:rPr>
          <w:rFonts w:ascii="Arial" w:hAnsi="Arial" w:cs="Arial"/>
          <w:b/>
          <w:szCs w:val="24"/>
        </w:rPr>
        <w:t>2.2.1 ETAPA 4 REPARAR CON APOYO EXTERNO PRESENCIAL</w:t>
      </w:r>
      <w:r w:rsidRPr="00FE1278">
        <w:rPr>
          <w:rFonts w:ascii="Arial" w:hAnsi="Arial" w:cs="Arial"/>
          <w:szCs w:val="24"/>
        </w:rPr>
        <w:t xml:space="preserve"> (</w:t>
      </w:r>
      <w:r w:rsidR="000D5B43" w:rsidRPr="00FE1278">
        <w:rPr>
          <w:rFonts w:ascii="Arial" w:hAnsi="Arial" w:cs="Arial"/>
          <w:szCs w:val="24"/>
        </w:rPr>
        <w:t xml:space="preserve">ANEXO </w:t>
      </w:r>
      <w:r w:rsidR="000D5B43">
        <w:rPr>
          <w:rFonts w:ascii="Arial" w:hAnsi="Arial" w:cs="Arial"/>
          <w:szCs w:val="24"/>
        </w:rPr>
        <w:t>7</w:t>
      </w:r>
      <w:r w:rsidRPr="00FE1278">
        <w:rPr>
          <w:rFonts w:ascii="Arial" w:hAnsi="Arial" w:cs="Arial"/>
          <w:szCs w:val="24"/>
        </w:rPr>
        <w:t>)</w:t>
      </w:r>
      <w:r w:rsidRPr="00FE1278">
        <w:rPr>
          <w:rFonts w:ascii="Arial" w:hAnsi="Arial" w:cs="Arial"/>
          <w:b/>
          <w:szCs w:val="24"/>
        </w:rPr>
        <w:t>:</w:t>
      </w:r>
      <w:r w:rsidRPr="00FE1278">
        <w:rPr>
          <w:rFonts w:ascii="Arial" w:hAnsi="Arial" w:cs="Arial"/>
          <w:szCs w:val="24"/>
        </w:rPr>
        <w:t xml:space="preserve"> Describe el flujograma de información de la coordinación y la realización del mantenimiento correctivo con apoyo externo en las dependencias del Hospital El Carmen de Maipú. Considerar que el pago de mano de obra o de repuestos y/o accesorios es descrito en Etapas de Gestionar compra.</w:t>
      </w:r>
    </w:p>
    <w:p w14:paraId="57851396"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p>
    <w:p w14:paraId="274D5841"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r w:rsidRPr="00FE1278">
        <w:rPr>
          <w:rFonts w:ascii="Arial" w:hAnsi="Arial" w:cs="Arial"/>
          <w:b/>
          <w:szCs w:val="24"/>
        </w:rPr>
        <w:t>2.2.2 ETAPA 5 REPARAR EN DEPENDENCIAS DEL SERVICIO TÉCNICO EXTERNO</w:t>
      </w:r>
      <w:r w:rsidRPr="00FE1278">
        <w:rPr>
          <w:rFonts w:ascii="Arial" w:hAnsi="Arial" w:cs="Arial"/>
          <w:szCs w:val="24"/>
        </w:rPr>
        <w:t xml:space="preserve"> (</w:t>
      </w:r>
      <w:r w:rsidR="000D5B43" w:rsidRPr="00FE1278">
        <w:rPr>
          <w:rFonts w:ascii="Arial" w:hAnsi="Arial" w:cs="Arial"/>
          <w:szCs w:val="24"/>
        </w:rPr>
        <w:t xml:space="preserve">ANEXO </w:t>
      </w:r>
      <w:r w:rsidR="000D5B43">
        <w:rPr>
          <w:rFonts w:ascii="Arial" w:hAnsi="Arial" w:cs="Arial"/>
          <w:szCs w:val="24"/>
        </w:rPr>
        <w:t>8</w:t>
      </w:r>
      <w:r w:rsidRPr="00FE1278">
        <w:rPr>
          <w:rFonts w:ascii="Arial" w:hAnsi="Arial" w:cs="Arial"/>
          <w:szCs w:val="24"/>
        </w:rPr>
        <w:t>)</w:t>
      </w:r>
      <w:r w:rsidRPr="00FE1278">
        <w:rPr>
          <w:rFonts w:ascii="Arial" w:hAnsi="Arial" w:cs="Arial"/>
          <w:b/>
          <w:szCs w:val="24"/>
        </w:rPr>
        <w:t>:</w:t>
      </w:r>
      <w:r w:rsidRPr="00FE1278">
        <w:rPr>
          <w:rFonts w:ascii="Arial" w:hAnsi="Arial" w:cs="Arial"/>
          <w:szCs w:val="24"/>
        </w:rPr>
        <w:t xml:space="preserve"> Describe el flujograma de información la coordinación y la realización del mantenimiento correctivo con apoyo externo en las dependencias del Servicio técnico externo. Considerar que el pago de mano de obra o de repuestos y/o accesorios es descrito en Etapas de Gestionar compra.</w:t>
      </w:r>
    </w:p>
    <w:p w14:paraId="5D3F8BA1" w14:textId="77777777" w:rsidR="00883DD5" w:rsidRPr="00FE1278" w:rsidRDefault="00883DD5" w:rsidP="000A7361">
      <w:pPr>
        <w:pStyle w:val="punteoextse"/>
        <w:numPr>
          <w:ilvl w:val="0"/>
          <w:numId w:val="0"/>
        </w:numPr>
        <w:tabs>
          <w:tab w:val="clear" w:pos="1"/>
          <w:tab w:val="clear" w:pos="360"/>
          <w:tab w:val="left" w:pos="0"/>
        </w:tabs>
        <w:spacing w:line="240" w:lineRule="auto"/>
        <w:rPr>
          <w:rFonts w:ascii="Arial" w:hAnsi="Arial" w:cs="Arial"/>
          <w:b/>
          <w:szCs w:val="24"/>
          <w:u w:val="single"/>
        </w:rPr>
      </w:pPr>
    </w:p>
    <w:p w14:paraId="69DC8D68" w14:textId="77777777" w:rsidR="00883DD5" w:rsidRPr="00FE1278" w:rsidRDefault="00883DD5" w:rsidP="00F436E3">
      <w:pPr>
        <w:pStyle w:val="punteoextse"/>
        <w:numPr>
          <w:ilvl w:val="0"/>
          <w:numId w:val="0"/>
        </w:numPr>
        <w:tabs>
          <w:tab w:val="clear" w:pos="1"/>
          <w:tab w:val="clear" w:pos="360"/>
          <w:tab w:val="left" w:pos="0"/>
        </w:tabs>
        <w:spacing w:line="240" w:lineRule="auto"/>
        <w:ind w:left="361" w:hanging="360"/>
        <w:rPr>
          <w:rFonts w:ascii="Arial" w:hAnsi="Arial" w:cs="Arial"/>
          <w:b/>
          <w:szCs w:val="24"/>
          <w:u w:val="single"/>
        </w:rPr>
      </w:pPr>
      <w:r w:rsidRPr="00FE1278">
        <w:rPr>
          <w:rFonts w:ascii="Arial" w:hAnsi="Arial" w:cs="Arial"/>
          <w:b/>
          <w:szCs w:val="24"/>
          <w:u w:val="single"/>
        </w:rPr>
        <w:t>3. GESTIONAR COMPRA</w:t>
      </w:r>
    </w:p>
    <w:p w14:paraId="4D29BA87"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p>
    <w:p w14:paraId="54E5AE86"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r w:rsidRPr="00FE1278">
        <w:rPr>
          <w:rFonts w:ascii="Arial" w:hAnsi="Arial" w:cs="Arial"/>
          <w:b/>
          <w:szCs w:val="24"/>
        </w:rPr>
        <w:t>3.1 ETAPA 6 GESTIONAR COMPRA POR CONVENIO DE MANTENIMIENTO PREVENTIVO Y CORRECTIVO</w:t>
      </w:r>
      <w:r w:rsidRPr="00FE1278">
        <w:rPr>
          <w:rFonts w:ascii="Arial" w:hAnsi="Arial" w:cs="Arial"/>
          <w:szCs w:val="24"/>
        </w:rPr>
        <w:t xml:space="preserve"> (</w:t>
      </w:r>
      <w:r w:rsidR="000D5B43" w:rsidRPr="00FE1278">
        <w:rPr>
          <w:rFonts w:ascii="Arial" w:hAnsi="Arial" w:cs="Arial"/>
          <w:szCs w:val="24"/>
        </w:rPr>
        <w:t xml:space="preserve">ANEXO </w:t>
      </w:r>
      <w:r w:rsidR="000D5B43">
        <w:rPr>
          <w:rFonts w:ascii="Arial" w:hAnsi="Arial" w:cs="Arial"/>
          <w:szCs w:val="24"/>
        </w:rPr>
        <w:t>9</w:t>
      </w:r>
      <w:r w:rsidRPr="00FE1278">
        <w:rPr>
          <w:rFonts w:ascii="Arial" w:hAnsi="Arial" w:cs="Arial"/>
          <w:szCs w:val="24"/>
        </w:rPr>
        <w:t>)</w:t>
      </w:r>
      <w:r w:rsidRPr="00FE1278">
        <w:rPr>
          <w:rFonts w:ascii="Arial" w:hAnsi="Arial" w:cs="Arial"/>
          <w:b/>
          <w:szCs w:val="24"/>
        </w:rPr>
        <w:t xml:space="preserve">: </w:t>
      </w:r>
      <w:r w:rsidRPr="00FE1278">
        <w:rPr>
          <w:rFonts w:ascii="Arial" w:hAnsi="Arial" w:cs="Arial"/>
          <w:szCs w:val="24"/>
        </w:rPr>
        <w:t>Describe el</w:t>
      </w:r>
      <w:r w:rsidRPr="00FE1278">
        <w:rPr>
          <w:rFonts w:ascii="Arial" w:hAnsi="Arial" w:cs="Arial"/>
          <w:b/>
          <w:szCs w:val="24"/>
        </w:rPr>
        <w:t xml:space="preserve"> </w:t>
      </w:r>
      <w:r w:rsidRPr="00FE1278">
        <w:rPr>
          <w:rFonts w:ascii="Arial" w:hAnsi="Arial" w:cs="Arial"/>
          <w:szCs w:val="24"/>
        </w:rPr>
        <w:t>flujograma de información para la adquisición de repuestos y/o accesorios, utilizados en la realización del mantenimiento correctivo con un proveedor en convenio de mantenimiento preventivo y correctivo.</w:t>
      </w:r>
    </w:p>
    <w:p w14:paraId="0A653096"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p>
    <w:p w14:paraId="67059F2A"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r w:rsidRPr="00FE1278">
        <w:rPr>
          <w:rFonts w:ascii="Arial" w:hAnsi="Arial" w:cs="Arial"/>
          <w:b/>
          <w:szCs w:val="24"/>
        </w:rPr>
        <w:t>3.2 ETAPA 7 GESTIONAR COMPRA POR TRATO DIRECTO</w:t>
      </w:r>
      <w:r w:rsidRPr="00FE1278">
        <w:rPr>
          <w:rFonts w:ascii="Arial" w:hAnsi="Arial" w:cs="Arial"/>
          <w:szCs w:val="24"/>
        </w:rPr>
        <w:t xml:space="preserve"> (</w:t>
      </w:r>
      <w:r w:rsidR="000D5B43" w:rsidRPr="00FE1278">
        <w:rPr>
          <w:rFonts w:ascii="Arial" w:hAnsi="Arial" w:cs="Arial"/>
          <w:szCs w:val="24"/>
        </w:rPr>
        <w:t xml:space="preserve">ANEXO </w:t>
      </w:r>
      <w:r w:rsidR="000D5B43">
        <w:rPr>
          <w:rFonts w:ascii="Arial" w:hAnsi="Arial" w:cs="Arial"/>
          <w:szCs w:val="24"/>
        </w:rPr>
        <w:t>10</w:t>
      </w:r>
      <w:r w:rsidRPr="00FE1278">
        <w:rPr>
          <w:rFonts w:ascii="Arial" w:hAnsi="Arial" w:cs="Arial"/>
          <w:szCs w:val="24"/>
        </w:rPr>
        <w:t>)</w:t>
      </w:r>
      <w:r w:rsidRPr="00FE1278">
        <w:rPr>
          <w:rFonts w:ascii="Arial" w:hAnsi="Arial" w:cs="Arial"/>
          <w:b/>
          <w:szCs w:val="24"/>
        </w:rPr>
        <w:t xml:space="preserve">: </w:t>
      </w:r>
      <w:r w:rsidRPr="00FE1278">
        <w:rPr>
          <w:rFonts w:ascii="Arial" w:hAnsi="Arial" w:cs="Arial"/>
          <w:szCs w:val="24"/>
        </w:rPr>
        <w:t>Describe el</w:t>
      </w:r>
      <w:r w:rsidRPr="00FE1278">
        <w:rPr>
          <w:rFonts w:ascii="Arial" w:hAnsi="Arial" w:cs="Arial"/>
          <w:b/>
          <w:szCs w:val="24"/>
        </w:rPr>
        <w:t xml:space="preserve"> </w:t>
      </w:r>
      <w:r w:rsidRPr="00FE1278">
        <w:rPr>
          <w:rFonts w:ascii="Arial" w:hAnsi="Arial" w:cs="Arial"/>
          <w:szCs w:val="24"/>
        </w:rPr>
        <w:t>flujograma de información para la adquisición de servicios de mano de obra, repuestos y/o accesorios utilizados en la realización del mantenimiento correctivo de un equipo médico sin convenio. El trato directo se puede realizar por:</w:t>
      </w:r>
    </w:p>
    <w:p w14:paraId="5DB802B2" w14:textId="77777777" w:rsidR="00883DD5" w:rsidRPr="00FE1278" w:rsidRDefault="00883DD5" w:rsidP="00F436E3">
      <w:pPr>
        <w:pStyle w:val="punteoextse"/>
        <w:numPr>
          <w:ilvl w:val="0"/>
          <w:numId w:val="0"/>
        </w:numPr>
        <w:tabs>
          <w:tab w:val="clear" w:pos="1"/>
          <w:tab w:val="clear" w:pos="360"/>
          <w:tab w:val="left" w:pos="0"/>
        </w:tabs>
        <w:spacing w:line="240" w:lineRule="auto"/>
        <w:ind w:left="1440"/>
        <w:rPr>
          <w:rFonts w:ascii="Arial" w:hAnsi="Arial" w:cs="Arial"/>
          <w:szCs w:val="24"/>
        </w:rPr>
      </w:pPr>
      <w:r w:rsidRPr="00FE1278">
        <w:rPr>
          <w:rFonts w:ascii="Arial" w:hAnsi="Arial" w:cs="Arial"/>
          <w:szCs w:val="24"/>
        </w:rPr>
        <w:t xml:space="preserve">  </w:t>
      </w:r>
    </w:p>
    <w:p w14:paraId="774C4AD7" w14:textId="77777777" w:rsidR="00883DD5" w:rsidRPr="00FE1278" w:rsidRDefault="00883DD5" w:rsidP="00F85DA8">
      <w:pPr>
        <w:pStyle w:val="punteoextse"/>
        <w:numPr>
          <w:ilvl w:val="0"/>
          <w:numId w:val="10"/>
        </w:numPr>
        <w:tabs>
          <w:tab w:val="clear" w:pos="1"/>
          <w:tab w:val="clear" w:pos="360"/>
          <w:tab w:val="left" w:pos="0"/>
        </w:tabs>
        <w:spacing w:line="240" w:lineRule="auto"/>
        <w:rPr>
          <w:rFonts w:ascii="Arial" w:hAnsi="Arial" w:cs="Arial"/>
          <w:szCs w:val="24"/>
        </w:rPr>
      </w:pPr>
      <w:r w:rsidRPr="00FE1278">
        <w:rPr>
          <w:rFonts w:ascii="Arial" w:hAnsi="Arial" w:cs="Arial"/>
          <w:szCs w:val="24"/>
        </w:rPr>
        <w:t>Costo del mantenimiento correctivo es inferior a 100 UTM (Trato directo letra J).</w:t>
      </w:r>
    </w:p>
    <w:p w14:paraId="44E014B0" w14:textId="77777777" w:rsidR="00883DD5" w:rsidRPr="00FE1278" w:rsidRDefault="00883DD5" w:rsidP="00F85DA8">
      <w:pPr>
        <w:pStyle w:val="punteoextse"/>
        <w:numPr>
          <w:ilvl w:val="0"/>
          <w:numId w:val="10"/>
        </w:numPr>
        <w:tabs>
          <w:tab w:val="clear" w:pos="1"/>
          <w:tab w:val="clear" w:pos="360"/>
          <w:tab w:val="left" w:pos="0"/>
        </w:tabs>
        <w:spacing w:line="240" w:lineRule="auto"/>
        <w:rPr>
          <w:rFonts w:ascii="Arial" w:hAnsi="Arial" w:cs="Arial"/>
          <w:szCs w:val="24"/>
        </w:rPr>
      </w:pPr>
      <w:r w:rsidRPr="00FE1278">
        <w:rPr>
          <w:rFonts w:ascii="Arial" w:hAnsi="Arial" w:cs="Arial"/>
          <w:szCs w:val="24"/>
        </w:rPr>
        <w:t>El repuesto o accesorio solo es vendido por solo por un proveedor (Trato directo letra G).</w:t>
      </w:r>
    </w:p>
    <w:p w14:paraId="63868412" w14:textId="77777777" w:rsidR="00883DD5" w:rsidRPr="00FE1278"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p>
    <w:p w14:paraId="3A85821A" w14:textId="77777777" w:rsidR="00883DD5" w:rsidRDefault="00883DD5" w:rsidP="00F436E3">
      <w:pPr>
        <w:pStyle w:val="punteoextse"/>
        <w:numPr>
          <w:ilvl w:val="0"/>
          <w:numId w:val="0"/>
        </w:numPr>
        <w:tabs>
          <w:tab w:val="clear" w:pos="1"/>
          <w:tab w:val="clear" w:pos="360"/>
          <w:tab w:val="left" w:pos="0"/>
        </w:tabs>
        <w:spacing w:line="240" w:lineRule="auto"/>
        <w:rPr>
          <w:rFonts w:ascii="Arial" w:hAnsi="Arial" w:cs="Arial"/>
          <w:szCs w:val="24"/>
        </w:rPr>
      </w:pPr>
      <w:r w:rsidRPr="00FE1278">
        <w:rPr>
          <w:rFonts w:ascii="Arial" w:hAnsi="Arial" w:cs="Arial"/>
          <w:szCs w:val="24"/>
        </w:rPr>
        <w:t>Para llevar a cabo este proceso se debe considerar que los flujogramas de información se realizan siempre considerando el correcto flujo de las actividades. A medida que se desarrolla el proceso de mantenimiento correctivo, puede aparecer ciertas acciones o solicitudes que no son descritas, para esto se ha desarrollado un plan de contingencias más recurrentes para</w:t>
      </w:r>
      <w:r w:rsidR="000A7361">
        <w:rPr>
          <w:rFonts w:ascii="Arial" w:hAnsi="Arial" w:cs="Arial"/>
          <w:szCs w:val="24"/>
        </w:rPr>
        <w:t xml:space="preserve"> las Actividades de cada Etapa.</w:t>
      </w:r>
    </w:p>
    <w:p w14:paraId="2EDCF7F0" w14:textId="77777777" w:rsidR="0057609E" w:rsidRPr="00FE1278" w:rsidRDefault="0057609E" w:rsidP="00F436E3">
      <w:pPr>
        <w:pStyle w:val="punteoextse"/>
        <w:numPr>
          <w:ilvl w:val="0"/>
          <w:numId w:val="0"/>
        </w:numPr>
        <w:tabs>
          <w:tab w:val="clear" w:pos="1"/>
          <w:tab w:val="clear" w:pos="360"/>
          <w:tab w:val="left" w:pos="0"/>
        </w:tabs>
        <w:spacing w:line="240" w:lineRule="auto"/>
        <w:rPr>
          <w:rFonts w:ascii="Arial" w:hAnsi="Arial" w:cs="Arial"/>
          <w:szCs w:val="24"/>
        </w:rPr>
      </w:pPr>
    </w:p>
    <w:p w14:paraId="6E207984" w14:textId="77777777" w:rsidR="00C26564" w:rsidRDefault="00C26564" w:rsidP="0057609E">
      <w:pPr>
        <w:pStyle w:val="punteoextse"/>
        <w:numPr>
          <w:ilvl w:val="0"/>
          <w:numId w:val="0"/>
        </w:numPr>
        <w:spacing w:line="240" w:lineRule="auto"/>
        <w:ind w:left="357" w:hanging="357"/>
        <w:jc w:val="center"/>
        <w:rPr>
          <w:rFonts w:ascii="Arial" w:hAnsi="Arial" w:cs="Arial"/>
          <w:noProof/>
          <w:szCs w:val="24"/>
        </w:rPr>
      </w:pPr>
    </w:p>
    <w:p w14:paraId="6EE2BA28" w14:textId="77777777" w:rsidR="00C26564" w:rsidRDefault="00C26564" w:rsidP="0057609E">
      <w:pPr>
        <w:pStyle w:val="punteoextse"/>
        <w:numPr>
          <w:ilvl w:val="0"/>
          <w:numId w:val="0"/>
        </w:numPr>
        <w:spacing w:line="240" w:lineRule="auto"/>
        <w:ind w:left="357" w:hanging="357"/>
        <w:jc w:val="center"/>
        <w:rPr>
          <w:rFonts w:ascii="Arial" w:hAnsi="Arial" w:cs="Arial"/>
          <w:noProof/>
          <w:szCs w:val="24"/>
        </w:rPr>
      </w:pPr>
    </w:p>
    <w:p w14:paraId="0B0C7E74" w14:textId="77777777" w:rsidR="00C26564" w:rsidRDefault="00C26564" w:rsidP="0057609E">
      <w:pPr>
        <w:pStyle w:val="punteoextse"/>
        <w:numPr>
          <w:ilvl w:val="0"/>
          <w:numId w:val="0"/>
        </w:numPr>
        <w:spacing w:line="240" w:lineRule="auto"/>
        <w:ind w:left="357" w:hanging="357"/>
        <w:jc w:val="center"/>
        <w:rPr>
          <w:rFonts w:ascii="Arial" w:hAnsi="Arial" w:cs="Arial"/>
          <w:noProof/>
          <w:szCs w:val="24"/>
        </w:rPr>
      </w:pPr>
    </w:p>
    <w:p w14:paraId="795BED99" w14:textId="77777777" w:rsidR="00C26564" w:rsidRDefault="00C26564" w:rsidP="0057609E">
      <w:pPr>
        <w:pStyle w:val="punteoextse"/>
        <w:numPr>
          <w:ilvl w:val="0"/>
          <w:numId w:val="0"/>
        </w:numPr>
        <w:spacing w:line="240" w:lineRule="auto"/>
        <w:ind w:left="357" w:hanging="357"/>
        <w:jc w:val="center"/>
        <w:rPr>
          <w:rFonts w:ascii="Arial" w:hAnsi="Arial" w:cs="Arial"/>
          <w:noProof/>
          <w:szCs w:val="24"/>
        </w:rPr>
      </w:pPr>
    </w:p>
    <w:p w14:paraId="56B6EF08" w14:textId="77777777" w:rsidR="00C26564" w:rsidRDefault="00C26564" w:rsidP="0057609E">
      <w:pPr>
        <w:pStyle w:val="punteoextse"/>
        <w:numPr>
          <w:ilvl w:val="0"/>
          <w:numId w:val="0"/>
        </w:numPr>
        <w:spacing w:line="240" w:lineRule="auto"/>
        <w:ind w:left="357" w:hanging="357"/>
        <w:jc w:val="center"/>
        <w:rPr>
          <w:rFonts w:ascii="Arial" w:hAnsi="Arial" w:cs="Arial"/>
          <w:noProof/>
          <w:szCs w:val="24"/>
        </w:rPr>
      </w:pPr>
    </w:p>
    <w:p w14:paraId="42FCE7D6" w14:textId="77777777" w:rsidR="00883DD5" w:rsidRDefault="00883DD5" w:rsidP="0057609E">
      <w:pPr>
        <w:pStyle w:val="punteoextse"/>
        <w:numPr>
          <w:ilvl w:val="0"/>
          <w:numId w:val="0"/>
        </w:numPr>
        <w:spacing w:line="240" w:lineRule="auto"/>
        <w:ind w:left="357" w:hanging="357"/>
        <w:jc w:val="center"/>
        <w:rPr>
          <w:rFonts w:ascii="Arial" w:hAnsi="Arial" w:cs="Arial"/>
          <w:szCs w:val="24"/>
        </w:rPr>
      </w:pPr>
      <w:r w:rsidRPr="00FE1278">
        <w:rPr>
          <w:rFonts w:ascii="Arial" w:hAnsi="Arial" w:cs="Arial"/>
          <w:noProof/>
          <w:szCs w:val="24"/>
        </w:rPr>
        <w:lastRenderedPageBreak/>
        <w:drawing>
          <wp:inline distT="0" distB="0" distL="0" distR="0" wp14:anchorId="7593BF5F" wp14:editId="402185F0">
            <wp:extent cx="5238750" cy="2803047"/>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2633" cy="2815826"/>
                    </a:xfrm>
                    <a:prstGeom prst="rect">
                      <a:avLst/>
                    </a:prstGeom>
                    <a:noFill/>
                  </pic:spPr>
                </pic:pic>
              </a:graphicData>
            </a:graphic>
          </wp:inline>
        </w:drawing>
      </w:r>
    </w:p>
    <w:p w14:paraId="7B56E617" w14:textId="77777777" w:rsidR="00C26564" w:rsidRDefault="00C26564" w:rsidP="0057609E">
      <w:pPr>
        <w:pStyle w:val="punteoextse"/>
        <w:numPr>
          <w:ilvl w:val="0"/>
          <w:numId w:val="0"/>
        </w:numPr>
        <w:spacing w:line="240" w:lineRule="auto"/>
        <w:ind w:left="357" w:hanging="357"/>
        <w:jc w:val="center"/>
        <w:rPr>
          <w:rFonts w:ascii="Arial" w:hAnsi="Arial" w:cs="Arial"/>
          <w:szCs w:val="24"/>
        </w:rPr>
      </w:pPr>
    </w:p>
    <w:p w14:paraId="4FC5E908" w14:textId="77777777" w:rsidR="00C26564" w:rsidRPr="0057609E" w:rsidRDefault="00C26564" w:rsidP="0057609E">
      <w:pPr>
        <w:pStyle w:val="punteoextse"/>
        <w:numPr>
          <w:ilvl w:val="0"/>
          <w:numId w:val="0"/>
        </w:numPr>
        <w:spacing w:line="240" w:lineRule="auto"/>
        <w:ind w:left="357" w:hanging="357"/>
        <w:jc w:val="center"/>
        <w:rPr>
          <w:rFonts w:ascii="Arial" w:hAnsi="Arial" w:cs="Arial"/>
          <w:szCs w:val="24"/>
        </w:rPr>
      </w:pPr>
    </w:p>
    <w:p w14:paraId="7689A84D" w14:textId="77777777" w:rsidR="00883DD5" w:rsidRPr="0057609E" w:rsidRDefault="0057609E" w:rsidP="0057609E">
      <w:pPr>
        <w:pStyle w:val="Ttulo2"/>
        <w:numPr>
          <w:ilvl w:val="2"/>
          <w:numId w:val="3"/>
        </w:numPr>
        <w:spacing w:line="240" w:lineRule="auto"/>
        <w:ind w:left="0" w:firstLine="0"/>
        <w:rPr>
          <w:rFonts w:ascii="Arial" w:hAnsi="Arial" w:cs="Arial"/>
          <w:b/>
          <w:sz w:val="24"/>
          <w:szCs w:val="24"/>
        </w:rPr>
      </w:pPr>
      <w:r>
        <w:rPr>
          <w:rFonts w:ascii="Arial" w:hAnsi="Arial" w:cs="Arial"/>
          <w:b/>
          <w:color w:val="000000" w:themeColor="text1"/>
          <w:sz w:val="24"/>
          <w:szCs w:val="24"/>
        </w:rPr>
        <w:t>PROCESO</w:t>
      </w:r>
      <w:r w:rsidR="00883DD5" w:rsidRPr="00D21646">
        <w:rPr>
          <w:rFonts w:ascii="Arial" w:hAnsi="Arial" w:cs="Arial"/>
          <w:b/>
          <w:color w:val="000000" w:themeColor="text1"/>
          <w:sz w:val="24"/>
          <w:szCs w:val="24"/>
        </w:rPr>
        <w:t xml:space="preserve"> TRASLADAR EQUIPOS MEDICOS</w:t>
      </w:r>
      <w:r w:rsidR="00883DD5" w:rsidRPr="00FE1278">
        <w:rPr>
          <w:rFonts w:ascii="Arial" w:hAnsi="Arial" w:cs="Arial"/>
          <w:b/>
          <w:sz w:val="24"/>
          <w:szCs w:val="24"/>
          <w:lang w:val="es-CL"/>
        </w:rPr>
        <w:br/>
      </w:r>
    </w:p>
    <w:p w14:paraId="1A0A8E5B" w14:textId="77777777" w:rsidR="00317F91" w:rsidRDefault="00317F91" w:rsidP="00F85DA8">
      <w:pPr>
        <w:pStyle w:val="punteoextse"/>
        <w:numPr>
          <w:ilvl w:val="0"/>
          <w:numId w:val="106"/>
        </w:numPr>
        <w:tabs>
          <w:tab w:val="clear" w:pos="360"/>
          <w:tab w:val="clear" w:pos="726"/>
        </w:tabs>
        <w:spacing w:line="240" w:lineRule="auto"/>
        <w:rPr>
          <w:rFonts w:ascii="Arial" w:hAnsi="Arial" w:cs="Arial"/>
          <w:b/>
          <w:szCs w:val="24"/>
        </w:rPr>
      </w:pPr>
      <w:r w:rsidRPr="00A54AE1">
        <w:rPr>
          <w:rFonts w:ascii="Arial" w:hAnsi="Arial" w:cs="Arial"/>
          <w:b/>
          <w:szCs w:val="24"/>
        </w:rPr>
        <w:t>DESARROLLO</w:t>
      </w:r>
    </w:p>
    <w:p w14:paraId="2204009E" w14:textId="77777777" w:rsidR="00A54AE1" w:rsidRPr="00A54AE1" w:rsidRDefault="00A54AE1" w:rsidP="00A54AE1">
      <w:pPr>
        <w:pStyle w:val="punteoextse"/>
        <w:numPr>
          <w:ilvl w:val="0"/>
          <w:numId w:val="0"/>
        </w:numPr>
        <w:tabs>
          <w:tab w:val="clear" w:pos="360"/>
          <w:tab w:val="clear" w:pos="726"/>
        </w:tabs>
        <w:spacing w:line="240" w:lineRule="auto"/>
        <w:ind w:left="720"/>
        <w:rPr>
          <w:rFonts w:ascii="Arial" w:hAnsi="Arial" w:cs="Arial"/>
          <w:b/>
          <w:szCs w:val="24"/>
        </w:rPr>
      </w:pPr>
    </w:p>
    <w:p w14:paraId="0E9872C9" w14:textId="77777777" w:rsidR="00317F91" w:rsidRDefault="00317F91" w:rsidP="00F85DA8">
      <w:pPr>
        <w:pStyle w:val="punteoextse"/>
        <w:numPr>
          <w:ilvl w:val="1"/>
          <w:numId w:val="106"/>
        </w:numPr>
        <w:tabs>
          <w:tab w:val="clear" w:pos="360"/>
          <w:tab w:val="clear" w:pos="726"/>
        </w:tabs>
        <w:spacing w:line="240" w:lineRule="auto"/>
        <w:rPr>
          <w:rFonts w:ascii="Arial" w:hAnsi="Arial" w:cs="Arial"/>
          <w:b/>
          <w:szCs w:val="24"/>
        </w:rPr>
      </w:pPr>
      <w:r w:rsidRPr="00FE1278">
        <w:rPr>
          <w:rFonts w:ascii="Arial" w:hAnsi="Arial" w:cs="Arial"/>
          <w:b/>
          <w:szCs w:val="24"/>
        </w:rPr>
        <w:t>MODELOS VISUALES</w:t>
      </w:r>
    </w:p>
    <w:p w14:paraId="09784424" w14:textId="77777777" w:rsidR="00A54AE1" w:rsidRPr="00FE1278" w:rsidRDefault="00A54AE1" w:rsidP="00A54AE1">
      <w:pPr>
        <w:pStyle w:val="punteoextse"/>
        <w:numPr>
          <w:ilvl w:val="0"/>
          <w:numId w:val="0"/>
        </w:numPr>
        <w:tabs>
          <w:tab w:val="clear" w:pos="360"/>
          <w:tab w:val="clear" w:pos="726"/>
        </w:tabs>
        <w:spacing w:line="240" w:lineRule="auto"/>
        <w:ind w:left="1440"/>
        <w:rPr>
          <w:rFonts w:ascii="Arial" w:hAnsi="Arial" w:cs="Arial"/>
          <w:b/>
          <w:szCs w:val="24"/>
        </w:rPr>
      </w:pPr>
    </w:p>
    <w:p w14:paraId="65DAD89E" w14:textId="77777777" w:rsidR="00317F91" w:rsidRPr="00FE1278" w:rsidRDefault="00317F91" w:rsidP="00F436E3">
      <w:pPr>
        <w:pStyle w:val="punteoextse"/>
        <w:numPr>
          <w:ilvl w:val="0"/>
          <w:numId w:val="0"/>
        </w:numPr>
        <w:spacing w:line="240" w:lineRule="auto"/>
        <w:rPr>
          <w:rFonts w:ascii="Arial" w:hAnsi="Arial" w:cs="Arial"/>
          <w:szCs w:val="24"/>
          <w:lang w:val="es-CL"/>
        </w:rPr>
      </w:pPr>
      <w:r w:rsidRPr="00FE1278">
        <w:rPr>
          <w:rFonts w:ascii="Arial" w:hAnsi="Arial" w:cs="Arial"/>
          <w:szCs w:val="24"/>
          <w:lang w:val="es-CL"/>
        </w:rPr>
        <w:t>Ubicación en el mapa de procesos: Etapa número 1 del proceso Trasladar equipos médicos.</w:t>
      </w:r>
    </w:p>
    <w:p w14:paraId="17B50070" w14:textId="77777777" w:rsidR="00317F91" w:rsidRPr="00FE1278" w:rsidRDefault="00C26564" w:rsidP="00C26564">
      <w:pPr>
        <w:pStyle w:val="punteoextse"/>
        <w:numPr>
          <w:ilvl w:val="0"/>
          <w:numId w:val="0"/>
        </w:numPr>
        <w:tabs>
          <w:tab w:val="clear" w:pos="360"/>
          <w:tab w:val="clear" w:pos="726"/>
          <w:tab w:val="clear" w:pos="1086"/>
          <w:tab w:val="clear" w:pos="1446"/>
          <w:tab w:val="clear" w:pos="1812"/>
          <w:tab w:val="clear" w:pos="2172"/>
          <w:tab w:val="clear" w:pos="2538"/>
          <w:tab w:val="clear" w:pos="2898"/>
          <w:tab w:val="clear" w:pos="3264"/>
          <w:tab w:val="clear" w:pos="3624"/>
          <w:tab w:val="clear" w:pos="3990"/>
          <w:tab w:val="clear" w:pos="4350"/>
          <w:tab w:val="clear" w:pos="4716"/>
          <w:tab w:val="clear" w:pos="5076"/>
          <w:tab w:val="clear" w:pos="5442"/>
          <w:tab w:val="clear" w:pos="5802"/>
          <w:tab w:val="clear" w:pos="6168"/>
          <w:tab w:val="clear" w:pos="6528"/>
          <w:tab w:val="clear" w:pos="6888"/>
          <w:tab w:val="clear" w:pos="7254"/>
          <w:tab w:val="clear" w:pos="7614"/>
          <w:tab w:val="clear" w:pos="7980"/>
          <w:tab w:val="clear" w:pos="8340"/>
          <w:tab w:val="clear" w:pos="8706"/>
          <w:tab w:val="clear" w:pos="9066"/>
          <w:tab w:val="clear" w:pos="9432"/>
          <w:tab w:val="clear" w:pos="9792"/>
          <w:tab w:val="clear" w:pos="10158"/>
          <w:tab w:val="clear" w:pos="10518"/>
          <w:tab w:val="clear" w:pos="10884"/>
          <w:tab w:val="clear" w:pos="11244"/>
          <w:tab w:val="clear" w:pos="11610"/>
          <w:tab w:val="clear" w:pos="11970"/>
          <w:tab w:val="clear" w:pos="12330"/>
          <w:tab w:val="clear" w:pos="12696"/>
          <w:tab w:val="clear" w:pos="13056"/>
          <w:tab w:val="clear" w:pos="13422"/>
          <w:tab w:val="clear" w:pos="13782"/>
          <w:tab w:val="clear" w:pos="14148"/>
          <w:tab w:val="left" w:pos="1416"/>
        </w:tabs>
        <w:spacing w:line="240" w:lineRule="auto"/>
        <w:rPr>
          <w:rFonts w:ascii="Arial" w:hAnsi="Arial" w:cs="Arial"/>
          <w:szCs w:val="24"/>
          <w:lang w:val="es-CL"/>
        </w:rPr>
      </w:pPr>
      <w:r>
        <w:rPr>
          <w:rFonts w:ascii="Arial" w:hAnsi="Arial" w:cs="Arial"/>
          <w:szCs w:val="24"/>
          <w:lang w:val="es-CL"/>
        </w:rPr>
        <w:tab/>
      </w:r>
      <w:r>
        <w:rPr>
          <w:rFonts w:ascii="Arial" w:hAnsi="Arial" w:cs="Arial"/>
          <w:szCs w:val="24"/>
          <w:lang w:val="es-CL"/>
        </w:rPr>
        <w:tab/>
      </w:r>
      <w:r>
        <w:rPr>
          <w:rFonts w:ascii="Arial" w:hAnsi="Arial" w:cs="Arial"/>
          <w:szCs w:val="24"/>
          <w:lang w:val="es-CL"/>
        </w:rPr>
        <w:tab/>
      </w:r>
      <w:r>
        <w:rPr>
          <w:rFonts w:ascii="Arial" w:hAnsi="Arial" w:cs="Arial"/>
          <w:szCs w:val="24"/>
          <w:lang w:val="es-CL"/>
        </w:rPr>
        <w:tab/>
      </w:r>
    </w:p>
    <w:p w14:paraId="15DE96C4" w14:textId="77777777" w:rsidR="00317F91" w:rsidRPr="00FE1278" w:rsidRDefault="00930058" w:rsidP="0057609E">
      <w:pPr>
        <w:pStyle w:val="punteoextse"/>
        <w:numPr>
          <w:ilvl w:val="0"/>
          <w:numId w:val="0"/>
        </w:numPr>
        <w:spacing w:line="240" w:lineRule="auto"/>
        <w:jc w:val="center"/>
        <w:rPr>
          <w:rFonts w:ascii="Arial" w:hAnsi="Arial" w:cs="Arial"/>
          <w:szCs w:val="24"/>
          <w:lang w:val="es-CL"/>
        </w:rPr>
      </w:pPr>
      <w:r>
        <w:rPr>
          <w:rFonts w:ascii="Arial" w:hAnsi="Arial" w:cs="Arial"/>
          <w:noProof/>
          <w:szCs w:val="24"/>
          <w:lang w:val="es-CL"/>
        </w:rPr>
        <w:drawing>
          <wp:inline distT="0" distB="0" distL="0" distR="0" wp14:anchorId="611C2DB7" wp14:editId="1112A40B">
            <wp:extent cx="4809490" cy="1973255"/>
            <wp:effectExtent l="0" t="0" r="0" b="8255"/>
            <wp:docPr id="1275" name="Imagen 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10246" cy="1973565"/>
                    </a:xfrm>
                    <a:prstGeom prst="rect">
                      <a:avLst/>
                    </a:prstGeom>
                    <a:noFill/>
                  </pic:spPr>
                </pic:pic>
              </a:graphicData>
            </a:graphic>
          </wp:inline>
        </w:drawing>
      </w:r>
    </w:p>
    <w:p w14:paraId="174A9B06" w14:textId="77777777" w:rsidR="00EC42AA" w:rsidRDefault="00EC42AA" w:rsidP="00F436E3">
      <w:pPr>
        <w:spacing w:after="120" w:line="240" w:lineRule="auto"/>
        <w:jc w:val="both"/>
        <w:rPr>
          <w:rFonts w:ascii="Arial" w:hAnsi="Arial" w:cs="Arial"/>
          <w:sz w:val="24"/>
          <w:szCs w:val="24"/>
          <w:lang w:val="es-CL"/>
        </w:rPr>
      </w:pPr>
    </w:p>
    <w:p w14:paraId="2429E30A" w14:textId="77777777" w:rsidR="00930058" w:rsidRPr="0057609E" w:rsidRDefault="00317F91" w:rsidP="00F436E3">
      <w:pPr>
        <w:spacing w:after="120" w:line="240" w:lineRule="auto"/>
        <w:jc w:val="both"/>
        <w:rPr>
          <w:rFonts w:ascii="Arial" w:hAnsi="Arial" w:cs="Arial"/>
          <w:sz w:val="24"/>
          <w:szCs w:val="24"/>
          <w:lang w:val="es-CL"/>
        </w:rPr>
      </w:pPr>
      <w:r w:rsidRPr="00FE1278">
        <w:rPr>
          <w:rFonts w:ascii="Arial" w:hAnsi="Arial" w:cs="Arial"/>
          <w:sz w:val="24"/>
          <w:szCs w:val="24"/>
          <w:lang w:val="es-CL"/>
        </w:rPr>
        <w:t>Flujograma de información con sus listas de tareas</w:t>
      </w:r>
    </w:p>
    <w:p w14:paraId="75F7B066" w14:textId="77777777" w:rsidR="00317F91" w:rsidRPr="00FE1278" w:rsidRDefault="00930058" w:rsidP="00F436E3">
      <w:pPr>
        <w:pStyle w:val="punteoextse"/>
        <w:numPr>
          <w:ilvl w:val="0"/>
          <w:numId w:val="0"/>
        </w:numPr>
        <w:tabs>
          <w:tab w:val="clear" w:pos="1"/>
          <w:tab w:val="clear" w:pos="360"/>
          <w:tab w:val="clear" w:pos="726"/>
          <w:tab w:val="left" w:pos="0"/>
        </w:tabs>
        <w:spacing w:line="240" w:lineRule="auto"/>
        <w:rPr>
          <w:rFonts w:ascii="Arial" w:hAnsi="Arial" w:cs="Arial"/>
          <w:b/>
          <w:szCs w:val="24"/>
        </w:rPr>
      </w:pPr>
      <w:r>
        <w:rPr>
          <w:rFonts w:ascii="Arial" w:hAnsi="Arial" w:cs="Arial"/>
          <w:b/>
          <w:noProof/>
          <w:szCs w:val="24"/>
        </w:rPr>
        <w:lastRenderedPageBreak/>
        <w:drawing>
          <wp:inline distT="0" distB="0" distL="0" distR="0" wp14:anchorId="132BF651" wp14:editId="18953D5F">
            <wp:extent cx="5627763" cy="3678511"/>
            <wp:effectExtent l="0" t="0" r="0" b="0"/>
            <wp:docPr id="1276" name="Imagen 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086" cy="3681336"/>
                    </a:xfrm>
                    <a:prstGeom prst="rect">
                      <a:avLst/>
                    </a:prstGeom>
                    <a:noFill/>
                  </pic:spPr>
                </pic:pic>
              </a:graphicData>
            </a:graphic>
          </wp:inline>
        </w:drawing>
      </w:r>
    </w:p>
    <w:p w14:paraId="3A373AFB" w14:textId="77777777" w:rsidR="00317F91" w:rsidRPr="00FE1278" w:rsidRDefault="00317F91" w:rsidP="00F436E3">
      <w:pPr>
        <w:pStyle w:val="punteoextse"/>
        <w:numPr>
          <w:ilvl w:val="0"/>
          <w:numId w:val="0"/>
        </w:numPr>
        <w:tabs>
          <w:tab w:val="clear" w:pos="1"/>
          <w:tab w:val="clear" w:pos="360"/>
          <w:tab w:val="clear" w:pos="726"/>
          <w:tab w:val="left" w:pos="0"/>
        </w:tabs>
        <w:spacing w:line="240" w:lineRule="auto"/>
        <w:rPr>
          <w:rFonts w:ascii="Arial" w:hAnsi="Arial" w:cs="Arial"/>
          <w:b/>
          <w:szCs w:val="24"/>
        </w:rPr>
      </w:pPr>
    </w:p>
    <w:p w14:paraId="73DE87D2" w14:textId="77777777" w:rsidR="00317F91" w:rsidRPr="00FE1278" w:rsidRDefault="00930058" w:rsidP="00F436E3">
      <w:pPr>
        <w:pStyle w:val="punteoextse"/>
        <w:numPr>
          <w:ilvl w:val="0"/>
          <w:numId w:val="0"/>
        </w:numPr>
        <w:tabs>
          <w:tab w:val="clear" w:pos="1"/>
          <w:tab w:val="clear" w:pos="360"/>
          <w:tab w:val="clear" w:pos="726"/>
          <w:tab w:val="left" w:pos="0"/>
        </w:tabs>
        <w:spacing w:line="240" w:lineRule="auto"/>
        <w:rPr>
          <w:rFonts w:ascii="Arial" w:hAnsi="Arial" w:cs="Arial"/>
          <w:b/>
          <w:szCs w:val="24"/>
          <w:lang w:val="es-CL"/>
        </w:rPr>
      </w:pPr>
      <w:r>
        <w:rPr>
          <w:rFonts w:ascii="Arial" w:hAnsi="Arial" w:cs="Arial"/>
          <w:b/>
          <w:noProof/>
          <w:szCs w:val="24"/>
          <w:lang w:val="es-CL"/>
        </w:rPr>
        <w:drawing>
          <wp:inline distT="0" distB="0" distL="0" distR="0" wp14:anchorId="306024FA" wp14:editId="73775EE3">
            <wp:extent cx="5628640" cy="3828415"/>
            <wp:effectExtent l="0" t="0" r="0" b="635"/>
            <wp:docPr id="1277" name="Imagen 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28640" cy="3828415"/>
                    </a:xfrm>
                    <a:prstGeom prst="rect">
                      <a:avLst/>
                    </a:prstGeom>
                    <a:noFill/>
                  </pic:spPr>
                </pic:pic>
              </a:graphicData>
            </a:graphic>
          </wp:inline>
        </w:drawing>
      </w:r>
    </w:p>
    <w:p w14:paraId="3B0D7EEC" w14:textId="77777777" w:rsidR="00317F91" w:rsidRPr="00FE1278" w:rsidRDefault="00317F91" w:rsidP="00F436E3">
      <w:pPr>
        <w:pStyle w:val="punteoextse"/>
        <w:numPr>
          <w:ilvl w:val="0"/>
          <w:numId w:val="0"/>
        </w:numPr>
        <w:tabs>
          <w:tab w:val="clear" w:pos="1"/>
          <w:tab w:val="clear" w:pos="360"/>
          <w:tab w:val="clear" w:pos="726"/>
          <w:tab w:val="left" w:pos="0"/>
        </w:tabs>
        <w:spacing w:line="240" w:lineRule="auto"/>
        <w:rPr>
          <w:rFonts w:ascii="Arial" w:hAnsi="Arial" w:cs="Arial"/>
          <w:b/>
          <w:szCs w:val="24"/>
          <w:lang w:val="es-CL"/>
        </w:rPr>
      </w:pPr>
    </w:p>
    <w:p w14:paraId="0FCAF27D" w14:textId="77777777" w:rsidR="00317F91" w:rsidRPr="00FE1278" w:rsidRDefault="00317F91" w:rsidP="00F85DA8">
      <w:pPr>
        <w:pStyle w:val="punteoextse"/>
        <w:numPr>
          <w:ilvl w:val="0"/>
          <w:numId w:val="106"/>
        </w:numPr>
        <w:tabs>
          <w:tab w:val="clear" w:pos="1"/>
          <w:tab w:val="clear" w:pos="360"/>
          <w:tab w:val="clear" w:pos="726"/>
          <w:tab w:val="left" w:pos="0"/>
        </w:tabs>
        <w:spacing w:line="240" w:lineRule="auto"/>
        <w:rPr>
          <w:rFonts w:ascii="Arial" w:hAnsi="Arial" w:cs="Arial"/>
          <w:b/>
          <w:szCs w:val="24"/>
        </w:rPr>
      </w:pPr>
      <w:r w:rsidRPr="00FE1278">
        <w:rPr>
          <w:rFonts w:ascii="Arial" w:hAnsi="Arial" w:cs="Arial"/>
          <w:b/>
          <w:szCs w:val="24"/>
        </w:rPr>
        <w:lastRenderedPageBreak/>
        <w:t>INFORMACIÓN GENERAL</w:t>
      </w:r>
    </w:p>
    <w:p w14:paraId="77C55536" w14:textId="77777777" w:rsidR="00317F91" w:rsidRPr="00FE1278" w:rsidRDefault="00317F91" w:rsidP="00F436E3">
      <w:pPr>
        <w:pStyle w:val="punteoextse"/>
        <w:numPr>
          <w:ilvl w:val="0"/>
          <w:numId w:val="0"/>
        </w:numPr>
        <w:tabs>
          <w:tab w:val="clear" w:pos="1"/>
          <w:tab w:val="clear" w:pos="360"/>
          <w:tab w:val="clear" w:pos="726"/>
          <w:tab w:val="left" w:pos="0"/>
        </w:tabs>
        <w:spacing w:line="240" w:lineRule="auto"/>
        <w:rPr>
          <w:rFonts w:ascii="Arial" w:hAnsi="Arial" w:cs="Arial"/>
          <w:b/>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97"/>
        <w:gridCol w:w="5931"/>
      </w:tblGrid>
      <w:tr w:rsidR="00317F91" w:rsidRPr="00FE1278" w14:paraId="1FF9D5F9" w14:textId="77777777" w:rsidTr="00930058">
        <w:trPr>
          <w:trHeight w:val="243"/>
        </w:trPr>
        <w:tc>
          <w:tcPr>
            <w:tcW w:w="1641" w:type="pct"/>
          </w:tcPr>
          <w:p w14:paraId="6862F479" w14:textId="77777777" w:rsidR="00317F91" w:rsidRPr="00FE1278" w:rsidRDefault="00317F91" w:rsidP="00F436E3">
            <w:pPr>
              <w:spacing w:after="0" w:line="240" w:lineRule="auto"/>
              <w:jc w:val="both"/>
              <w:rPr>
                <w:rFonts w:ascii="Arial" w:hAnsi="Arial" w:cs="Arial"/>
                <w:i/>
                <w:sz w:val="24"/>
                <w:szCs w:val="24"/>
              </w:rPr>
            </w:pPr>
            <w:r w:rsidRPr="00FE1278">
              <w:rPr>
                <w:rFonts w:ascii="Arial" w:hAnsi="Arial" w:cs="Arial"/>
                <w:i/>
                <w:sz w:val="24"/>
                <w:szCs w:val="24"/>
              </w:rPr>
              <w:t>Evento activador</w:t>
            </w:r>
          </w:p>
        </w:tc>
        <w:tc>
          <w:tcPr>
            <w:tcW w:w="3359" w:type="pct"/>
          </w:tcPr>
          <w:p w14:paraId="3749A98A" w14:textId="77777777" w:rsidR="00317F91" w:rsidRPr="00FE1278" w:rsidRDefault="00317F91"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rPr>
              <w:t>Acta de traspasos de Sub Departamento de activos fijos.</w:t>
            </w:r>
          </w:p>
        </w:tc>
      </w:tr>
      <w:tr w:rsidR="00317F91" w:rsidRPr="00FE1278" w14:paraId="3FE83637" w14:textId="77777777" w:rsidTr="00930058">
        <w:trPr>
          <w:trHeight w:val="277"/>
        </w:trPr>
        <w:tc>
          <w:tcPr>
            <w:tcW w:w="1641" w:type="pct"/>
          </w:tcPr>
          <w:p w14:paraId="4E9265D5" w14:textId="77777777" w:rsidR="00317F91" w:rsidRPr="00FE1278" w:rsidRDefault="00317F91" w:rsidP="00F436E3">
            <w:pPr>
              <w:spacing w:line="240" w:lineRule="auto"/>
              <w:jc w:val="both"/>
              <w:rPr>
                <w:rFonts w:ascii="Arial" w:hAnsi="Arial" w:cs="Arial"/>
                <w:i/>
                <w:sz w:val="24"/>
                <w:szCs w:val="24"/>
              </w:rPr>
            </w:pPr>
            <w:r w:rsidRPr="00FE1278">
              <w:rPr>
                <w:rFonts w:ascii="Arial" w:hAnsi="Arial" w:cs="Arial"/>
                <w:i/>
                <w:sz w:val="24"/>
                <w:szCs w:val="24"/>
              </w:rPr>
              <w:t>Objetivo</w:t>
            </w:r>
          </w:p>
        </w:tc>
        <w:tc>
          <w:tcPr>
            <w:tcW w:w="3359" w:type="pct"/>
          </w:tcPr>
          <w:p w14:paraId="615974F1" w14:textId="77777777" w:rsidR="00317F91" w:rsidRPr="00FE1278" w:rsidRDefault="00317F91"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lang w:val="es-CL"/>
              </w:rPr>
              <w:t>Realizar traslado de equipos médicos.</w:t>
            </w:r>
          </w:p>
        </w:tc>
      </w:tr>
      <w:tr w:rsidR="00317F91" w:rsidRPr="00FE1278" w14:paraId="4B400D25" w14:textId="77777777" w:rsidTr="00930058">
        <w:trPr>
          <w:trHeight w:val="286"/>
        </w:trPr>
        <w:tc>
          <w:tcPr>
            <w:tcW w:w="1641" w:type="pct"/>
          </w:tcPr>
          <w:p w14:paraId="4A74AEB3" w14:textId="77777777" w:rsidR="00317F91" w:rsidRPr="00FE1278" w:rsidRDefault="00317F91" w:rsidP="00F436E3">
            <w:pPr>
              <w:spacing w:line="240" w:lineRule="auto"/>
              <w:jc w:val="both"/>
              <w:rPr>
                <w:rFonts w:ascii="Arial" w:hAnsi="Arial" w:cs="Arial"/>
                <w:i/>
                <w:sz w:val="24"/>
                <w:szCs w:val="24"/>
              </w:rPr>
            </w:pPr>
            <w:r w:rsidRPr="00FE1278">
              <w:rPr>
                <w:rFonts w:ascii="Arial" w:hAnsi="Arial" w:cs="Arial"/>
                <w:i/>
                <w:sz w:val="24"/>
                <w:szCs w:val="24"/>
              </w:rPr>
              <w:t>Dueño</w:t>
            </w:r>
          </w:p>
        </w:tc>
        <w:tc>
          <w:tcPr>
            <w:tcW w:w="3359" w:type="pct"/>
          </w:tcPr>
          <w:p w14:paraId="795EF73E" w14:textId="77777777" w:rsidR="00317F91" w:rsidRPr="00FE1278" w:rsidRDefault="00317F91"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lang w:val="es-CL"/>
              </w:rPr>
              <w:t>Jefe de Sub-Departamento de Ingeniería Biomédica.</w:t>
            </w:r>
          </w:p>
        </w:tc>
      </w:tr>
    </w:tbl>
    <w:p w14:paraId="73451596" w14:textId="77777777" w:rsidR="00317F91" w:rsidRPr="00FE1278" w:rsidRDefault="00317F91" w:rsidP="00F436E3">
      <w:pPr>
        <w:pStyle w:val="punteoextse"/>
        <w:numPr>
          <w:ilvl w:val="0"/>
          <w:numId w:val="0"/>
        </w:numPr>
        <w:spacing w:line="240" w:lineRule="auto"/>
        <w:rPr>
          <w:rFonts w:ascii="Arial" w:hAnsi="Arial" w:cs="Arial"/>
          <w:b/>
          <w:szCs w:val="24"/>
        </w:rPr>
      </w:pPr>
    </w:p>
    <w:p w14:paraId="3C5A10D5" w14:textId="77777777" w:rsidR="00317F91" w:rsidRPr="00FE1278" w:rsidRDefault="00317F91" w:rsidP="00F436E3">
      <w:pPr>
        <w:pStyle w:val="punteoextse"/>
        <w:numPr>
          <w:ilvl w:val="0"/>
          <w:numId w:val="0"/>
        </w:numPr>
        <w:spacing w:line="240" w:lineRule="auto"/>
        <w:rPr>
          <w:rFonts w:ascii="Arial" w:hAnsi="Arial" w:cs="Arial"/>
          <w:b/>
          <w:szCs w:val="24"/>
        </w:rPr>
      </w:pPr>
    </w:p>
    <w:p w14:paraId="6644803C" w14:textId="77777777" w:rsidR="00317F91" w:rsidRPr="00FE1278" w:rsidRDefault="00317F91" w:rsidP="00F85DA8">
      <w:pPr>
        <w:pStyle w:val="punteoextse"/>
        <w:numPr>
          <w:ilvl w:val="0"/>
          <w:numId w:val="106"/>
        </w:numPr>
        <w:tabs>
          <w:tab w:val="clear" w:pos="360"/>
          <w:tab w:val="clear" w:pos="726"/>
        </w:tabs>
        <w:spacing w:line="240" w:lineRule="auto"/>
        <w:rPr>
          <w:rFonts w:ascii="Arial" w:hAnsi="Arial" w:cs="Arial"/>
          <w:b/>
          <w:szCs w:val="24"/>
        </w:rPr>
      </w:pPr>
      <w:r w:rsidRPr="00FE1278">
        <w:rPr>
          <w:rFonts w:ascii="Arial" w:hAnsi="Arial" w:cs="Arial"/>
          <w:b/>
          <w:szCs w:val="24"/>
        </w:rPr>
        <w:t>ROLES PARTICIPANTES</w:t>
      </w:r>
    </w:p>
    <w:p w14:paraId="6CF87B39" w14:textId="77777777" w:rsidR="00317F91" w:rsidRPr="00FE1278" w:rsidRDefault="00317F91" w:rsidP="00F436E3">
      <w:pPr>
        <w:pStyle w:val="punteoextse"/>
        <w:numPr>
          <w:ilvl w:val="0"/>
          <w:numId w:val="0"/>
        </w:numPr>
        <w:spacing w:line="240" w:lineRule="auto"/>
        <w:rPr>
          <w:rFonts w:ascii="Arial" w:hAnsi="Arial" w:cs="Arial"/>
          <w:b/>
          <w:szCs w:val="24"/>
        </w:rPr>
      </w:pPr>
    </w:p>
    <w:p w14:paraId="139C3C76" w14:textId="77777777" w:rsidR="00317F91" w:rsidRPr="00FE1278" w:rsidRDefault="00317F91" w:rsidP="00F436E3">
      <w:pPr>
        <w:pStyle w:val="puntbrese"/>
        <w:numPr>
          <w:ilvl w:val="0"/>
          <w:numId w:val="0"/>
        </w:numPr>
        <w:tabs>
          <w:tab w:val="clear" w:pos="1"/>
          <w:tab w:val="clear" w:pos="360"/>
          <w:tab w:val="left" w:pos="0"/>
        </w:tabs>
        <w:spacing w:line="240" w:lineRule="auto"/>
        <w:rPr>
          <w:rFonts w:ascii="Arial" w:hAnsi="Arial" w:cs="Arial"/>
        </w:rPr>
      </w:pPr>
      <w:r w:rsidRPr="00FE1278">
        <w:rPr>
          <w:rFonts w:ascii="Arial" w:hAnsi="Arial" w:cs="Arial"/>
          <w:b/>
          <w:u w:val="single"/>
        </w:rPr>
        <w:t>Jefe de Sub</w:t>
      </w:r>
      <w:r w:rsidRPr="00FE1278">
        <w:rPr>
          <w:rFonts w:ascii="Arial" w:hAnsi="Arial" w:cs="Arial"/>
          <w:b/>
          <w:u w:val="single"/>
          <w:lang w:val="es-CL"/>
        </w:rPr>
        <w:t xml:space="preserve"> D</w:t>
      </w:r>
      <w:r w:rsidRPr="00FE1278">
        <w:rPr>
          <w:rFonts w:ascii="Arial" w:hAnsi="Arial" w:cs="Arial"/>
          <w:b/>
          <w:u w:val="single"/>
        </w:rPr>
        <w:t>epartamento de activos fijos:</w:t>
      </w:r>
      <w:r w:rsidRPr="00FE1278">
        <w:rPr>
          <w:rFonts w:ascii="Arial" w:hAnsi="Arial" w:cs="Arial"/>
        </w:rPr>
        <w:t xml:space="preserve"> Profesional encargado de los activos fijos pertenecientes al Hospital El Carmen de Maipú.</w:t>
      </w:r>
    </w:p>
    <w:p w14:paraId="6BC82CFE" w14:textId="77777777" w:rsidR="00317F91" w:rsidRPr="00FE1278" w:rsidRDefault="00317F91" w:rsidP="00F436E3">
      <w:pPr>
        <w:pStyle w:val="puntbrese"/>
        <w:numPr>
          <w:ilvl w:val="0"/>
          <w:numId w:val="0"/>
        </w:numPr>
        <w:tabs>
          <w:tab w:val="clear" w:pos="1"/>
          <w:tab w:val="clear" w:pos="360"/>
          <w:tab w:val="left" w:pos="0"/>
        </w:tabs>
        <w:spacing w:line="240" w:lineRule="auto"/>
        <w:rPr>
          <w:rFonts w:ascii="Arial" w:hAnsi="Arial" w:cs="Arial"/>
          <w:b/>
          <w:u w:val="single"/>
          <w:lang w:val="es-CL"/>
        </w:rPr>
      </w:pPr>
    </w:p>
    <w:p w14:paraId="7972F9F7" w14:textId="77777777" w:rsidR="00317F91" w:rsidRPr="00FE1278" w:rsidRDefault="00317F91" w:rsidP="00F436E3">
      <w:pPr>
        <w:pStyle w:val="puntbrese"/>
        <w:numPr>
          <w:ilvl w:val="0"/>
          <w:numId w:val="0"/>
        </w:numPr>
        <w:tabs>
          <w:tab w:val="clear" w:pos="1"/>
          <w:tab w:val="clear" w:pos="360"/>
          <w:tab w:val="left" w:pos="0"/>
        </w:tabs>
        <w:spacing w:line="240" w:lineRule="auto"/>
        <w:rPr>
          <w:rFonts w:ascii="Arial" w:hAnsi="Arial" w:cs="Arial"/>
        </w:rPr>
      </w:pPr>
      <w:r w:rsidRPr="00FE1278">
        <w:rPr>
          <w:rFonts w:ascii="Arial" w:hAnsi="Arial" w:cs="Arial"/>
          <w:b/>
          <w:u w:val="single"/>
        </w:rPr>
        <w:t xml:space="preserve">Jefe de Sub Departamento de Ingeniería Biomédica: </w:t>
      </w:r>
      <w:r w:rsidRPr="00FE1278">
        <w:rPr>
          <w:rFonts w:ascii="Arial" w:hAnsi="Arial" w:cs="Arial"/>
        </w:rPr>
        <w:t xml:space="preserve">Profesional encargado de gestionar el correcto funcionamiento de los equipos </w:t>
      </w:r>
      <w:r w:rsidR="008759FA" w:rsidRPr="00FE1278">
        <w:rPr>
          <w:rFonts w:ascii="Arial" w:hAnsi="Arial" w:cs="Arial"/>
        </w:rPr>
        <w:t>médicos</w:t>
      </w:r>
      <w:r w:rsidRPr="00FE1278">
        <w:rPr>
          <w:rFonts w:ascii="Arial" w:hAnsi="Arial" w:cs="Arial"/>
        </w:rPr>
        <w:t xml:space="preserve"> del Hospital El Carmen de Maipú.</w:t>
      </w:r>
    </w:p>
    <w:p w14:paraId="4AEC75EF" w14:textId="77777777" w:rsidR="00317F91" w:rsidRPr="00FE1278" w:rsidRDefault="00317F91" w:rsidP="00F436E3">
      <w:pPr>
        <w:pStyle w:val="puntbrese"/>
        <w:numPr>
          <w:ilvl w:val="0"/>
          <w:numId w:val="0"/>
        </w:numPr>
        <w:tabs>
          <w:tab w:val="clear" w:pos="1"/>
          <w:tab w:val="clear" w:pos="360"/>
          <w:tab w:val="left" w:pos="0"/>
        </w:tabs>
        <w:spacing w:line="240" w:lineRule="auto"/>
        <w:rPr>
          <w:rFonts w:ascii="Arial" w:hAnsi="Arial" w:cs="Arial"/>
          <w:b/>
          <w:u w:val="single"/>
        </w:rPr>
      </w:pPr>
    </w:p>
    <w:p w14:paraId="6C753FBE" w14:textId="77777777" w:rsidR="00317F91" w:rsidRPr="00FE1278" w:rsidRDefault="00317F91"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Ingeniero de servicio:</w:t>
      </w:r>
      <w:r w:rsidRPr="00FE1278">
        <w:rPr>
          <w:rFonts w:ascii="Arial" w:hAnsi="Arial" w:cs="Arial"/>
          <w:lang w:val="es-CL"/>
        </w:rPr>
        <w:t xml:space="preserve"> Profesional encargado de la gestión de equipos médicos de un Servicio clínico determinado.</w:t>
      </w:r>
    </w:p>
    <w:p w14:paraId="691B47C5" w14:textId="77777777" w:rsidR="00317F91" w:rsidRPr="00FE1278" w:rsidRDefault="00317F91" w:rsidP="00F436E3">
      <w:pPr>
        <w:pStyle w:val="puntbrese"/>
        <w:numPr>
          <w:ilvl w:val="0"/>
          <w:numId w:val="0"/>
        </w:numPr>
        <w:tabs>
          <w:tab w:val="clear" w:pos="1"/>
          <w:tab w:val="clear" w:pos="360"/>
          <w:tab w:val="left" w:pos="0"/>
        </w:tabs>
        <w:spacing w:line="240" w:lineRule="auto"/>
        <w:rPr>
          <w:rFonts w:ascii="Arial" w:hAnsi="Arial" w:cs="Arial"/>
        </w:rPr>
      </w:pPr>
    </w:p>
    <w:p w14:paraId="569D3232" w14:textId="77777777" w:rsidR="00317F91" w:rsidRPr="00FE1278" w:rsidRDefault="00317F91"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rPr>
        <w:t>Coordinador de gestión de mantenimiento:</w:t>
      </w:r>
      <w:r w:rsidRPr="00FE1278">
        <w:rPr>
          <w:rFonts w:ascii="Arial" w:hAnsi="Arial" w:cs="Arial"/>
        </w:rPr>
        <w:t xml:space="preserve"> Profesional encargado de relacionarse con Servicios técnicos externos por mantenimientos.</w:t>
      </w:r>
    </w:p>
    <w:p w14:paraId="679B9C00" w14:textId="77777777" w:rsidR="00317F91" w:rsidRPr="00FE1278" w:rsidRDefault="00317F91" w:rsidP="00F436E3">
      <w:pPr>
        <w:pStyle w:val="puntbrese"/>
        <w:numPr>
          <w:ilvl w:val="0"/>
          <w:numId w:val="0"/>
        </w:numPr>
        <w:tabs>
          <w:tab w:val="clear" w:pos="1"/>
          <w:tab w:val="clear" w:pos="360"/>
          <w:tab w:val="left" w:pos="0"/>
        </w:tabs>
        <w:spacing w:line="240" w:lineRule="auto"/>
        <w:rPr>
          <w:rFonts w:ascii="Arial" w:hAnsi="Arial" w:cs="Arial"/>
          <w:lang w:val="es-CL"/>
        </w:rPr>
      </w:pPr>
    </w:p>
    <w:p w14:paraId="57BCA528" w14:textId="77777777" w:rsidR="00317F91" w:rsidRPr="00FE1278" w:rsidRDefault="00317F91"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 xml:space="preserve">Coordinador de Laboratorio de equipos </w:t>
      </w:r>
      <w:r w:rsidR="00EC42AA" w:rsidRPr="00FE1278">
        <w:rPr>
          <w:rFonts w:ascii="Arial" w:hAnsi="Arial" w:cs="Arial"/>
          <w:b/>
          <w:u w:val="single"/>
          <w:lang w:val="es-CL"/>
        </w:rPr>
        <w:t>médicos</w:t>
      </w:r>
      <w:r w:rsidRPr="00FE1278">
        <w:rPr>
          <w:rFonts w:ascii="Arial" w:hAnsi="Arial" w:cs="Arial"/>
          <w:b/>
          <w:u w:val="single"/>
          <w:lang w:val="es-CL"/>
        </w:rPr>
        <w:t>:</w:t>
      </w:r>
      <w:r w:rsidRPr="00FE1278">
        <w:rPr>
          <w:rFonts w:ascii="Arial" w:hAnsi="Arial" w:cs="Arial"/>
          <w:lang w:val="es-CL"/>
        </w:rPr>
        <w:t xml:space="preserve"> Profesional encargado de Laboratorio de equipos </w:t>
      </w:r>
      <w:r w:rsidR="008759FA" w:rsidRPr="00FE1278">
        <w:rPr>
          <w:rFonts w:ascii="Arial" w:hAnsi="Arial" w:cs="Arial"/>
          <w:lang w:val="es-CL"/>
        </w:rPr>
        <w:t>médicos</w:t>
      </w:r>
      <w:r w:rsidRPr="00FE1278">
        <w:rPr>
          <w:rFonts w:ascii="Arial" w:hAnsi="Arial" w:cs="Arial"/>
          <w:lang w:val="es-CL"/>
        </w:rPr>
        <w:t>.</w:t>
      </w:r>
    </w:p>
    <w:p w14:paraId="7B18E4B7" w14:textId="77777777" w:rsidR="00317F91" w:rsidRPr="00FE1278" w:rsidRDefault="00317F91" w:rsidP="00F436E3">
      <w:pPr>
        <w:pStyle w:val="puntbrese"/>
        <w:numPr>
          <w:ilvl w:val="0"/>
          <w:numId w:val="0"/>
        </w:numPr>
        <w:tabs>
          <w:tab w:val="clear" w:pos="1"/>
          <w:tab w:val="clear" w:pos="360"/>
          <w:tab w:val="left" w:pos="0"/>
        </w:tabs>
        <w:spacing w:line="240" w:lineRule="auto"/>
        <w:rPr>
          <w:rFonts w:ascii="Arial" w:hAnsi="Arial" w:cs="Arial"/>
          <w:b/>
          <w:u w:val="single"/>
        </w:rPr>
      </w:pPr>
    </w:p>
    <w:p w14:paraId="050B43FC" w14:textId="77777777" w:rsidR="00317F91" w:rsidRPr="00FE1278" w:rsidRDefault="00317F91"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 xml:space="preserve">Técnico de </w:t>
      </w:r>
      <w:r w:rsidR="00B67156" w:rsidRPr="00FE1278">
        <w:rPr>
          <w:rFonts w:ascii="Arial" w:hAnsi="Arial" w:cs="Arial"/>
          <w:b/>
          <w:u w:val="single"/>
          <w:lang w:val="es-CL"/>
        </w:rPr>
        <w:t>mantenimiento</w:t>
      </w:r>
      <w:r w:rsidR="00B67156">
        <w:rPr>
          <w:rFonts w:ascii="Arial" w:hAnsi="Arial" w:cs="Arial"/>
          <w:lang w:val="es-CL"/>
        </w:rPr>
        <w:t>:</w:t>
      </w:r>
      <w:r w:rsidR="00B67156" w:rsidRPr="00FE1278">
        <w:rPr>
          <w:rFonts w:ascii="Arial" w:hAnsi="Arial" w:cs="Arial"/>
          <w:lang w:val="es-CL"/>
        </w:rPr>
        <w:t xml:space="preserve"> funcionario</w:t>
      </w:r>
      <w:r w:rsidRPr="00FE1278">
        <w:rPr>
          <w:rFonts w:ascii="Arial" w:hAnsi="Arial" w:cs="Arial"/>
          <w:lang w:val="es-CL"/>
        </w:rPr>
        <w:t xml:space="preserve"> responsable de las asistencias técnicas del Laboratorio de equipos médicos perteneciente al Sub-departamento de Ingeniería Biomédica.</w:t>
      </w:r>
    </w:p>
    <w:p w14:paraId="1C3BC5A2" w14:textId="77777777" w:rsidR="00317F91" w:rsidRPr="00FE1278" w:rsidRDefault="00317F91" w:rsidP="00F436E3">
      <w:pPr>
        <w:pStyle w:val="puntbrese"/>
        <w:numPr>
          <w:ilvl w:val="0"/>
          <w:numId w:val="0"/>
        </w:numPr>
        <w:tabs>
          <w:tab w:val="clear" w:pos="1"/>
          <w:tab w:val="clear" w:pos="360"/>
          <w:tab w:val="left" w:pos="0"/>
        </w:tabs>
        <w:spacing w:line="240" w:lineRule="auto"/>
        <w:rPr>
          <w:rFonts w:ascii="Arial" w:hAnsi="Arial" w:cs="Arial"/>
        </w:rPr>
      </w:pPr>
    </w:p>
    <w:p w14:paraId="3C199C56" w14:textId="77777777" w:rsidR="00317F91" w:rsidRPr="00FE1278" w:rsidRDefault="00317F91"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Supervisor/Coordinador de Servicio clínico o de apoyo:</w:t>
      </w:r>
      <w:r w:rsidRPr="00FE1278">
        <w:rPr>
          <w:rFonts w:ascii="Arial" w:hAnsi="Arial" w:cs="Arial"/>
          <w:lang w:val="es-CL"/>
        </w:rPr>
        <w:t xml:space="preserve"> Profesional perteneciente a Servicio clínico o de apoyo.</w:t>
      </w:r>
    </w:p>
    <w:p w14:paraId="3D8F69D5" w14:textId="77777777" w:rsidR="00317F91" w:rsidRPr="00FE1278" w:rsidRDefault="00317F91" w:rsidP="00F436E3">
      <w:pPr>
        <w:pStyle w:val="puntbrese"/>
        <w:numPr>
          <w:ilvl w:val="0"/>
          <w:numId w:val="0"/>
        </w:numPr>
        <w:tabs>
          <w:tab w:val="clear" w:pos="1"/>
          <w:tab w:val="clear" w:pos="360"/>
          <w:tab w:val="left" w:pos="0"/>
        </w:tabs>
        <w:spacing w:line="240" w:lineRule="auto"/>
        <w:rPr>
          <w:rFonts w:ascii="Arial" w:hAnsi="Arial" w:cs="Arial"/>
          <w:lang w:val="es-CL"/>
        </w:rPr>
      </w:pPr>
    </w:p>
    <w:p w14:paraId="41DBDB02" w14:textId="77777777" w:rsidR="00317F91" w:rsidRPr="00FE1278" w:rsidRDefault="00317F91"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Servicio clínico o de apoyo (E)</w:t>
      </w:r>
      <w:r w:rsidRPr="00FE1278">
        <w:rPr>
          <w:rFonts w:ascii="Arial" w:hAnsi="Arial" w:cs="Arial"/>
          <w:lang w:val="es-CL"/>
        </w:rPr>
        <w:t>: Servicio clínico o de apoyo que entrega el equipo médico.</w:t>
      </w:r>
    </w:p>
    <w:p w14:paraId="2A6DB245" w14:textId="77777777" w:rsidR="00317F91" w:rsidRPr="00FE1278" w:rsidRDefault="00317F91" w:rsidP="00F436E3">
      <w:pPr>
        <w:pStyle w:val="puntbrese"/>
        <w:numPr>
          <w:ilvl w:val="0"/>
          <w:numId w:val="0"/>
        </w:numPr>
        <w:tabs>
          <w:tab w:val="clear" w:pos="1"/>
          <w:tab w:val="clear" w:pos="360"/>
          <w:tab w:val="left" w:pos="0"/>
        </w:tabs>
        <w:spacing w:line="240" w:lineRule="auto"/>
        <w:rPr>
          <w:rFonts w:ascii="Arial" w:hAnsi="Arial" w:cs="Arial"/>
          <w:lang w:val="es-CL"/>
        </w:rPr>
      </w:pPr>
    </w:p>
    <w:p w14:paraId="4D5CD30A" w14:textId="77777777" w:rsidR="00317F91" w:rsidRDefault="00317F91" w:rsidP="00F436E3">
      <w:pPr>
        <w:pStyle w:val="puntbrese"/>
        <w:numPr>
          <w:ilvl w:val="0"/>
          <w:numId w:val="0"/>
        </w:numPr>
        <w:tabs>
          <w:tab w:val="clear" w:pos="1"/>
          <w:tab w:val="clear" w:pos="360"/>
          <w:tab w:val="left" w:pos="0"/>
        </w:tabs>
        <w:spacing w:line="240" w:lineRule="auto"/>
        <w:rPr>
          <w:rFonts w:ascii="Arial" w:hAnsi="Arial" w:cs="Arial"/>
          <w:lang w:val="es-CL"/>
        </w:rPr>
      </w:pPr>
      <w:r w:rsidRPr="00FE1278">
        <w:rPr>
          <w:rFonts w:ascii="Arial" w:hAnsi="Arial" w:cs="Arial"/>
          <w:b/>
          <w:u w:val="single"/>
          <w:lang w:val="es-CL"/>
        </w:rPr>
        <w:t>Servicio clínico o de apoyo (R):</w:t>
      </w:r>
      <w:r w:rsidRPr="00FE1278">
        <w:rPr>
          <w:rFonts w:ascii="Arial" w:hAnsi="Arial" w:cs="Arial"/>
          <w:lang w:val="es-CL"/>
        </w:rPr>
        <w:t xml:space="preserve"> Servicio clínico o de apoyo que recepciona el equipo médico.</w:t>
      </w:r>
    </w:p>
    <w:p w14:paraId="7D18F587" w14:textId="77777777" w:rsidR="00EC42AA" w:rsidRDefault="00EC42AA" w:rsidP="00F436E3">
      <w:pPr>
        <w:pStyle w:val="puntbrese"/>
        <w:numPr>
          <w:ilvl w:val="0"/>
          <w:numId w:val="0"/>
        </w:numPr>
        <w:tabs>
          <w:tab w:val="clear" w:pos="1"/>
          <w:tab w:val="clear" w:pos="360"/>
          <w:tab w:val="left" w:pos="0"/>
        </w:tabs>
        <w:spacing w:line="240" w:lineRule="auto"/>
        <w:rPr>
          <w:rFonts w:ascii="Arial" w:hAnsi="Arial" w:cs="Arial"/>
          <w:lang w:val="es-CL"/>
        </w:rPr>
      </w:pPr>
    </w:p>
    <w:p w14:paraId="41904683" w14:textId="77777777" w:rsidR="00EC42AA" w:rsidRDefault="00EC42AA" w:rsidP="00F436E3">
      <w:pPr>
        <w:pStyle w:val="puntbrese"/>
        <w:numPr>
          <w:ilvl w:val="0"/>
          <w:numId w:val="0"/>
        </w:numPr>
        <w:tabs>
          <w:tab w:val="clear" w:pos="1"/>
          <w:tab w:val="clear" w:pos="360"/>
          <w:tab w:val="left" w:pos="0"/>
        </w:tabs>
        <w:spacing w:line="240" w:lineRule="auto"/>
        <w:rPr>
          <w:rFonts w:ascii="Arial" w:hAnsi="Arial" w:cs="Arial"/>
          <w:lang w:val="es-CL"/>
        </w:rPr>
      </w:pPr>
    </w:p>
    <w:p w14:paraId="56EDDCD7" w14:textId="77777777" w:rsidR="00EC42AA" w:rsidRDefault="00EC42AA" w:rsidP="00F436E3">
      <w:pPr>
        <w:pStyle w:val="puntbrese"/>
        <w:numPr>
          <w:ilvl w:val="0"/>
          <w:numId w:val="0"/>
        </w:numPr>
        <w:tabs>
          <w:tab w:val="clear" w:pos="1"/>
          <w:tab w:val="clear" w:pos="360"/>
          <w:tab w:val="left" w:pos="0"/>
        </w:tabs>
        <w:spacing w:line="240" w:lineRule="auto"/>
        <w:rPr>
          <w:rFonts w:ascii="Arial" w:hAnsi="Arial" w:cs="Arial"/>
          <w:lang w:val="es-CL"/>
        </w:rPr>
      </w:pPr>
    </w:p>
    <w:p w14:paraId="7E3E085B" w14:textId="77777777" w:rsidR="00EC42AA" w:rsidRPr="00FE1278" w:rsidRDefault="00EC42AA" w:rsidP="00F436E3">
      <w:pPr>
        <w:pStyle w:val="puntbrese"/>
        <w:numPr>
          <w:ilvl w:val="0"/>
          <w:numId w:val="0"/>
        </w:numPr>
        <w:tabs>
          <w:tab w:val="clear" w:pos="1"/>
          <w:tab w:val="clear" w:pos="360"/>
          <w:tab w:val="left" w:pos="0"/>
        </w:tabs>
        <w:spacing w:line="240" w:lineRule="auto"/>
        <w:rPr>
          <w:rFonts w:ascii="Arial" w:hAnsi="Arial" w:cs="Arial"/>
          <w:lang w:val="es-CL"/>
        </w:rPr>
      </w:pPr>
    </w:p>
    <w:p w14:paraId="2CD38C9C" w14:textId="77777777" w:rsidR="00317F91" w:rsidRPr="00FE1278" w:rsidRDefault="00317F91" w:rsidP="00F436E3">
      <w:pPr>
        <w:pStyle w:val="puntbrese"/>
        <w:numPr>
          <w:ilvl w:val="0"/>
          <w:numId w:val="0"/>
        </w:numPr>
        <w:tabs>
          <w:tab w:val="clear" w:pos="1"/>
          <w:tab w:val="clear" w:pos="360"/>
          <w:tab w:val="left" w:pos="0"/>
        </w:tabs>
        <w:spacing w:line="240" w:lineRule="auto"/>
        <w:rPr>
          <w:rFonts w:ascii="Arial" w:hAnsi="Arial" w:cs="Arial"/>
          <w:lang w:val="es-CL"/>
        </w:rPr>
      </w:pPr>
    </w:p>
    <w:p w14:paraId="4AC618C2" w14:textId="77777777" w:rsidR="00317F91" w:rsidRPr="00FE1278" w:rsidRDefault="00317F91" w:rsidP="00F85DA8">
      <w:pPr>
        <w:pStyle w:val="punteoextse"/>
        <w:numPr>
          <w:ilvl w:val="0"/>
          <w:numId w:val="106"/>
        </w:numPr>
        <w:tabs>
          <w:tab w:val="clear" w:pos="360"/>
          <w:tab w:val="clear" w:pos="726"/>
        </w:tabs>
        <w:spacing w:line="240" w:lineRule="auto"/>
        <w:rPr>
          <w:rFonts w:ascii="Arial" w:hAnsi="Arial" w:cs="Arial"/>
          <w:b/>
          <w:szCs w:val="24"/>
        </w:rPr>
      </w:pPr>
      <w:r w:rsidRPr="00FE1278">
        <w:rPr>
          <w:rFonts w:ascii="Arial" w:hAnsi="Arial" w:cs="Arial"/>
          <w:b/>
          <w:szCs w:val="24"/>
        </w:rPr>
        <w:lastRenderedPageBreak/>
        <w:t>DESCRIPCIÓN DEL FLUJO</w:t>
      </w:r>
    </w:p>
    <w:p w14:paraId="2CB0AD62" w14:textId="77777777" w:rsidR="00317F91" w:rsidRPr="00FE1278" w:rsidRDefault="00317F91" w:rsidP="00F436E3">
      <w:pPr>
        <w:pStyle w:val="punteoextse"/>
        <w:numPr>
          <w:ilvl w:val="0"/>
          <w:numId w:val="0"/>
        </w:numPr>
        <w:tabs>
          <w:tab w:val="clear" w:pos="360"/>
          <w:tab w:val="left" w:pos="142"/>
        </w:tabs>
        <w:spacing w:line="240" w:lineRule="auto"/>
        <w:rPr>
          <w:rFonts w:ascii="Arial" w:hAnsi="Arial" w:cs="Arial"/>
          <w:b/>
          <w:szCs w:val="24"/>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2"/>
        <w:gridCol w:w="1700"/>
        <w:gridCol w:w="5826"/>
      </w:tblGrid>
      <w:tr w:rsidR="00317F91" w:rsidRPr="00FE1278" w14:paraId="1B4CD77A" w14:textId="77777777" w:rsidTr="00930058">
        <w:trPr>
          <w:trHeight w:val="337"/>
          <w:jc w:val="center"/>
        </w:trPr>
        <w:tc>
          <w:tcPr>
            <w:tcW w:w="737" w:type="pct"/>
          </w:tcPr>
          <w:p w14:paraId="10F85974" w14:textId="77777777" w:rsidR="00317F91" w:rsidRPr="00FE1278" w:rsidRDefault="00317F91" w:rsidP="00F436E3">
            <w:pPr>
              <w:spacing w:line="240" w:lineRule="auto"/>
              <w:jc w:val="both"/>
              <w:rPr>
                <w:rFonts w:ascii="Arial" w:hAnsi="Arial" w:cs="Arial"/>
                <w:sz w:val="24"/>
                <w:szCs w:val="24"/>
                <w:lang w:val="es-CL"/>
              </w:rPr>
            </w:pPr>
            <w:r w:rsidRPr="00FE1278">
              <w:rPr>
                <w:rFonts w:ascii="Arial" w:hAnsi="Arial" w:cs="Arial"/>
                <w:sz w:val="24"/>
                <w:szCs w:val="24"/>
                <w:lang w:val="es-CL"/>
              </w:rPr>
              <w:t>Actividad</w:t>
            </w:r>
          </w:p>
        </w:tc>
        <w:tc>
          <w:tcPr>
            <w:tcW w:w="963" w:type="pct"/>
          </w:tcPr>
          <w:p w14:paraId="228C6A3E" w14:textId="77777777" w:rsidR="00317F91" w:rsidRPr="00FE1278" w:rsidRDefault="00317F91" w:rsidP="00F436E3">
            <w:pPr>
              <w:spacing w:line="240" w:lineRule="auto"/>
              <w:jc w:val="both"/>
              <w:rPr>
                <w:rFonts w:ascii="Arial" w:hAnsi="Arial" w:cs="Arial"/>
                <w:sz w:val="24"/>
                <w:szCs w:val="24"/>
                <w:lang w:val="es-CL"/>
              </w:rPr>
            </w:pPr>
            <w:r w:rsidRPr="00FE1278">
              <w:rPr>
                <w:rFonts w:ascii="Arial" w:hAnsi="Arial" w:cs="Arial"/>
                <w:sz w:val="24"/>
                <w:szCs w:val="24"/>
                <w:lang w:val="es-CL"/>
              </w:rPr>
              <w:t>Rol</w:t>
            </w:r>
          </w:p>
        </w:tc>
        <w:tc>
          <w:tcPr>
            <w:tcW w:w="3300" w:type="pct"/>
          </w:tcPr>
          <w:p w14:paraId="7FD4A1B7" w14:textId="77777777" w:rsidR="00317F91" w:rsidRPr="00FE1278" w:rsidRDefault="00317F91" w:rsidP="00F436E3">
            <w:pPr>
              <w:spacing w:line="240" w:lineRule="auto"/>
              <w:jc w:val="both"/>
              <w:rPr>
                <w:rFonts w:ascii="Arial" w:hAnsi="Arial" w:cs="Arial"/>
                <w:sz w:val="24"/>
                <w:szCs w:val="24"/>
                <w:lang w:val="es-CL"/>
              </w:rPr>
            </w:pPr>
            <w:r w:rsidRPr="00FE1278">
              <w:rPr>
                <w:rFonts w:ascii="Arial" w:hAnsi="Arial" w:cs="Arial"/>
                <w:sz w:val="24"/>
                <w:szCs w:val="24"/>
                <w:lang w:val="es-CL"/>
              </w:rPr>
              <w:t>Tareas</w:t>
            </w:r>
          </w:p>
        </w:tc>
      </w:tr>
      <w:tr w:rsidR="00317F91" w:rsidRPr="00FE1278" w14:paraId="5E0AC86C" w14:textId="77777777" w:rsidTr="00930058">
        <w:trPr>
          <w:trHeight w:val="338"/>
          <w:jc w:val="center"/>
        </w:trPr>
        <w:tc>
          <w:tcPr>
            <w:tcW w:w="737" w:type="pct"/>
          </w:tcPr>
          <w:p w14:paraId="6DF32FAB" w14:textId="77777777" w:rsidR="00317F91" w:rsidRPr="00FE1278" w:rsidRDefault="00317F91" w:rsidP="00F436E3">
            <w:pPr>
              <w:spacing w:line="240" w:lineRule="auto"/>
              <w:jc w:val="both"/>
              <w:rPr>
                <w:rFonts w:ascii="Arial" w:hAnsi="Arial" w:cs="Arial"/>
                <w:sz w:val="24"/>
                <w:szCs w:val="24"/>
                <w:lang w:val="es-CL"/>
              </w:rPr>
            </w:pPr>
          </w:p>
          <w:p w14:paraId="2578B6D9" w14:textId="77777777" w:rsidR="00317F91" w:rsidRPr="00FE1278" w:rsidRDefault="00317F91" w:rsidP="00F436E3">
            <w:pPr>
              <w:spacing w:line="240" w:lineRule="auto"/>
              <w:jc w:val="both"/>
              <w:rPr>
                <w:rFonts w:ascii="Arial" w:hAnsi="Arial" w:cs="Arial"/>
                <w:sz w:val="24"/>
                <w:szCs w:val="24"/>
                <w:lang w:val="es-CL"/>
              </w:rPr>
            </w:pPr>
            <w:r w:rsidRPr="00FE1278">
              <w:rPr>
                <w:rFonts w:ascii="Arial" w:hAnsi="Arial" w:cs="Arial"/>
                <w:sz w:val="24"/>
                <w:szCs w:val="24"/>
                <w:lang w:val="es-CL"/>
              </w:rPr>
              <w:t>Informar</w:t>
            </w:r>
          </w:p>
        </w:tc>
        <w:tc>
          <w:tcPr>
            <w:tcW w:w="963" w:type="pct"/>
          </w:tcPr>
          <w:p w14:paraId="230B62E6" w14:textId="77777777" w:rsidR="00317F91" w:rsidRPr="00FE1278" w:rsidRDefault="00317F91" w:rsidP="00F436E3">
            <w:pPr>
              <w:spacing w:line="240" w:lineRule="auto"/>
              <w:jc w:val="both"/>
              <w:rPr>
                <w:rFonts w:ascii="Arial" w:hAnsi="Arial" w:cs="Arial"/>
                <w:sz w:val="24"/>
                <w:szCs w:val="24"/>
                <w:lang w:val="es-CL"/>
              </w:rPr>
            </w:pPr>
          </w:p>
          <w:p w14:paraId="06DDD0A6" w14:textId="77777777" w:rsidR="00317F91" w:rsidRPr="00FE1278" w:rsidRDefault="00317F91" w:rsidP="00F436E3">
            <w:pPr>
              <w:spacing w:line="240" w:lineRule="auto"/>
              <w:jc w:val="both"/>
              <w:rPr>
                <w:rFonts w:ascii="Arial" w:hAnsi="Arial" w:cs="Arial"/>
                <w:sz w:val="24"/>
                <w:szCs w:val="24"/>
                <w:lang w:val="es-CL"/>
              </w:rPr>
            </w:pPr>
            <w:r w:rsidRPr="00FE1278">
              <w:rPr>
                <w:rFonts w:ascii="Arial" w:hAnsi="Arial" w:cs="Arial"/>
                <w:sz w:val="24"/>
                <w:szCs w:val="24"/>
                <w:lang w:val="es-CL"/>
              </w:rPr>
              <w:t>Jefe de Ingeniería Biomédica</w:t>
            </w:r>
          </w:p>
        </w:tc>
        <w:tc>
          <w:tcPr>
            <w:tcW w:w="3300" w:type="pct"/>
          </w:tcPr>
          <w:p w14:paraId="069A2189" w14:textId="77777777" w:rsidR="00317F91" w:rsidRPr="00FE1278" w:rsidRDefault="00317F91" w:rsidP="00F436E3">
            <w:pPr>
              <w:spacing w:line="240" w:lineRule="auto"/>
              <w:ind w:left="361"/>
              <w:jc w:val="both"/>
              <w:rPr>
                <w:rFonts w:ascii="Arial" w:hAnsi="Arial" w:cs="Arial"/>
                <w:sz w:val="24"/>
                <w:szCs w:val="24"/>
                <w:lang w:val="es-CL"/>
              </w:rPr>
            </w:pPr>
          </w:p>
          <w:p w14:paraId="62054535" w14:textId="77777777" w:rsidR="00317F91" w:rsidRPr="00FE1278" w:rsidRDefault="00317F91" w:rsidP="00F85DA8">
            <w:pPr>
              <w:numPr>
                <w:ilvl w:val="0"/>
                <w:numId w:val="11"/>
              </w:numPr>
              <w:tabs>
                <w:tab w:val="clear" w:pos="361"/>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t>Revisar y firmar recepción de Acta de Traspaso (AT)</w:t>
            </w:r>
          </w:p>
          <w:p w14:paraId="7F3CE42F" w14:textId="77777777" w:rsidR="00317F91" w:rsidRPr="00FE1278" w:rsidRDefault="00317F91" w:rsidP="00F85DA8">
            <w:pPr>
              <w:numPr>
                <w:ilvl w:val="0"/>
                <w:numId w:val="11"/>
              </w:numPr>
              <w:tabs>
                <w:tab w:val="clear" w:pos="361"/>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t>Entregar el Acta de traspasos (AT) de Sub Departamento de Activos fijos y entregarla a Ingeniero del Servicio de clínico o de apoyo que recepciona el equipo médico.</w:t>
            </w:r>
          </w:p>
        </w:tc>
      </w:tr>
      <w:tr w:rsidR="00317F91" w:rsidRPr="00FE1278" w14:paraId="6F318ED5" w14:textId="77777777" w:rsidTr="00930058">
        <w:trPr>
          <w:trHeight w:val="346"/>
          <w:jc w:val="center"/>
        </w:trPr>
        <w:tc>
          <w:tcPr>
            <w:tcW w:w="737" w:type="pct"/>
          </w:tcPr>
          <w:p w14:paraId="5EB7C00F" w14:textId="77777777" w:rsidR="00317F91" w:rsidRPr="00FE1278" w:rsidRDefault="00317F91" w:rsidP="00F436E3">
            <w:pPr>
              <w:spacing w:line="240" w:lineRule="auto"/>
              <w:jc w:val="both"/>
              <w:rPr>
                <w:rFonts w:ascii="Arial" w:hAnsi="Arial" w:cs="Arial"/>
                <w:bCs/>
                <w:sz w:val="24"/>
                <w:szCs w:val="24"/>
                <w:lang w:val="es-CL"/>
              </w:rPr>
            </w:pPr>
          </w:p>
          <w:p w14:paraId="4A4FDDB5" w14:textId="77777777" w:rsidR="00317F91" w:rsidRPr="00FE1278" w:rsidRDefault="00317F91" w:rsidP="00F436E3">
            <w:pPr>
              <w:spacing w:line="240" w:lineRule="auto"/>
              <w:jc w:val="both"/>
              <w:rPr>
                <w:rFonts w:ascii="Arial" w:hAnsi="Arial" w:cs="Arial"/>
                <w:sz w:val="24"/>
                <w:szCs w:val="24"/>
                <w:lang w:val="es-CL"/>
              </w:rPr>
            </w:pPr>
            <w:r w:rsidRPr="00FE1278">
              <w:rPr>
                <w:rFonts w:ascii="Arial" w:hAnsi="Arial" w:cs="Arial"/>
                <w:sz w:val="24"/>
                <w:szCs w:val="24"/>
                <w:lang w:val="es-CL"/>
              </w:rPr>
              <w:t>Coordinar</w:t>
            </w:r>
          </w:p>
        </w:tc>
        <w:tc>
          <w:tcPr>
            <w:tcW w:w="963" w:type="pct"/>
          </w:tcPr>
          <w:p w14:paraId="74F955EC" w14:textId="77777777" w:rsidR="00317F91" w:rsidRPr="00FE1278" w:rsidRDefault="00317F91" w:rsidP="00F436E3">
            <w:pPr>
              <w:spacing w:line="240" w:lineRule="auto"/>
              <w:jc w:val="both"/>
              <w:rPr>
                <w:rFonts w:ascii="Arial" w:hAnsi="Arial" w:cs="Arial"/>
                <w:sz w:val="24"/>
                <w:szCs w:val="24"/>
                <w:lang w:val="es-CL"/>
              </w:rPr>
            </w:pPr>
          </w:p>
          <w:p w14:paraId="1C623187" w14:textId="77777777" w:rsidR="00317F91" w:rsidRPr="00FE1278" w:rsidRDefault="00317F91" w:rsidP="00F436E3">
            <w:pPr>
              <w:spacing w:line="240" w:lineRule="auto"/>
              <w:jc w:val="both"/>
              <w:rPr>
                <w:rFonts w:ascii="Arial" w:hAnsi="Arial" w:cs="Arial"/>
                <w:sz w:val="24"/>
                <w:szCs w:val="24"/>
                <w:lang w:val="es-CL"/>
              </w:rPr>
            </w:pPr>
            <w:r w:rsidRPr="00FE1278">
              <w:rPr>
                <w:rFonts w:ascii="Arial" w:hAnsi="Arial" w:cs="Arial"/>
                <w:sz w:val="24"/>
                <w:szCs w:val="24"/>
                <w:lang w:val="es-CL"/>
              </w:rPr>
              <w:t>Ingeniero de Servicio</w:t>
            </w:r>
          </w:p>
        </w:tc>
        <w:tc>
          <w:tcPr>
            <w:tcW w:w="3300" w:type="pct"/>
          </w:tcPr>
          <w:p w14:paraId="7E12C601" w14:textId="77777777" w:rsidR="00317F91" w:rsidRPr="00FE1278" w:rsidRDefault="00317F91" w:rsidP="00F436E3">
            <w:pPr>
              <w:tabs>
                <w:tab w:val="left" w:pos="317"/>
              </w:tabs>
              <w:spacing w:line="240" w:lineRule="auto"/>
              <w:ind w:left="363"/>
              <w:jc w:val="both"/>
              <w:rPr>
                <w:rFonts w:ascii="Arial" w:hAnsi="Arial" w:cs="Arial"/>
                <w:sz w:val="24"/>
                <w:szCs w:val="24"/>
                <w:lang w:val="es-CL"/>
              </w:rPr>
            </w:pPr>
          </w:p>
          <w:p w14:paraId="31431CE2" w14:textId="77777777" w:rsidR="00317F91" w:rsidRPr="00FE1278" w:rsidRDefault="00317F91" w:rsidP="00F85DA8">
            <w:pPr>
              <w:numPr>
                <w:ilvl w:val="0"/>
                <w:numId w:val="12"/>
              </w:numPr>
              <w:tabs>
                <w:tab w:val="left" w:pos="1"/>
                <w:tab w:val="left" w:pos="360"/>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hAnsi="Arial" w:cs="Arial"/>
                <w:sz w:val="24"/>
                <w:szCs w:val="24"/>
                <w:lang w:val="es-CL"/>
              </w:rPr>
            </w:pPr>
            <w:r w:rsidRPr="00FE1278">
              <w:rPr>
                <w:rFonts w:ascii="Arial" w:hAnsi="Arial" w:cs="Arial"/>
                <w:sz w:val="24"/>
                <w:szCs w:val="24"/>
                <w:lang w:val="es-CL"/>
              </w:rPr>
              <w:t xml:space="preserve">Verificar la factibilidad de instalación desde el punto de vista técnico, realizar las conversaciones necesarias para obtener los contactos y salas o box de instalación. </w:t>
            </w:r>
          </w:p>
          <w:p w14:paraId="76B7E224" w14:textId="77777777" w:rsidR="00317F91" w:rsidRPr="00FE1278" w:rsidRDefault="00317F91" w:rsidP="00F85DA8">
            <w:pPr>
              <w:numPr>
                <w:ilvl w:val="0"/>
                <w:numId w:val="12"/>
              </w:numPr>
              <w:tabs>
                <w:tab w:val="left" w:pos="1"/>
                <w:tab w:val="left" w:pos="360"/>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hAnsi="Arial" w:cs="Arial"/>
                <w:sz w:val="24"/>
                <w:szCs w:val="24"/>
                <w:lang w:val="es-CL"/>
              </w:rPr>
            </w:pPr>
            <w:r w:rsidRPr="00FE1278">
              <w:rPr>
                <w:rFonts w:ascii="Arial" w:hAnsi="Arial" w:cs="Arial"/>
                <w:sz w:val="24"/>
                <w:szCs w:val="24"/>
                <w:lang w:val="es-CL"/>
              </w:rPr>
              <w:t xml:space="preserve">Consultar día y hora para el traslado del equipo médico a Servicios Clínico o de apoyo (que cede y recepciona)  </w:t>
            </w:r>
          </w:p>
          <w:p w14:paraId="076B6955" w14:textId="77777777" w:rsidR="00317F91" w:rsidRPr="00FE1278" w:rsidRDefault="00317F91" w:rsidP="00F85DA8">
            <w:pPr>
              <w:numPr>
                <w:ilvl w:val="0"/>
                <w:numId w:val="12"/>
              </w:numPr>
              <w:tabs>
                <w:tab w:val="left" w:pos="1"/>
                <w:tab w:val="left" w:pos="360"/>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hAnsi="Arial" w:cs="Arial"/>
                <w:sz w:val="24"/>
                <w:szCs w:val="24"/>
                <w:lang w:val="es-CL"/>
              </w:rPr>
            </w:pPr>
            <w:r w:rsidRPr="00FE1278">
              <w:rPr>
                <w:rFonts w:ascii="Arial" w:hAnsi="Arial" w:cs="Arial"/>
                <w:sz w:val="24"/>
                <w:szCs w:val="24"/>
                <w:lang w:val="es-CL"/>
              </w:rPr>
              <w:t>Solicitar Técnico de mantenimiento a Coordinador de Laboratorio de equipos médicos con:</w:t>
            </w:r>
          </w:p>
          <w:p w14:paraId="3EB484DF" w14:textId="77777777" w:rsidR="00317F91" w:rsidRPr="00FE1278" w:rsidRDefault="00317F91" w:rsidP="00F85DA8">
            <w:pPr>
              <w:numPr>
                <w:ilvl w:val="0"/>
                <w:numId w:val="16"/>
              </w:numPr>
              <w:tabs>
                <w:tab w:val="left" w:pos="1"/>
                <w:tab w:val="left" w:pos="360"/>
                <w:tab w:val="left" w:pos="459"/>
                <w:tab w:val="left" w:pos="742"/>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t>Fecha y hora para el traslado del equipo médico.</w:t>
            </w:r>
          </w:p>
          <w:p w14:paraId="2E5A322F" w14:textId="77777777" w:rsidR="00317F91" w:rsidRPr="00FE1278" w:rsidRDefault="00317F91" w:rsidP="00F85DA8">
            <w:pPr>
              <w:numPr>
                <w:ilvl w:val="0"/>
                <w:numId w:val="16"/>
              </w:numPr>
              <w:tabs>
                <w:tab w:val="left" w:pos="1"/>
                <w:tab w:val="left" w:pos="360"/>
                <w:tab w:val="left" w:pos="459"/>
                <w:tab w:val="left" w:pos="742"/>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t>Nombre, marca, modelo y serie de equipo médico.</w:t>
            </w:r>
          </w:p>
          <w:p w14:paraId="55440060" w14:textId="77777777" w:rsidR="00317F91" w:rsidRPr="00FE1278" w:rsidRDefault="00317F91" w:rsidP="00F85DA8">
            <w:pPr>
              <w:numPr>
                <w:ilvl w:val="0"/>
                <w:numId w:val="16"/>
              </w:numPr>
              <w:tabs>
                <w:tab w:val="left" w:pos="1"/>
                <w:tab w:val="left" w:pos="360"/>
                <w:tab w:val="left" w:pos="459"/>
                <w:tab w:val="left" w:pos="742"/>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t>Servicio Clínico o de apoyo que entrega y que recepciona, y salas o box en el cual se instalará el equipo médico.</w:t>
            </w:r>
          </w:p>
          <w:p w14:paraId="2CCF51C5" w14:textId="77777777" w:rsidR="00317F91" w:rsidRPr="00FE1278" w:rsidRDefault="00317F91" w:rsidP="00F85DA8">
            <w:pPr>
              <w:numPr>
                <w:ilvl w:val="0"/>
                <w:numId w:val="16"/>
              </w:numPr>
              <w:tabs>
                <w:tab w:val="left" w:pos="1"/>
                <w:tab w:val="left" w:pos="360"/>
                <w:tab w:val="left" w:pos="459"/>
                <w:tab w:val="left" w:pos="742"/>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t>Contacto de Servicios clínico o de apoyo.</w:t>
            </w:r>
          </w:p>
          <w:p w14:paraId="2880C5D0" w14:textId="77777777" w:rsidR="00317F91" w:rsidRPr="00FE1278" w:rsidRDefault="00317F91" w:rsidP="00F85DA8">
            <w:pPr>
              <w:numPr>
                <w:ilvl w:val="0"/>
                <w:numId w:val="16"/>
              </w:numPr>
              <w:tabs>
                <w:tab w:val="left" w:pos="1"/>
                <w:tab w:val="left" w:pos="360"/>
                <w:tab w:val="left" w:pos="459"/>
                <w:tab w:val="left" w:pos="72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t>Observaciones técnicas del traslado.</w:t>
            </w:r>
          </w:p>
        </w:tc>
      </w:tr>
      <w:tr w:rsidR="00317F91" w:rsidRPr="00FE1278" w14:paraId="26A0F321" w14:textId="77777777" w:rsidTr="00930058">
        <w:trPr>
          <w:trHeight w:val="1362"/>
          <w:jc w:val="center"/>
        </w:trPr>
        <w:tc>
          <w:tcPr>
            <w:tcW w:w="737" w:type="pct"/>
          </w:tcPr>
          <w:p w14:paraId="5B416C26" w14:textId="77777777" w:rsidR="00317F91" w:rsidRPr="00FE1278" w:rsidRDefault="00317F91" w:rsidP="00F436E3">
            <w:pPr>
              <w:spacing w:line="240" w:lineRule="auto"/>
              <w:jc w:val="both"/>
              <w:rPr>
                <w:rFonts w:ascii="Arial" w:hAnsi="Arial" w:cs="Arial"/>
                <w:bCs/>
                <w:sz w:val="24"/>
                <w:szCs w:val="24"/>
                <w:lang w:val="es-CL"/>
              </w:rPr>
            </w:pPr>
          </w:p>
          <w:p w14:paraId="77DEE7DC" w14:textId="77777777" w:rsidR="00317F91" w:rsidRPr="00FE1278" w:rsidRDefault="00317F91" w:rsidP="00F436E3">
            <w:pPr>
              <w:spacing w:line="240" w:lineRule="auto"/>
              <w:jc w:val="both"/>
              <w:rPr>
                <w:rFonts w:ascii="Arial" w:hAnsi="Arial" w:cs="Arial"/>
                <w:bCs/>
                <w:sz w:val="24"/>
                <w:szCs w:val="24"/>
                <w:lang w:val="es-CL"/>
              </w:rPr>
            </w:pPr>
            <w:r w:rsidRPr="00FE1278">
              <w:rPr>
                <w:rFonts w:ascii="Arial" w:hAnsi="Arial" w:cs="Arial"/>
                <w:bCs/>
                <w:sz w:val="24"/>
                <w:szCs w:val="24"/>
                <w:lang w:val="es-CL"/>
              </w:rPr>
              <w:t>Asignar</w:t>
            </w:r>
          </w:p>
        </w:tc>
        <w:tc>
          <w:tcPr>
            <w:tcW w:w="963" w:type="pct"/>
          </w:tcPr>
          <w:p w14:paraId="3D71DF01" w14:textId="77777777" w:rsidR="00317F91" w:rsidRPr="00FE1278" w:rsidRDefault="00317F91" w:rsidP="00F436E3">
            <w:pPr>
              <w:spacing w:line="240" w:lineRule="auto"/>
              <w:jc w:val="both"/>
              <w:rPr>
                <w:rFonts w:ascii="Arial" w:hAnsi="Arial" w:cs="Arial"/>
                <w:sz w:val="24"/>
                <w:szCs w:val="24"/>
                <w:lang w:val="es-CL"/>
              </w:rPr>
            </w:pPr>
          </w:p>
          <w:p w14:paraId="5484FB69" w14:textId="77777777" w:rsidR="00317F91" w:rsidRPr="00FE1278" w:rsidRDefault="00317F91" w:rsidP="00F436E3">
            <w:pPr>
              <w:spacing w:line="240" w:lineRule="auto"/>
              <w:jc w:val="both"/>
              <w:rPr>
                <w:rFonts w:ascii="Arial" w:hAnsi="Arial" w:cs="Arial"/>
                <w:sz w:val="24"/>
                <w:szCs w:val="24"/>
                <w:lang w:val="es-CL"/>
              </w:rPr>
            </w:pPr>
            <w:r w:rsidRPr="00FE1278">
              <w:rPr>
                <w:rFonts w:ascii="Arial" w:hAnsi="Arial" w:cs="Arial"/>
                <w:sz w:val="24"/>
                <w:szCs w:val="24"/>
                <w:lang w:val="es-CL"/>
              </w:rPr>
              <w:t>Coordinador de Laboratorio de equipos médicos</w:t>
            </w:r>
          </w:p>
        </w:tc>
        <w:tc>
          <w:tcPr>
            <w:tcW w:w="3300" w:type="pct"/>
          </w:tcPr>
          <w:p w14:paraId="0CADC104" w14:textId="77777777" w:rsidR="00317F91" w:rsidRPr="00FE1278" w:rsidRDefault="00317F91" w:rsidP="00F436E3">
            <w:pPr>
              <w:tabs>
                <w:tab w:val="left" w:pos="459"/>
              </w:tabs>
              <w:spacing w:line="240" w:lineRule="auto"/>
              <w:ind w:left="459"/>
              <w:jc w:val="both"/>
              <w:rPr>
                <w:rFonts w:ascii="Arial" w:hAnsi="Arial" w:cs="Arial"/>
                <w:sz w:val="24"/>
                <w:szCs w:val="24"/>
                <w:lang w:val="es-CL"/>
              </w:rPr>
            </w:pPr>
          </w:p>
          <w:p w14:paraId="00D27014" w14:textId="77777777" w:rsidR="00317F91" w:rsidRPr="00FE1278" w:rsidRDefault="00317F91" w:rsidP="00F85DA8">
            <w:pPr>
              <w:numPr>
                <w:ilvl w:val="0"/>
                <w:numId w:val="17"/>
              </w:numPr>
              <w:tabs>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459" w:hanging="426"/>
              <w:jc w:val="both"/>
              <w:textAlignment w:val="baseline"/>
              <w:rPr>
                <w:rFonts w:ascii="Arial" w:hAnsi="Arial" w:cs="Arial"/>
                <w:sz w:val="24"/>
                <w:szCs w:val="24"/>
                <w:lang w:val="es-CL"/>
              </w:rPr>
            </w:pPr>
            <w:r w:rsidRPr="00FE1278">
              <w:rPr>
                <w:rFonts w:ascii="Arial" w:hAnsi="Arial" w:cs="Arial"/>
                <w:sz w:val="24"/>
                <w:szCs w:val="24"/>
                <w:lang w:val="es-CL"/>
              </w:rPr>
              <w:t>Verificar agenda de técnicos de mantenimiento y asignar solicitud asignando correlativo en planilla de Requerimientos de asistencias técnicas (PRT).</w:t>
            </w:r>
          </w:p>
          <w:p w14:paraId="24225688" w14:textId="77777777" w:rsidR="00317F91" w:rsidRPr="00FE1278" w:rsidRDefault="00317F91" w:rsidP="00F85DA8">
            <w:pPr>
              <w:numPr>
                <w:ilvl w:val="0"/>
                <w:numId w:val="17"/>
              </w:numPr>
              <w:tabs>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459" w:hanging="426"/>
              <w:jc w:val="both"/>
              <w:textAlignment w:val="baseline"/>
              <w:rPr>
                <w:rFonts w:ascii="Arial" w:hAnsi="Arial" w:cs="Arial"/>
                <w:sz w:val="24"/>
                <w:szCs w:val="24"/>
                <w:lang w:val="es-CL"/>
              </w:rPr>
            </w:pPr>
            <w:r w:rsidRPr="00FE1278">
              <w:rPr>
                <w:rFonts w:ascii="Arial" w:hAnsi="Arial" w:cs="Arial"/>
                <w:sz w:val="24"/>
                <w:szCs w:val="24"/>
                <w:lang w:val="es-CL"/>
              </w:rPr>
              <w:t>Informar vía email a:</w:t>
            </w:r>
          </w:p>
          <w:p w14:paraId="545E59C7" w14:textId="77777777" w:rsidR="00317F91" w:rsidRPr="00FE1278" w:rsidRDefault="00317F91" w:rsidP="00F85DA8">
            <w:pPr>
              <w:numPr>
                <w:ilvl w:val="0"/>
                <w:numId w:val="23"/>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1123"/>
              <w:jc w:val="both"/>
              <w:textAlignment w:val="baseline"/>
              <w:rPr>
                <w:rFonts w:ascii="Arial" w:hAnsi="Arial" w:cs="Arial"/>
                <w:sz w:val="24"/>
                <w:szCs w:val="24"/>
                <w:lang w:val="es-CL"/>
              </w:rPr>
            </w:pPr>
            <w:r w:rsidRPr="00FE1278">
              <w:rPr>
                <w:rFonts w:ascii="Arial" w:hAnsi="Arial" w:cs="Arial"/>
                <w:sz w:val="24"/>
                <w:szCs w:val="24"/>
                <w:lang w:val="es-CL"/>
              </w:rPr>
              <w:t>Técnico de mantenimiento:</w:t>
            </w:r>
          </w:p>
          <w:p w14:paraId="42A6F961" w14:textId="77777777" w:rsidR="00317F91" w:rsidRPr="00FE1278" w:rsidRDefault="00317F91" w:rsidP="00F85DA8">
            <w:pPr>
              <w:numPr>
                <w:ilvl w:val="0"/>
                <w:numId w:val="24"/>
              </w:numPr>
              <w:tabs>
                <w:tab w:val="left" w:pos="1"/>
                <w:tab w:val="left" w:pos="360"/>
                <w:tab w:val="left" w:pos="459"/>
                <w:tab w:val="left" w:pos="102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21" w:firstLine="21"/>
              <w:jc w:val="both"/>
              <w:textAlignment w:val="baseline"/>
              <w:rPr>
                <w:rFonts w:ascii="Arial" w:hAnsi="Arial" w:cs="Arial"/>
                <w:sz w:val="24"/>
                <w:szCs w:val="24"/>
                <w:lang w:val="es-CL"/>
              </w:rPr>
            </w:pPr>
            <w:r w:rsidRPr="00FE1278">
              <w:rPr>
                <w:rFonts w:ascii="Arial" w:hAnsi="Arial" w:cs="Arial"/>
                <w:sz w:val="24"/>
                <w:szCs w:val="24"/>
                <w:lang w:val="es-CL"/>
              </w:rPr>
              <w:t>Nombre, marca, modelo y serie de equipo médico.</w:t>
            </w:r>
          </w:p>
          <w:p w14:paraId="1AB9C460" w14:textId="77777777" w:rsidR="00317F91" w:rsidRPr="00FE1278" w:rsidRDefault="00317F91" w:rsidP="00F85DA8">
            <w:pPr>
              <w:numPr>
                <w:ilvl w:val="0"/>
                <w:numId w:val="24"/>
              </w:numPr>
              <w:tabs>
                <w:tab w:val="left" w:pos="1"/>
                <w:tab w:val="left" w:pos="360"/>
                <w:tab w:val="left" w:pos="459"/>
                <w:tab w:val="left" w:pos="102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1026" w:hanging="284"/>
              <w:jc w:val="both"/>
              <w:textAlignment w:val="baseline"/>
              <w:rPr>
                <w:rFonts w:ascii="Arial" w:hAnsi="Arial" w:cs="Arial"/>
                <w:sz w:val="24"/>
                <w:szCs w:val="24"/>
                <w:lang w:val="es-CL"/>
              </w:rPr>
            </w:pPr>
            <w:r w:rsidRPr="00FE1278">
              <w:rPr>
                <w:rFonts w:ascii="Arial" w:hAnsi="Arial" w:cs="Arial"/>
                <w:sz w:val="24"/>
                <w:szCs w:val="24"/>
                <w:lang w:val="es-CL"/>
              </w:rPr>
              <w:lastRenderedPageBreak/>
              <w:t>Fecha y hora acordada para el traslado del equipo médico.</w:t>
            </w:r>
          </w:p>
          <w:p w14:paraId="63AF4AF3" w14:textId="77777777" w:rsidR="00317F91" w:rsidRPr="00FE1278" w:rsidRDefault="00317F91" w:rsidP="00F85DA8">
            <w:pPr>
              <w:numPr>
                <w:ilvl w:val="0"/>
                <w:numId w:val="24"/>
              </w:numPr>
              <w:tabs>
                <w:tab w:val="left" w:pos="1"/>
                <w:tab w:val="left" w:pos="360"/>
                <w:tab w:val="left" w:pos="459"/>
                <w:tab w:val="left" w:pos="102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1026" w:hanging="284"/>
              <w:jc w:val="both"/>
              <w:textAlignment w:val="baseline"/>
              <w:rPr>
                <w:rFonts w:ascii="Arial" w:hAnsi="Arial" w:cs="Arial"/>
                <w:sz w:val="24"/>
                <w:szCs w:val="24"/>
                <w:lang w:val="es-CL"/>
              </w:rPr>
            </w:pPr>
            <w:r w:rsidRPr="00FE1278">
              <w:rPr>
                <w:rFonts w:ascii="Arial" w:hAnsi="Arial" w:cs="Arial"/>
                <w:sz w:val="24"/>
                <w:szCs w:val="24"/>
                <w:lang w:val="es-CL"/>
              </w:rPr>
              <w:t>Servicio Clínico o de apoyo que entrega y que recepciona y salas o box en el cual se instalará el equipo médico.</w:t>
            </w:r>
          </w:p>
          <w:p w14:paraId="56DB2F55" w14:textId="77777777" w:rsidR="00317F91" w:rsidRPr="00FE1278" w:rsidRDefault="00317F91" w:rsidP="00F85DA8">
            <w:pPr>
              <w:numPr>
                <w:ilvl w:val="0"/>
                <w:numId w:val="24"/>
              </w:numPr>
              <w:tabs>
                <w:tab w:val="left" w:pos="1"/>
                <w:tab w:val="left" w:pos="360"/>
                <w:tab w:val="left" w:pos="459"/>
                <w:tab w:val="left" w:pos="102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21" w:firstLine="21"/>
              <w:jc w:val="both"/>
              <w:textAlignment w:val="baseline"/>
              <w:rPr>
                <w:rFonts w:ascii="Arial" w:hAnsi="Arial" w:cs="Arial"/>
                <w:sz w:val="24"/>
                <w:szCs w:val="24"/>
                <w:lang w:val="es-CL"/>
              </w:rPr>
            </w:pPr>
            <w:r w:rsidRPr="00FE1278">
              <w:rPr>
                <w:rFonts w:ascii="Arial" w:hAnsi="Arial" w:cs="Arial"/>
                <w:sz w:val="24"/>
                <w:szCs w:val="24"/>
                <w:lang w:val="es-CL"/>
              </w:rPr>
              <w:t>Contacto de Servicios clínico o de apoyo.</w:t>
            </w:r>
          </w:p>
          <w:p w14:paraId="31B3AEAA" w14:textId="77777777" w:rsidR="00317F91" w:rsidRPr="00FE1278" w:rsidRDefault="00317F91" w:rsidP="00F85DA8">
            <w:pPr>
              <w:numPr>
                <w:ilvl w:val="0"/>
                <w:numId w:val="24"/>
              </w:numPr>
              <w:tabs>
                <w:tab w:val="left" w:pos="1"/>
                <w:tab w:val="left" w:pos="360"/>
                <w:tab w:val="left" w:pos="459"/>
                <w:tab w:val="left" w:pos="102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1026" w:hanging="284"/>
              <w:jc w:val="both"/>
              <w:textAlignment w:val="baseline"/>
              <w:rPr>
                <w:rFonts w:ascii="Arial" w:hAnsi="Arial" w:cs="Arial"/>
                <w:sz w:val="24"/>
                <w:szCs w:val="24"/>
                <w:lang w:val="es-CL"/>
              </w:rPr>
            </w:pPr>
            <w:r w:rsidRPr="00FE1278">
              <w:rPr>
                <w:rFonts w:ascii="Arial" w:hAnsi="Arial" w:cs="Arial"/>
                <w:sz w:val="24"/>
                <w:szCs w:val="24"/>
                <w:lang w:val="es-CL"/>
              </w:rPr>
              <w:t>Observaciones técnicas del traslado a salas o box en las cuales se instalará.</w:t>
            </w:r>
          </w:p>
          <w:p w14:paraId="554080FB" w14:textId="77777777" w:rsidR="00317F91" w:rsidRPr="00FE1278" w:rsidRDefault="00317F91" w:rsidP="00F85DA8">
            <w:pPr>
              <w:numPr>
                <w:ilvl w:val="0"/>
                <w:numId w:val="23"/>
              </w:numPr>
              <w:tabs>
                <w:tab w:val="left" w:pos="1"/>
                <w:tab w:val="left" w:pos="360"/>
                <w:tab w:val="left" w:pos="726"/>
                <w:tab w:val="left" w:pos="108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425"/>
              <w:jc w:val="both"/>
              <w:textAlignment w:val="baseline"/>
              <w:rPr>
                <w:rFonts w:ascii="Arial" w:hAnsi="Arial" w:cs="Arial"/>
                <w:sz w:val="24"/>
                <w:szCs w:val="24"/>
                <w:lang w:val="es-CL"/>
              </w:rPr>
            </w:pPr>
            <w:r w:rsidRPr="00FE1278">
              <w:rPr>
                <w:rFonts w:ascii="Arial" w:hAnsi="Arial" w:cs="Arial"/>
                <w:sz w:val="24"/>
                <w:szCs w:val="24"/>
                <w:lang w:val="es-CL"/>
              </w:rPr>
              <w:t xml:space="preserve">Ingeniero de servicio: Notificar el Técnico de mantenimiento asignado. </w:t>
            </w:r>
          </w:p>
        </w:tc>
      </w:tr>
      <w:tr w:rsidR="00317F91" w:rsidRPr="00FE1278" w14:paraId="7E4819D8" w14:textId="77777777" w:rsidTr="00930058">
        <w:trPr>
          <w:trHeight w:val="1362"/>
          <w:jc w:val="center"/>
        </w:trPr>
        <w:tc>
          <w:tcPr>
            <w:tcW w:w="737" w:type="pct"/>
          </w:tcPr>
          <w:p w14:paraId="079BF995" w14:textId="77777777" w:rsidR="00317F91" w:rsidRPr="00FE1278" w:rsidRDefault="00317F91" w:rsidP="00F436E3">
            <w:pPr>
              <w:spacing w:line="240" w:lineRule="auto"/>
              <w:jc w:val="both"/>
              <w:rPr>
                <w:rFonts w:ascii="Arial" w:hAnsi="Arial" w:cs="Arial"/>
                <w:bCs/>
                <w:sz w:val="24"/>
                <w:szCs w:val="24"/>
                <w:lang w:val="es-CL"/>
              </w:rPr>
            </w:pPr>
          </w:p>
          <w:p w14:paraId="05C26C46" w14:textId="77777777" w:rsidR="00317F91" w:rsidRPr="00FE1278" w:rsidRDefault="00317F91" w:rsidP="00F436E3">
            <w:pPr>
              <w:spacing w:line="240" w:lineRule="auto"/>
              <w:jc w:val="both"/>
              <w:rPr>
                <w:rFonts w:ascii="Arial" w:hAnsi="Arial" w:cs="Arial"/>
                <w:bCs/>
                <w:sz w:val="24"/>
                <w:szCs w:val="24"/>
                <w:lang w:val="es-CL"/>
              </w:rPr>
            </w:pPr>
            <w:r w:rsidRPr="00FE1278">
              <w:rPr>
                <w:rFonts w:ascii="Arial" w:hAnsi="Arial" w:cs="Arial"/>
                <w:bCs/>
                <w:sz w:val="24"/>
                <w:szCs w:val="24"/>
                <w:lang w:val="es-CL"/>
              </w:rPr>
              <w:t>Realizar traslado</w:t>
            </w:r>
          </w:p>
        </w:tc>
        <w:tc>
          <w:tcPr>
            <w:tcW w:w="963" w:type="pct"/>
          </w:tcPr>
          <w:p w14:paraId="0EC0742D" w14:textId="77777777" w:rsidR="00317F91" w:rsidRPr="00FE1278" w:rsidRDefault="00317F91" w:rsidP="00F436E3">
            <w:pPr>
              <w:spacing w:line="240" w:lineRule="auto"/>
              <w:jc w:val="both"/>
              <w:rPr>
                <w:rFonts w:ascii="Arial" w:hAnsi="Arial" w:cs="Arial"/>
                <w:sz w:val="24"/>
                <w:szCs w:val="24"/>
                <w:lang w:val="es-CL"/>
              </w:rPr>
            </w:pPr>
          </w:p>
          <w:p w14:paraId="0835A56A" w14:textId="77777777" w:rsidR="00317F91" w:rsidRPr="00FE1278" w:rsidRDefault="00317F91" w:rsidP="00F436E3">
            <w:pPr>
              <w:spacing w:line="240" w:lineRule="auto"/>
              <w:jc w:val="both"/>
              <w:rPr>
                <w:rFonts w:ascii="Arial" w:hAnsi="Arial" w:cs="Arial"/>
                <w:sz w:val="24"/>
                <w:szCs w:val="24"/>
                <w:lang w:val="es-CL"/>
              </w:rPr>
            </w:pPr>
            <w:r w:rsidRPr="00FE1278">
              <w:rPr>
                <w:rFonts w:ascii="Arial" w:hAnsi="Arial" w:cs="Arial"/>
                <w:sz w:val="24"/>
                <w:szCs w:val="24"/>
                <w:lang w:val="es-CL"/>
              </w:rPr>
              <w:t>Técnico de mantenimiento</w:t>
            </w:r>
          </w:p>
        </w:tc>
        <w:tc>
          <w:tcPr>
            <w:tcW w:w="3300" w:type="pct"/>
          </w:tcPr>
          <w:p w14:paraId="0D17766E" w14:textId="77777777" w:rsidR="00317F91" w:rsidRPr="00FE1278" w:rsidRDefault="00317F91" w:rsidP="00F436E3">
            <w:pPr>
              <w:tabs>
                <w:tab w:val="left" w:pos="459"/>
              </w:tabs>
              <w:spacing w:line="240" w:lineRule="auto"/>
              <w:jc w:val="both"/>
              <w:rPr>
                <w:rFonts w:ascii="Arial" w:hAnsi="Arial" w:cs="Arial"/>
                <w:sz w:val="24"/>
                <w:szCs w:val="24"/>
                <w:lang w:val="es-CL"/>
              </w:rPr>
            </w:pPr>
          </w:p>
          <w:p w14:paraId="5826FFCC" w14:textId="77777777" w:rsidR="00317F91" w:rsidRPr="00FE1278" w:rsidRDefault="00317F91" w:rsidP="00F85DA8">
            <w:pPr>
              <w:numPr>
                <w:ilvl w:val="0"/>
                <w:numId w:val="19"/>
              </w:numPr>
              <w:tabs>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459" w:hanging="426"/>
              <w:jc w:val="both"/>
              <w:textAlignment w:val="baseline"/>
              <w:rPr>
                <w:rFonts w:ascii="Arial" w:hAnsi="Arial" w:cs="Arial"/>
                <w:sz w:val="24"/>
                <w:szCs w:val="24"/>
                <w:lang w:val="es-CL"/>
              </w:rPr>
            </w:pPr>
            <w:r w:rsidRPr="00FE1278">
              <w:rPr>
                <w:rFonts w:ascii="Arial" w:hAnsi="Arial" w:cs="Arial"/>
                <w:sz w:val="24"/>
                <w:szCs w:val="24"/>
                <w:lang w:val="es-CL"/>
              </w:rPr>
              <w:t>Retirar el equipo médico con Acta de retiros (AR) y solicitar las firmas correspondientes, tomar como precaución en el traslado las observaciones técnicas entregadas por Ingeniero de Servicio.</w:t>
            </w:r>
          </w:p>
          <w:p w14:paraId="6B302AE5" w14:textId="77777777" w:rsidR="00317F91" w:rsidRPr="00FE1278" w:rsidRDefault="00317F91" w:rsidP="00F85DA8">
            <w:pPr>
              <w:numPr>
                <w:ilvl w:val="0"/>
                <w:numId w:val="19"/>
              </w:numPr>
              <w:tabs>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459" w:hanging="426"/>
              <w:jc w:val="both"/>
              <w:textAlignment w:val="baseline"/>
              <w:rPr>
                <w:rFonts w:ascii="Arial" w:hAnsi="Arial" w:cs="Arial"/>
                <w:sz w:val="24"/>
                <w:szCs w:val="24"/>
                <w:lang w:val="es-CL"/>
              </w:rPr>
            </w:pPr>
            <w:r w:rsidRPr="00FE1278">
              <w:rPr>
                <w:rFonts w:ascii="Arial" w:hAnsi="Arial" w:cs="Arial"/>
                <w:sz w:val="24"/>
                <w:szCs w:val="24"/>
                <w:lang w:val="es-CL"/>
              </w:rPr>
              <w:t>Entregar equipo médico con Acta de entregas (AE) y solicitar las firmas correspondientes, tomar como precaución en la instalación las observaciones técnicas entregadas por Ingeniero de Servicio.</w:t>
            </w:r>
          </w:p>
          <w:p w14:paraId="31EA81B6" w14:textId="77777777" w:rsidR="00317F91" w:rsidRPr="00FE1278" w:rsidRDefault="00317F91" w:rsidP="00F85DA8">
            <w:pPr>
              <w:numPr>
                <w:ilvl w:val="0"/>
                <w:numId w:val="19"/>
              </w:numPr>
              <w:tabs>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459" w:hanging="426"/>
              <w:jc w:val="both"/>
              <w:textAlignment w:val="baseline"/>
              <w:rPr>
                <w:rFonts w:ascii="Arial" w:hAnsi="Arial" w:cs="Arial"/>
                <w:sz w:val="24"/>
                <w:szCs w:val="24"/>
                <w:lang w:val="es-CL"/>
              </w:rPr>
            </w:pPr>
            <w:r w:rsidRPr="00FE1278">
              <w:rPr>
                <w:rFonts w:ascii="Arial" w:hAnsi="Arial" w:cs="Arial"/>
                <w:sz w:val="24"/>
                <w:szCs w:val="24"/>
                <w:lang w:val="es-CL"/>
              </w:rPr>
              <w:t>Informar del traslado a:</w:t>
            </w:r>
          </w:p>
          <w:p w14:paraId="0C7EF9F6" w14:textId="77777777" w:rsidR="00317F91" w:rsidRPr="00FE1278" w:rsidRDefault="00317F91" w:rsidP="00F85DA8">
            <w:pPr>
              <w:numPr>
                <w:ilvl w:val="0"/>
                <w:numId w:val="18"/>
              </w:numPr>
              <w:tabs>
                <w:tab w:val="left" w:pos="459"/>
                <w:tab w:val="left" w:pos="72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t>Ingeniero de Servicio a través de la entrega del Acta de entrega y retiros (AE y AR).</w:t>
            </w:r>
          </w:p>
        </w:tc>
      </w:tr>
      <w:tr w:rsidR="00317F91" w:rsidRPr="00FE1278" w14:paraId="5CF9400D" w14:textId="77777777" w:rsidTr="00930058">
        <w:trPr>
          <w:trHeight w:val="1362"/>
          <w:jc w:val="center"/>
        </w:trPr>
        <w:tc>
          <w:tcPr>
            <w:tcW w:w="737" w:type="pct"/>
          </w:tcPr>
          <w:p w14:paraId="2F147E9D" w14:textId="77777777" w:rsidR="00317F91" w:rsidRPr="00FE1278" w:rsidRDefault="00317F91" w:rsidP="00F436E3">
            <w:pPr>
              <w:spacing w:line="240" w:lineRule="auto"/>
              <w:jc w:val="both"/>
              <w:rPr>
                <w:rFonts w:ascii="Arial" w:hAnsi="Arial" w:cs="Arial"/>
                <w:bCs/>
                <w:sz w:val="24"/>
                <w:szCs w:val="24"/>
              </w:rPr>
            </w:pPr>
          </w:p>
          <w:p w14:paraId="404A0C5A" w14:textId="77777777" w:rsidR="00317F91" w:rsidRPr="00FE1278" w:rsidRDefault="00317F91" w:rsidP="00F436E3">
            <w:pPr>
              <w:spacing w:line="240" w:lineRule="auto"/>
              <w:jc w:val="both"/>
              <w:rPr>
                <w:rFonts w:ascii="Arial" w:hAnsi="Arial" w:cs="Arial"/>
                <w:bCs/>
                <w:sz w:val="24"/>
                <w:szCs w:val="24"/>
              </w:rPr>
            </w:pPr>
            <w:r w:rsidRPr="00FE1278">
              <w:rPr>
                <w:rFonts w:ascii="Arial" w:hAnsi="Arial" w:cs="Arial"/>
                <w:bCs/>
                <w:sz w:val="24"/>
                <w:szCs w:val="24"/>
              </w:rPr>
              <w:t>Documentar</w:t>
            </w:r>
          </w:p>
        </w:tc>
        <w:tc>
          <w:tcPr>
            <w:tcW w:w="963" w:type="pct"/>
          </w:tcPr>
          <w:p w14:paraId="73C89ED3" w14:textId="77777777" w:rsidR="00317F91" w:rsidRPr="00FE1278" w:rsidRDefault="00317F91" w:rsidP="00F436E3">
            <w:pPr>
              <w:spacing w:line="240" w:lineRule="auto"/>
              <w:jc w:val="both"/>
              <w:rPr>
                <w:rFonts w:ascii="Arial" w:hAnsi="Arial" w:cs="Arial"/>
                <w:sz w:val="24"/>
                <w:szCs w:val="24"/>
                <w:lang w:val="es-CL"/>
              </w:rPr>
            </w:pPr>
          </w:p>
          <w:p w14:paraId="72820574" w14:textId="77777777" w:rsidR="00317F91" w:rsidRPr="00FE1278" w:rsidRDefault="00317F91" w:rsidP="00F436E3">
            <w:pPr>
              <w:spacing w:line="240" w:lineRule="auto"/>
              <w:jc w:val="both"/>
              <w:rPr>
                <w:rFonts w:ascii="Arial" w:hAnsi="Arial" w:cs="Arial"/>
                <w:sz w:val="24"/>
                <w:szCs w:val="24"/>
                <w:lang w:val="es-CL"/>
              </w:rPr>
            </w:pPr>
            <w:r w:rsidRPr="00FE1278">
              <w:rPr>
                <w:rFonts w:ascii="Arial" w:hAnsi="Arial" w:cs="Arial"/>
                <w:sz w:val="24"/>
                <w:szCs w:val="24"/>
                <w:lang w:val="es-CL"/>
              </w:rPr>
              <w:t>Ingeniero de Servicio</w:t>
            </w:r>
          </w:p>
        </w:tc>
        <w:tc>
          <w:tcPr>
            <w:tcW w:w="3300" w:type="pct"/>
          </w:tcPr>
          <w:p w14:paraId="01181646" w14:textId="77777777" w:rsidR="00317F91" w:rsidRPr="00FE1278" w:rsidRDefault="00317F91" w:rsidP="00F436E3">
            <w:pPr>
              <w:tabs>
                <w:tab w:val="left" w:pos="0"/>
                <w:tab w:val="left" w:pos="207"/>
              </w:tabs>
              <w:spacing w:line="240" w:lineRule="auto"/>
              <w:ind w:left="349"/>
              <w:jc w:val="both"/>
              <w:rPr>
                <w:rFonts w:ascii="Arial" w:hAnsi="Arial" w:cs="Arial"/>
                <w:sz w:val="24"/>
                <w:szCs w:val="24"/>
                <w:lang w:val="es-CL"/>
              </w:rPr>
            </w:pPr>
          </w:p>
          <w:p w14:paraId="141B3AE6" w14:textId="77777777" w:rsidR="00317F91" w:rsidRPr="00FE1278" w:rsidRDefault="00317F91" w:rsidP="00F85DA8">
            <w:pPr>
              <w:numPr>
                <w:ilvl w:val="0"/>
                <w:numId w:val="13"/>
              </w:numPr>
              <w:tabs>
                <w:tab w:val="left" w:pos="34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hAnsi="Arial" w:cs="Arial"/>
                <w:sz w:val="24"/>
                <w:szCs w:val="24"/>
                <w:lang w:val="es-CL"/>
              </w:rPr>
            </w:pPr>
            <w:r w:rsidRPr="00FE1278">
              <w:rPr>
                <w:rFonts w:ascii="Arial" w:hAnsi="Arial" w:cs="Arial"/>
                <w:sz w:val="24"/>
                <w:szCs w:val="24"/>
                <w:lang w:val="es-CL"/>
              </w:rPr>
              <w:t>Informar de traslado de equipo médico a:</w:t>
            </w:r>
          </w:p>
          <w:p w14:paraId="73AF3742" w14:textId="77777777" w:rsidR="00317F91" w:rsidRPr="00FE1278" w:rsidRDefault="00317F91" w:rsidP="00F85DA8">
            <w:pPr>
              <w:numPr>
                <w:ilvl w:val="0"/>
                <w:numId w:val="20"/>
              </w:numPr>
              <w:tabs>
                <w:tab w:val="left" w:pos="349"/>
                <w:tab w:val="left" w:pos="742"/>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752"/>
              <w:jc w:val="both"/>
              <w:textAlignment w:val="baseline"/>
              <w:rPr>
                <w:rFonts w:ascii="Arial" w:hAnsi="Arial" w:cs="Arial"/>
                <w:sz w:val="24"/>
                <w:szCs w:val="24"/>
                <w:lang w:val="es-CL"/>
              </w:rPr>
            </w:pPr>
            <w:r w:rsidRPr="00FE1278">
              <w:rPr>
                <w:rFonts w:ascii="Arial" w:hAnsi="Arial" w:cs="Arial"/>
                <w:sz w:val="24"/>
                <w:szCs w:val="24"/>
                <w:lang w:val="es-CL"/>
              </w:rPr>
              <w:t>Jefe de Sub Departamento de Activos Fijos y Jefe de Ingeniería biomédica.</w:t>
            </w:r>
          </w:p>
          <w:p w14:paraId="23E7E30A" w14:textId="77777777" w:rsidR="00317F91" w:rsidRPr="00FE1278" w:rsidRDefault="00317F91" w:rsidP="00F85DA8">
            <w:pPr>
              <w:numPr>
                <w:ilvl w:val="0"/>
                <w:numId w:val="20"/>
              </w:numPr>
              <w:tabs>
                <w:tab w:val="left" w:pos="349"/>
                <w:tab w:val="left" w:pos="742"/>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425"/>
              <w:jc w:val="both"/>
              <w:textAlignment w:val="baseline"/>
              <w:rPr>
                <w:rFonts w:ascii="Arial" w:hAnsi="Arial" w:cs="Arial"/>
                <w:sz w:val="24"/>
                <w:szCs w:val="24"/>
                <w:lang w:val="es-CL"/>
              </w:rPr>
            </w:pPr>
            <w:r w:rsidRPr="00FE1278">
              <w:rPr>
                <w:rFonts w:ascii="Arial" w:hAnsi="Arial" w:cs="Arial"/>
                <w:sz w:val="24"/>
                <w:szCs w:val="24"/>
                <w:lang w:val="es-CL"/>
              </w:rPr>
              <w:t>Coordinador de Gestión del mantenimiento: Enviar vía correo electrónico el nombre, marca modelo serie del equipo médico y Servicio que recepciona y el número del acta de Sub-Departamento de Activos fijos.</w:t>
            </w:r>
          </w:p>
          <w:p w14:paraId="11FDC2D7" w14:textId="77777777" w:rsidR="00317F91" w:rsidRPr="00FE1278" w:rsidRDefault="00317F91" w:rsidP="00F85DA8">
            <w:pPr>
              <w:numPr>
                <w:ilvl w:val="0"/>
                <w:numId w:val="20"/>
              </w:numPr>
              <w:tabs>
                <w:tab w:val="left" w:pos="349"/>
                <w:tab w:val="left" w:pos="742"/>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425"/>
              <w:jc w:val="both"/>
              <w:textAlignment w:val="baseline"/>
              <w:rPr>
                <w:rFonts w:ascii="Arial" w:hAnsi="Arial" w:cs="Arial"/>
                <w:sz w:val="24"/>
                <w:szCs w:val="24"/>
                <w:lang w:val="es-CL"/>
              </w:rPr>
            </w:pPr>
            <w:r w:rsidRPr="00FE1278">
              <w:rPr>
                <w:rFonts w:ascii="Arial" w:hAnsi="Arial" w:cs="Arial"/>
                <w:sz w:val="24"/>
                <w:szCs w:val="24"/>
                <w:lang w:val="es-CL"/>
              </w:rPr>
              <w:t>Coordinador de Laboratorio de equipos médicos a través de correo electrónico.</w:t>
            </w:r>
          </w:p>
          <w:p w14:paraId="4F285B2A" w14:textId="77777777" w:rsidR="00317F91" w:rsidRPr="00FE1278" w:rsidRDefault="00317F91" w:rsidP="00F85DA8">
            <w:pPr>
              <w:numPr>
                <w:ilvl w:val="0"/>
                <w:numId w:val="13"/>
              </w:numPr>
              <w:tabs>
                <w:tab w:val="left" w:pos="1"/>
                <w:tab w:val="left" w:pos="207"/>
                <w:tab w:val="left" w:pos="317"/>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hanging="284"/>
              <w:jc w:val="both"/>
              <w:textAlignment w:val="baseline"/>
              <w:rPr>
                <w:rFonts w:ascii="Arial" w:hAnsi="Arial" w:cs="Arial"/>
                <w:sz w:val="24"/>
                <w:szCs w:val="24"/>
                <w:lang w:val="es-CL"/>
              </w:rPr>
            </w:pPr>
            <w:r w:rsidRPr="00FE1278">
              <w:rPr>
                <w:rFonts w:ascii="Arial" w:hAnsi="Arial" w:cs="Arial"/>
                <w:sz w:val="24"/>
                <w:szCs w:val="24"/>
                <w:lang w:val="es-CL"/>
              </w:rPr>
              <w:t>Guardar un ejemplar en archivador de mantenimientos del Servicio clínico o de apoyo que recepciona el equipo médico lo siguiente:</w:t>
            </w:r>
          </w:p>
          <w:p w14:paraId="5A3E48C7" w14:textId="77777777" w:rsidR="00317F91" w:rsidRPr="00FE1278" w:rsidRDefault="00317F91" w:rsidP="00F85DA8">
            <w:pPr>
              <w:numPr>
                <w:ilvl w:val="0"/>
                <w:numId w:val="21"/>
              </w:numPr>
              <w:tabs>
                <w:tab w:val="left" w:pos="1"/>
                <w:tab w:val="left" w:pos="207"/>
                <w:tab w:val="left" w:pos="317"/>
                <w:tab w:val="left" w:pos="74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t>Acta de traslado, AT.</w:t>
            </w:r>
          </w:p>
          <w:p w14:paraId="227AD110" w14:textId="77777777" w:rsidR="00317F91" w:rsidRPr="00FE1278" w:rsidRDefault="00317F91" w:rsidP="00F85DA8">
            <w:pPr>
              <w:numPr>
                <w:ilvl w:val="0"/>
                <w:numId w:val="21"/>
              </w:numPr>
              <w:tabs>
                <w:tab w:val="left" w:pos="1"/>
                <w:tab w:val="left" w:pos="207"/>
                <w:tab w:val="left" w:pos="317"/>
                <w:tab w:val="left" w:pos="74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lastRenderedPageBreak/>
              <w:t>Acta de retiro, AR.</w:t>
            </w:r>
          </w:p>
          <w:p w14:paraId="5CB31353" w14:textId="77777777" w:rsidR="00317F91" w:rsidRPr="00FE1278" w:rsidRDefault="00317F91" w:rsidP="00F85DA8">
            <w:pPr>
              <w:numPr>
                <w:ilvl w:val="0"/>
                <w:numId w:val="21"/>
              </w:numPr>
              <w:tabs>
                <w:tab w:val="left" w:pos="1"/>
                <w:tab w:val="left" w:pos="207"/>
                <w:tab w:val="left" w:pos="317"/>
                <w:tab w:val="left" w:pos="726"/>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t>Acta de entrega, AE.</w:t>
            </w:r>
          </w:p>
        </w:tc>
      </w:tr>
      <w:tr w:rsidR="00317F91" w:rsidRPr="00FE1278" w14:paraId="019DBB6D" w14:textId="77777777" w:rsidTr="00930058">
        <w:trPr>
          <w:trHeight w:val="1362"/>
          <w:jc w:val="center"/>
        </w:trPr>
        <w:tc>
          <w:tcPr>
            <w:tcW w:w="737" w:type="pct"/>
          </w:tcPr>
          <w:p w14:paraId="611B17F3" w14:textId="77777777" w:rsidR="00317F91" w:rsidRPr="00FE1278" w:rsidRDefault="00317F91" w:rsidP="00F436E3">
            <w:pPr>
              <w:spacing w:line="240" w:lineRule="auto"/>
              <w:jc w:val="both"/>
              <w:rPr>
                <w:rFonts w:ascii="Arial" w:hAnsi="Arial" w:cs="Arial"/>
                <w:bCs/>
                <w:sz w:val="24"/>
                <w:szCs w:val="24"/>
                <w:lang w:val="es-CL"/>
              </w:rPr>
            </w:pPr>
          </w:p>
          <w:p w14:paraId="6772AE53" w14:textId="77777777" w:rsidR="00317F91" w:rsidRPr="00FE1278" w:rsidRDefault="00317F91" w:rsidP="00F436E3">
            <w:pPr>
              <w:spacing w:line="240" w:lineRule="auto"/>
              <w:jc w:val="both"/>
              <w:rPr>
                <w:rFonts w:ascii="Arial" w:hAnsi="Arial" w:cs="Arial"/>
                <w:bCs/>
                <w:sz w:val="24"/>
                <w:szCs w:val="24"/>
                <w:lang w:val="es-CL"/>
              </w:rPr>
            </w:pPr>
            <w:r w:rsidRPr="00FE1278">
              <w:rPr>
                <w:rFonts w:ascii="Arial" w:hAnsi="Arial" w:cs="Arial"/>
                <w:bCs/>
                <w:sz w:val="24"/>
                <w:szCs w:val="24"/>
                <w:lang w:val="es-CL"/>
              </w:rPr>
              <w:t>Actualizar PRT</w:t>
            </w:r>
          </w:p>
        </w:tc>
        <w:tc>
          <w:tcPr>
            <w:tcW w:w="963" w:type="pct"/>
          </w:tcPr>
          <w:p w14:paraId="35969951" w14:textId="77777777" w:rsidR="00317F91" w:rsidRPr="00FE1278" w:rsidRDefault="00317F91" w:rsidP="00F436E3">
            <w:pPr>
              <w:spacing w:line="240" w:lineRule="auto"/>
              <w:jc w:val="both"/>
              <w:rPr>
                <w:rFonts w:ascii="Arial" w:hAnsi="Arial" w:cs="Arial"/>
                <w:sz w:val="24"/>
                <w:szCs w:val="24"/>
                <w:lang w:val="es-CL"/>
              </w:rPr>
            </w:pPr>
          </w:p>
          <w:p w14:paraId="6D84993B" w14:textId="77777777" w:rsidR="00317F91" w:rsidRPr="00FE1278" w:rsidRDefault="00317F91" w:rsidP="00F436E3">
            <w:pPr>
              <w:spacing w:line="240" w:lineRule="auto"/>
              <w:jc w:val="both"/>
              <w:rPr>
                <w:rFonts w:ascii="Arial" w:hAnsi="Arial" w:cs="Arial"/>
                <w:sz w:val="24"/>
                <w:szCs w:val="24"/>
                <w:lang w:val="es-CL"/>
              </w:rPr>
            </w:pPr>
            <w:r w:rsidRPr="00FE1278">
              <w:rPr>
                <w:rFonts w:ascii="Arial" w:hAnsi="Arial" w:cs="Arial"/>
                <w:sz w:val="24"/>
                <w:szCs w:val="24"/>
                <w:lang w:val="es-CL"/>
              </w:rPr>
              <w:t>Coordinador de Laboratorio de equipos médicos</w:t>
            </w:r>
          </w:p>
        </w:tc>
        <w:tc>
          <w:tcPr>
            <w:tcW w:w="3300" w:type="pct"/>
          </w:tcPr>
          <w:p w14:paraId="12F7605A" w14:textId="77777777" w:rsidR="00317F91" w:rsidRPr="00FE1278" w:rsidRDefault="00317F91" w:rsidP="00F436E3">
            <w:pPr>
              <w:tabs>
                <w:tab w:val="left" w:pos="459"/>
              </w:tabs>
              <w:spacing w:line="240" w:lineRule="auto"/>
              <w:jc w:val="both"/>
              <w:rPr>
                <w:rFonts w:ascii="Arial" w:hAnsi="Arial" w:cs="Arial"/>
                <w:sz w:val="24"/>
                <w:szCs w:val="24"/>
                <w:lang w:val="es-CL"/>
              </w:rPr>
            </w:pPr>
          </w:p>
          <w:p w14:paraId="3738102C" w14:textId="77777777" w:rsidR="00317F91" w:rsidRPr="00FE1278" w:rsidRDefault="00317F91" w:rsidP="00F85DA8">
            <w:pPr>
              <w:numPr>
                <w:ilvl w:val="0"/>
                <w:numId w:val="15"/>
              </w:numPr>
              <w:tabs>
                <w:tab w:val="left" w:pos="1"/>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459" w:hanging="426"/>
              <w:jc w:val="both"/>
              <w:textAlignment w:val="baseline"/>
              <w:rPr>
                <w:rFonts w:ascii="Arial" w:hAnsi="Arial" w:cs="Arial"/>
                <w:sz w:val="24"/>
                <w:szCs w:val="24"/>
                <w:lang w:val="es-CL"/>
              </w:rPr>
            </w:pPr>
            <w:r w:rsidRPr="00FE1278">
              <w:rPr>
                <w:rFonts w:ascii="Arial" w:hAnsi="Arial" w:cs="Arial"/>
                <w:sz w:val="24"/>
                <w:szCs w:val="24"/>
                <w:lang w:val="es-CL"/>
              </w:rPr>
              <w:t>Ingresar término de requerimiento en planilla de Requerimientos asistencia técnica (PRT).</w:t>
            </w:r>
          </w:p>
          <w:p w14:paraId="7CD139A7" w14:textId="77777777" w:rsidR="00317F91" w:rsidRPr="00FE1278" w:rsidRDefault="00317F91" w:rsidP="00F436E3">
            <w:pPr>
              <w:tabs>
                <w:tab w:val="left" w:pos="459"/>
              </w:tabs>
              <w:spacing w:line="240" w:lineRule="auto"/>
              <w:jc w:val="both"/>
              <w:rPr>
                <w:rFonts w:ascii="Arial" w:hAnsi="Arial" w:cs="Arial"/>
                <w:sz w:val="24"/>
                <w:szCs w:val="24"/>
                <w:lang w:val="es-CL"/>
              </w:rPr>
            </w:pPr>
          </w:p>
        </w:tc>
      </w:tr>
      <w:tr w:rsidR="00317F91" w:rsidRPr="00FE1278" w14:paraId="4674B5D6" w14:textId="77777777" w:rsidTr="00930058">
        <w:trPr>
          <w:trHeight w:val="1362"/>
          <w:jc w:val="center"/>
        </w:trPr>
        <w:tc>
          <w:tcPr>
            <w:tcW w:w="737" w:type="pct"/>
          </w:tcPr>
          <w:p w14:paraId="1B2BEC89" w14:textId="77777777" w:rsidR="00317F91" w:rsidRPr="00FE1278" w:rsidRDefault="00317F91" w:rsidP="00F436E3">
            <w:pPr>
              <w:spacing w:line="240" w:lineRule="auto"/>
              <w:jc w:val="both"/>
              <w:rPr>
                <w:rFonts w:ascii="Arial" w:hAnsi="Arial" w:cs="Arial"/>
                <w:bCs/>
                <w:sz w:val="24"/>
                <w:szCs w:val="24"/>
              </w:rPr>
            </w:pPr>
          </w:p>
          <w:p w14:paraId="7F1E167D" w14:textId="77777777" w:rsidR="00317F91" w:rsidRPr="00FE1278" w:rsidRDefault="00317F91" w:rsidP="00F436E3">
            <w:pPr>
              <w:spacing w:line="240" w:lineRule="auto"/>
              <w:jc w:val="both"/>
              <w:rPr>
                <w:rFonts w:ascii="Arial" w:hAnsi="Arial" w:cs="Arial"/>
                <w:bCs/>
                <w:sz w:val="24"/>
                <w:szCs w:val="24"/>
              </w:rPr>
            </w:pPr>
            <w:r w:rsidRPr="00FE1278">
              <w:rPr>
                <w:rFonts w:ascii="Arial" w:hAnsi="Arial" w:cs="Arial"/>
                <w:bCs/>
                <w:sz w:val="24"/>
                <w:szCs w:val="24"/>
              </w:rPr>
              <w:t>Modificar calendario</w:t>
            </w:r>
          </w:p>
        </w:tc>
        <w:tc>
          <w:tcPr>
            <w:tcW w:w="963" w:type="pct"/>
          </w:tcPr>
          <w:p w14:paraId="4051B322" w14:textId="77777777" w:rsidR="00317F91" w:rsidRPr="00FE1278" w:rsidRDefault="00317F91" w:rsidP="00F436E3">
            <w:pPr>
              <w:spacing w:line="240" w:lineRule="auto"/>
              <w:jc w:val="both"/>
              <w:rPr>
                <w:rFonts w:ascii="Arial" w:hAnsi="Arial" w:cs="Arial"/>
                <w:sz w:val="24"/>
                <w:szCs w:val="24"/>
                <w:lang w:val="es-CL"/>
              </w:rPr>
            </w:pPr>
          </w:p>
          <w:p w14:paraId="1951E902" w14:textId="77777777" w:rsidR="00317F91" w:rsidRPr="00FE1278" w:rsidRDefault="00317F91" w:rsidP="00F436E3">
            <w:pPr>
              <w:spacing w:line="240" w:lineRule="auto"/>
              <w:jc w:val="both"/>
              <w:rPr>
                <w:rFonts w:ascii="Arial" w:hAnsi="Arial" w:cs="Arial"/>
                <w:sz w:val="24"/>
                <w:szCs w:val="24"/>
                <w:lang w:val="es-CL"/>
              </w:rPr>
            </w:pPr>
            <w:r w:rsidRPr="00FE1278">
              <w:rPr>
                <w:rFonts w:ascii="Arial" w:hAnsi="Arial" w:cs="Arial"/>
                <w:sz w:val="24"/>
                <w:szCs w:val="24"/>
                <w:lang w:val="es-CL"/>
              </w:rPr>
              <w:t>Coordinador de gestión del mantenimiento</w:t>
            </w:r>
          </w:p>
        </w:tc>
        <w:tc>
          <w:tcPr>
            <w:tcW w:w="3300" w:type="pct"/>
          </w:tcPr>
          <w:p w14:paraId="7664BA67" w14:textId="77777777" w:rsidR="00317F91" w:rsidRPr="00FE1278" w:rsidRDefault="00317F91" w:rsidP="00F85DA8">
            <w:pPr>
              <w:numPr>
                <w:ilvl w:val="0"/>
                <w:numId w:val="22"/>
              </w:num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t>Actualizar el Calendario de Mantenimiento (CM) realizando el cambio de Servicio Clínico o de apoyo correspondientes según Acta de Traspaso (AT).</w:t>
            </w:r>
          </w:p>
          <w:p w14:paraId="115008F7" w14:textId="77777777" w:rsidR="00317F91" w:rsidRPr="00FE1278" w:rsidRDefault="00317F91" w:rsidP="00F436E3">
            <w:pPr>
              <w:spacing w:line="240" w:lineRule="auto"/>
              <w:ind w:left="361"/>
              <w:jc w:val="both"/>
              <w:rPr>
                <w:rFonts w:ascii="Arial" w:hAnsi="Arial" w:cs="Arial"/>
                <w:sz w:val="24"/>
                <w:szCs w:val="24"/>
                <w:lang w:val="es-CL"/>
              </w:rPr>
            </w:pPr>
          </w:p>
        </w:tc>
      </w:tr>
    </w:tbl>
    <w:p w14:paraId="06709EE0" w14:textId="77777777" w:rsidR="00317F91" w:rsidRDefault="00317F91" w:rsidP="00F436E3">
      <w:pPr>
        <w:pStyle w:val="punteoextse"/>
        <w:numPr>
          <w:ilvl w:val="0"/>
          <w:numId w:val="0"/>
        </w:numPr>
        <w:spacing w:line="240" w:lineRule="auto"/>
        <w:ind w:left="357" w:hanging="357"/>
        <w:rPr>
          <w:rFonts w:ascii="Arial" w:hAnsi="Arial" w:cs="Arial"/>
          <w:b/>
          <w:szCs w:val="24"/>
        </w:rPr>
      </w:pPr>
    </w:p>
    <w:p w14:paraId="298B9978" w14:textId="77777777" w:rsidR="00EC42AA" w:rsidRPr="00FE1278" w:rsidRDefault="00EC42AA" w:rsidP="00F436E3">
      <w:pPr>
        <w:pStyle w:val="punteoextse"/>
        <w:numPr>
          <w:ilvl w:val="0"/>
          <w:numId w:val="0"/>
        </w:numPr>
        <w:spacing w:line="240" w:lineRule="auto"/>
        <w:ind w:left="357" w:hanging="357"/>
        <w:rPr>
          <w:rFonts w:ascii="Arial" w:hAnsi="Arial" w:cs="Arial"/>
          <w:b/>
          <w:szCs w:val="24"/>
        </w:rPr>
      </w:pPr>
    </w:p>
    <w:p w14:paraId="6B8B5CDE" w14:textId="77777777" w:rsidR="00317F91" w:rsidRPr="00FE1278" w:rsidRDefault="00317F91" w:rsidP="00F85DA8">
      <w:pPr>
        <w:pStyle w:val="punteoextse"/>
        <w:numPr>
          <w:ilvl w:val="0"/>
          <w:numId w:val="106"/>
        </w:numPr>
        <w:tabs>
          <w:tab w:val="clear" w:pos="360"/>
          <w:tab w:val="clear" w:pos="726"/>
        </w:tabs>
        <w:spacing w:line="240" w:lineRule="auto"/>
        <w:rPr>
          <w:rFonts w:ascii="Arial" w:hAnsi="Arial" w:cs="Arial"/>
          <w:b/>
          <w:szCs w:val="24"/>
        </w:rPr>
      </w:pPr>
      <w:r w:rsidRPr="00FE1278">
        <w:rPr>
          <w:rFonts w:ascii="Arial" w:hAnsi="Arial" w:cs="Arial"/>
          <w:b/>
          <w:szCs w:val="24"/>
        </w:rPr>
        <w:t>CONTINGENCIAS</w:t>
      </w:r>
    </w:p>
    <w:p w14:paraId="5C76AD67" w14:textId="77777777" w:rsidR="00317F91" w:rsidRPr="00FE1278" w:rsidRDefault="00317F91" w:rsidP="00F436E3">
      <w:pPr>
        <w:pStyle w:val="punteoextse"/>
        <w:numPr>
          <w:ilvl w:val="0"/>
          <w:numId w:val="0"/>
        </w:numPr>
        <w:spacing w:line="240" w:lineRule="auto"/>
        <w:ind w:hanging="357"/>
        <w:rPr>
          <w:rFonts w:ascii="Arial" w:hAnsi="Arial" w:cs="Arial"/>
          <w:b/>
          <w:szCs w:val="24"/>
        </w:rPr>
      </w:pPr>
    </w:p>
    <w:p w14:paraId="4FE732E4" w14:textId="77777777" w:rsidR="00317F91" w:rsidRPr="00FE1278" w:rsidRDefault="00317F91" w:rsidP="00F85DA8">
      <w:pPr>
        <w:pStyle w:val="punteoextse"/>
        <w:numPr>
          <w:ilvl w:val="0"/>
          <w:numId w:val="14"/>
        </w:numPr>
        <w:spacing w:line="240" w:lineRule="auto"/>
        <w:rPr>
          <w:rFonts w:ascii="Arial" w:hAnsi="Arial" w:cs="Arial"/>
          <w:b/>
          <w:szCs w:val="24"/>
          <w:u w:val="single"/>
          <w:lang w:val="es-CL"/>
        </w:rPr>
      </w:pPr>
      <w:r w:rsidRPr="00FE1278">
        <w:rPr>
          <w:rFonts w:ascii="Arial" w:hAnsi="Arial" w:cs="Arial"/>
          <w:b/>
          <w:bCs/>
          <w:szCs w:val="24"/>
          <w:u w:val="single"/>
          <w:lang w:val="es-CL"/>
        </w:rPr>
        <w:t>Actividad Informar</w:t>
      </w:r>
    </w:p>
    <w:p w14:paraId="739832EF" w14:textId="77777777" w:rsidR="00317F91" w:rsidRPr="00FE1278" w:rsidRDefault="00317F91" w:rsidP="00F436E3">
      <w:pPr>
        <w:pStyle w:val="punteoextse"/>
        <w:numPr>
          <w:ilvl w:val="0"/>
          <w:numId w:val="0"/>
        </w:numPr>
        <w:tabs>
          <w:tab w:val="clear" w:pos="1"/>
          <w:tab w:val="clear" w:pos="360"/>
          <w:tab w:val="clear" w:pos="726"/>
          <w:tab w:val="left" w:pos="0"/>
        </w:tabs>
        <w:spacing w:before="240" w:after="120" w:line="240" w:lineRule="auto"/>
        <w:rPr>
          <w:rFonts w:ascii="Arial" w:hAnsi="Arial" w:cs="Arial"/>
          <w:szCs w:val="24"/>
          <w:lang w:val="es-CL"/>
        </w:rPr>
      </w:pPr>
      <w:r w:rsidRPr="00FE1278">
        <w:rPr>
          <w:rFonts w:ascii="Arial" w:hAnsi="Arial" w:cs="Arial"/>
          <w:b/>
          <w:iCs/>
          <w:szCs w:val="24"/>
          <w:u w:val="single"/>
          <w:lang w:val="es-CL"/>
        </w:rPr>
        <w:t>Ingeniero de Servicio se encuentra con feriados legales:</w:t>
      </w:r>
      <w:r w:rsidRPr="00FE1278">
        <w:rPr>
          <w:rFonts w:ascii="Arial" w:hAnsi="Arial" w:cs="Arial"/>
          <w:b/>
          <w:i/>
          <w:iCs/>
          <w:szCs w:val="24"/>
          <w:lang w:val="es-CL"/>
        </w:rPr>
        <w:t xml:space="preserve"> </w:t>
      </w:r>
      <w:r w:rsidRPr="00FE1278">
        <w:rPr>
          <w:rFonts w:ascii="Arial" w:hAnsi="Arial" w:cs="Arial"/>
          <w:iCs/>
          <w:szCs w:val="24"/>
          <w:lang w:val="es-CL"/>
        </w:rPr>
        <w:t>El</w:t>
      </w:r>
      <w:r w:rsidRPr="00FE1278">
        <w:rPr>
          <w:rFonts w:ascii="Arial" w:hAnsi="Arial" w:cs="Arial"/>
          <w:b/>
          <w:i/>
          <w:iCs/>
          <w:szCs w:val="24"/>
          <w:lang w:val="es-CL"/>
        </w:rPr>
        <w:t xml:space="preserve"> </w:t>
      </w:r>
      <w:r w:rsidRPr="00FE1278">
        <w:rPr>
          <w:rFonts w:ascii="Arial" w:hAnsi="Arial" w:cs="Arial"/>
          <w:iCs/>
          <w:szCs w:val="24"/>
          <w:lang w:val="es-CL"/>
        </w:rPr>
        <w:t>Jefe de Sub-departamento</w:t>
      </w:r>
      <w:r w:rsidRPr="00FE1278">
        <w:rPr>
          <w:rFonts w:ascii="Arial" w:hAnsi="Arial" w:cs="Arial"/>
          <w:b/>
          <w:i/>
          <w:iCs/>
          <w:szCs w:val="24"/>
          <w:lang w:val="es-CL"/>
        </w:rPr>
        <w:t xml:space="preserve"> </w:t>
      </w:r>
      <w:r w:rsidRPr="00FE1278">
        <w:rPr>
          <w:rFonts w:ascii="Arial" w:hAnsi="Arial" w:cs="Arial"/>
          <w:iCs/>
          <w:szCs w:val="24"/>
          <w:lang w:val="es-CL"/>
        </w:rPr>
        <w:t>de Ingeniería biomédica</w:t>
      </w:r>
      <w:r w:rsidRPr="00FE1278">
        <w:rPr>
          <w:rFonts w:ascii="Arial" w:hAnsi="Arial" w:cs="Arial"/>
          <w:b/>
          <w:i/>
          <w:iCs/>
          <w:szCs w:val="24"/>
          <w:lang w:val="es-CL"/>
        </w:rPr>
        <w:t xml:space="preserve"> </w:t>
      </w:r>
      <w:r w:rsidRPr="00FE1278">
        <w:rPr>
          <w:rFonts w:ascii="Arial" w:hAnsi="Arial" w:cs="Arial"/>
          <w:szCs w:val="24"/>
          <w:lang w:val="es-CL"/>
        </w:rPr>
        <w:t xml:space="preserve">debe asignar el Acta de traspasos (AT) al Ingeniero de Servicio Clínico o de apoyo que entrega el equipo médico. </w:t>
      </w:r>
    </w:p>
    <w:p w14:paraId="30E7006C" w14:textId="77777777" w:rsidR="00317F91" w:rsidRPr="00FE1278" w:rsidRDefault="00317F91" w:rsidP="00F436E3">
      <w:pPr>
        <w:pStyle w:val="punteoextse"/>
        <w:numPr>
          <w:ilvl w:val="0"/>
          <w:numId w:val="0"/>
        </w:numPr>
        <w:tabs>
          <w:tab w:val="clear" w:pos="1"/>
          <w:tab w:val="clear" w:pos="726"/>
          <w:tab w:val="left" w:pos="142"/>
          <w:tab w:val="left" w:pos="426"/>
        </w:tabs>
        <w:spacing w:line="240" w:lineRule="auto"/>
        <w:ind w:left="142" w:hanging="142"/>
        <w:rPr>
          <w:rFonts w:ascii="Arial" w:hAnsi="Arial" w:cs="Arial"/>
          <w:szCs w:val="24"/>
          <w:lang w:val="es-CL"/>
        </w:rPr>
      </w:pPr>
    </w:p>
    <w:p w14:paraId="290803FB" w14:textId="77777777" w:rsidR="00317F91" w:rsidRPr="00FE1278" w:rsidRDefault="00317F91" w:rsidP="00F85DA8">
      <w:pPr>
        <w:pStyle w:val="punteoextse"/>
        <w:numPr>
          <w:ilvl w:val="0"/>
          <w:numId w:val="14"/>
        </w:numPr>
        <w:spacing w:line="240" w:lineRule="auto"/>
        <w:rPr>
          <w:rFonts w:ascii="Arial" w:hAnsi="Arial" w:cs="Arial"/>
          <w:b/>
          <w:szCs w:val="24"/>
          <w:u w:val="single"/>
          <w:lang w:val="es-CL"/>
        </w:rPr>
      </w:pPr>
      <w:r w:rsidRPr="00FE1278">
        <w:rPr>
          <w:rFonts w:ascii="Arial" w:hAnsi="Arial" w:cs="Arial"/>
          <w:b/>
          <w:bCs/>
          <w:szCs w:val="24"/>
          <w:u w:val="single"/>
          <w:lang w:val="es-CL"/>
        </w:rPr>
        <w:t xml:space="preserve">Actividad Coordinar </w:t>
      </w:r>
    </w:p>
    <w:p w14:paraId="338D785F" w14:textId="77777777" w:rsidR="00317F91" w:rsidRPr="00FE1278" w:rsidRDefault="00317F91" w:rsidP="00F436E3">
      <w:pPr>
        <w:pStyle w:val="punteoextse"/>
        <w:numPr>
          <w:ilvl w:val="0"/>
          <w:numId w:val="0"/>
        </w:numPr>
        <w:tabs>
          <w:tab w:val="clear" w:pos="1"/>
          <w:tab w:val="clear" w:pos="360"/>
          <w:tab w:val="clear" w:pos="726"/>
          <w:tab w:val="left" w:pos="0"/>
        </w:tabs>
        <w:spacing w:before="240" w:after="120" w:line="240" w:lineRule="auto"/>
        <w:rPr>
          <w:rFonts w:ascii="Arial" w:hAnsi="Arial" w:cs="Arial"/>
          <w:iCs/>
          <w:szCs w:val="24"/>
          <w:lang w:val="es-CL"/>
        </w:rPr>
      </w:pPr>
      <w:r w:rsidRPr="00FE1278">
        <w:rPr>
          <w:rFonts w:ascii="Arial" w:hAnsi="Arial" w:cs="Arial"/>
          <w:b/>
          <w:iCs/>
          <w:szCs w:val="24"/>
          <w:u w:val="single"/>
          <w:lang w:val="es-CL"/>
        </w:rPr>
        <w:t>El lugar de instalación no cumple con los requerimientos técnicos:</w:t>
      </w:r>
      <w:r w:rsidRPr="00FE1278">
        <w:rPr>
          <w:rFonts w:ascii="Arial" w:hAnsi="Arial" w:cs="Arial"/>
          <w:iCs/>
          <w:szCs w:val="24"/>
          <w:lang w:val="es-CL"/>
        </w:rPr>
        <w:t xml:space="preserve"> El Ingeniero de Servicio debe asesorarse por Jefatura de Operaciones, y comunicar las conclusiones del caso a Supervisor / Coordinador de Servicio clínico o de apoyo.</w:t>
      </w:r>
    </w:p>
    <w:p w14:paraId="554F933A" w14:textId="77777777" w:rsidR="00317F91" w:rsidRPr="00FE1278" w:rsidRDefault="00317F91" w:rsidP="00F436E3">
      <w:pPr>
        <w:pStyle w:val="punteoextse"/>
        <w:numPr>
          <w:ilvl w:val="0"/>
          <w:numId w:val="0"/>
        </w:numPr>
        <w:spacing w:line="240" w:lineRule="auto"/>
        <w:ind w:left="1"/>
        <w:rPr>
          <w:rFonts w:ascii="Arial" w:hAnsi="Arial" w:cs="Arial"/>
          <w:b/>
          <w:bCs/>
          <w:szCs w:val="24"/>
          <w:u w:val="single"/>
          <w:lang w:val="es-CL"/>
        </w:rPr>
      </w:pPr>
    </w:p>
    <w:p w14:paraId="68CFF32E" w14:textId="77777777" w:rsidR="00317F91" w:rsidRPr="00FE1278" w:rsidRDefault="00317F91" w:rsidP="00F85DA8">
      <w:pPr>
        <w:pStyle w:val="punteoextse"/>
        <w:numPr>
          <w:ilvl w:val="0"/>
          <w:numId w:val="14"/>
        </w:numPr>
        <w:spacing w:line="240" w:lineRule="auto"/>
        <w:rPr>
          <w:rFonts w:ascii="Arial" w:hAnsi="Arial" w:cs="Arial"/>
          <w:b/>
          <w:szCs w:val="24"/>
          <w:u w:val="single"/>
          <w:lang w:val="es-CL"/>
        </w:rPr>
      </w:pPr>
      <w:r w:rsidRPr="00FE1278">
        <w:rPr>
          <w:rFonts w:ascii="Arial" w:hAnsi="Arial" w:cs="Arial"/>
          <w:b/>
          <w:bCs/>
          <w:szCs w:val="24"/>
          <w:u w:val="single"/>
          <w:lang w:val="es-CL"/>
        </w:rPr>
        <w:t>Actividad Asignar</w:t>
      </w:r>
    </w:p>
    <w:p w14:paraId="0CB1271F" w14:textId="77777777" w:rsidR="00317F91" w:rsidRPr="00FE1278" w:rsidRDefault="00317F91" w:rsidP="00F436E3">
      <w:pPr>
        <w:pStyle w:val="punteoextse"/>
        <w:numPr>
          <w:ilvl w:val="0"/>
          <w:numId w:val="0"/>
        </w:numPr>
        <w:tabs>
          <w:tab w:val="clear" w:pos="1"/>
          <w:tab w:val="clear" w:pos="360"/>
          <w:tab w:val="clear" w:pos="726"/>
          <w:tab w:val="left" w:pos="0"/>
          <w:tab w:val="left" w:pos="426"/>
        </w:tabs>
        <w:spacing w:line="240" w:lineRule="auto"/>
        <w:ind w:left="361" w:hanging="360"/>
        <w:rPr>
          <w:rFonts w:ascii="Arial" w:hAnsi="Arial" w:cs="Arial"/>
          <w:b/>
          <w:i/>
          <w:iCs/>
          <w:szCs w:val="24"/>
          <w:u w:val="single"/>
          <w:lang w:val="es-CL"/>
        </w:rPr>
      </w:pPr>
    </w:p>
    <w:p w14:paraId="033689F6" w14:textId="77777777" w:rsidR="00317F91" w:rsidRPr="00FE1278" w:rsidRDefault="00317F91" w:rsidP="00F436E3">
      <w:pPr>
        <w:pStyle w:val="punteoextse"/>
        <w:numPr>
          <w:ilvl w:val="0"/>
          <w:numId w:val="0"/>
        </w:numPr>
        <w:tabs>
          <w:tab w:val="clear" w:pos="1"/>
          <w:tab w:val="clear" w:pos="360"/>
          <w:tab w:val="clear" w:pos="726"/>
          <w:tab w:val="left" w:pos="0"/>
        </w:tabs>
        <w:spacing w:line="240" w:lineRule="auto"/>
        <w:rPr>
          <w:rFonts w:ascii="Arial" w:hAnsi="Arial" w:cs="Arial"/>
          <w:szCs w:val="24"/>
          <w:lang w:val="es-CL"/>
        </w:rPr>
      </w:pPr>
      <w:r w:rsidRPr="00FE1278">
        <w:rPr>
          <w:rFonts w:ascii="Arial" w:hAnsi="Arial" w:cs="Arial"/>
          <w:b/>
          <w:iCs/>
          <w:szCs w:val="24"/>
          <w:u w:val="single"/>
          <w:lang w:val="es-CL"/>
        </w:rPr>
        <w:t>No hay disponibilidad de Técnicos de mantenimiento en menos de una jornada laboral</w:t>
      </w:r>
      <w:r w:rsidRPr="00FE1278">
        <w:rPr>
          <w:rFonts w:ascii="Arial" w:hAnsi="Arial" w:cs="Arial"/>
          <w:b/>
          <w:iCs/>
          <w:szCs w:val="24"/>
          <w:lang w:val="es-CL"/>
        </w:rPr>
        <w:t>:</w:t>
      </w:r>
      <w:r w:rsidRPr="00FE1278">
        <w:rPr>
          <w:rFonts w:ascii="Arial" w:hAnsi="Arial" w:cs="Arial"/>
          <w:i/>
          <w:iCs/>
          <w:szCs w:val="24"/>
          <w:lang w:val="es-CL"/>
        </w:rPr>
        <w:t xml:space="preserve"> </w:t>
      </w:r>
      <w:r w:rsidRPr="00FE1278">
        <w:rPr>
          <w:rFonts w:ascii="Arial" w:hAnsi="Arial" w:cs="Arial"/>
          <w:iCs/>
          <w:szCs w:val="24"/>
          <w:lang w:val="es-CL"/>
        </w:rPr>
        <w:t>El</w:t>
      </w:r>
      <w:r w:rsidRPr="00FE1278">
        <w:rPr>
          <w:rFonts w:ascii="Arial" w:hAnsi="Arial" w:cs="Arial"/>
          <w:b/>
          <w:i/>
          <w:iCs/>
          <w:szCs w:val="24"/>
          <w:lang w:val="es-CL"/>
        </w:rPr>
        <w:t xml:space="preserve"> </w:t>
      </w:r>
      <w:r w:rsidRPr="00FE1278">
        <w:rPr>
          <w:rFonts w:ascii="Arial" w:hAnsi="Arial" w:cs="Arial"/>
          <w:szCs w:val="24"/>
          <w:lang w:val="es-CL"/>
        </w:rPr>
        <w:t>Coordinador de Laboratorio de equipos médicos debe comunicarse con Ingeniero de Servicio para coordinar nuevamente con Servicios Clínicos o de apoyo.</w:t>
      </w:r>
    </w:p>
    <w:p w14:paraId="5E575099" w14:textId="77777777" w:rsidR="00317F91" w:rsidRPr="00FE1278" w:rsidRDefault="00317F91" w:rsidP="00F436E3">
      <w:pPr>
        <w:pStyle w:val="punteoextse"/>
        <w:numPr>
          <w:ilvl w:val="0"/>
          <w:numId w:val="0"/>
        </w:numPr>
        <w:tabs>
          <w:tab w:val="clear" w:pos="1"/>
          <w:tab w:val="clear" w:pos="360"/>
          <w:tab w:val="clear" w:pos="726"/>
          <w:tab w:val="left" w:pos="0"/>
        </w:tabs>
        <w:spacing w:line="240" w:lineRule="auto"/>
        <w:rPr>
          <w:rFonts w:ascii="Arial" w:hAnsi="Arial" w:cs="Arial"/>
          <w:szCs w:val="24"/>
          <w:lang w:val="es-CL"/>
        </w:rPr>
      </w:pPr>
    </w:p>
    <w:p w14:paraId="56BBDA32" w14:textId="77777777" w:rsidR="00317F91" w:rsidRPr="00FE1278" w:rsidRDefault="00317F91" w:rsidP="00F85DA8">
      <w:pPr>
        <w:pStyle w:val="punteoextse"/>
        <w:numPr>
          <w:ilvl w:val="0"/>
          <w:numId w:val="14"/>
        </w:numPr>
        <w:tabs>
          <w:tab w:val="clear" w:pos="1"/>
          <w:tab w:val="clear" w:pos="360"/>
          <w:tab w:val="clear" w:pos="726"/>
          <w:tab w:val="clear" w:pos="1086"/>
          <w:tab w:val="left" w:pos="0"/>
          <w:tab w:val="left" w:pos="709"/>
        </w:tabs>
        <w:spacing w:before="240" w:after="120" w:line="240" w:lineRule="auto"/>
        <w:rPr>
          <w:rFonts w:ascii="Arial" w:hAnsi="Arial" w:cs="Arial"/>
          <w:b/>
          <w:iCs/>
          <w:szCs w:val="24"/>
          <w:u w:val="single"/>
          <w:lang w:val="es-CL"/>
        </w:rPr>
      </w:pPr>
      <w:r w:rsidRPr="00FE1278">
        <w:rPr>
          <w:rFonts w:ascii="Arial" w:hAnsi="Arial" w:cs="Arial"/>
          <w:b/>
          <w:iCs/>
          <w:szCs w:val="24"/>
          <w:u w:val="single"/>
          <w:lang w:val="es-CL"/>
        </w:rPr>
        <w:t>Actividad Realizar traslado</w:t>
      </w:r>
    </w:p>
    <w:p w14:paraId="7FAE8E1F" w14:textId="77777777" w:rsidR="00317F91" w:rsidRPr="00FE1278" w:rsidRDefault="00317F91" w:rsidP="00F436E3">
      <w:pPr>
        <w:pStyle w:val="punteoextse"/>
        <w:numPr>
          <w:ilvl w:val="0"/>
          <w:numId w:val="0"/>
        </w:numPr>
        <w:tabs>
          <w:tab w:val="clear" w:pos="1"/>
          <w:tab w:val="clear" w:pos="360"/>
          <w:tab w:val="clear" w:pos="726"/>
          <w:tab w:val="clear" w:pos="1086"/>
          <w:tab w:val="left" w:pos="0"/>
          <w:tab w:val="left" w:pos="709"/>
        </w:tabs>
        <w:spacing w:before="240" w:after="120" w:line="240" w:lineRule="auto"/>
        <w:rPr>
          <w:rFonts w:ascii="Arial" w:hAnsi="Arial" w:cs="Arial"/>
          <w:b/>
          <w:iCs/>
          <w:szCs w:val="24"/>
          <w:u w:val="single"/>
          <w:lang w:val="es-CL"/>
        </w:rPr>
      </w:pPr>
      <w:r w:rsidRPr="00FE1278">
        <w:rPr>
          <w:rFonts w:ascii="Arial" w:hAnsi="Arial" w:cs="Arial"/>
          <w:b/>
          <w:iCs/>
          <w:szCs w:val="24"/>
          <w:u w:val="single"/>
          <w:lang w:val="es-CL"/>
        </w:rPr>
        <w:lastRenderedPageBreak/>
        <w:t>Equipo médico no puede ser instalado:</w:t>
      </w:r>
      <w:r w:rsidRPr="00FE1278">
        <w:rPr>
          <w:rFonts w:ascii="Arial" w:hAnsi="Arial" w:cs="Arial"/>
          <w:iCs/>
          <w:szCs w:val="24"/>
          <w:lang w:val="es-CL"/>
        </w:rPr>
        <w:t xml:space="preserve"> Señalar en un informe de mantenimiento las razones por las cuales no pudo ser trasladado y para el caso de reagendar nuevamente, el Ingeniero de Servicio debe coordinar con los Servicios Clínicos y de apoyo correspondientes.</w:t>
      </w:r>
    </w:p>
    <w:p w14:paraId="668F32EC" w14:textId="77777777" w:rsidR="00317F91" w:rsidRPr="00FE1278" w:rsidRDefault="00317F91" w:rsidP="00F85DA8">
      <w:pPr>
        <w:pStyle w:val="punteoextse"/>
        <w:numPr>
          <w:ilvl w:val="0"/>
          <w:numId w:val="14"/>
        </w:numPr>
        <w:tabs>
          <w:tab w:val="clear" w:pos="1"/>
          <w:tab w:val="clear" w:pos="360"/>
          <w:tab w:val="clear" w:pos="726"/>
          <w:tab w:val="clear" w:pos="1086"/>
          <w:tab w:val="left" w:pos="0"/>
          <w:tab w:val="left" w:pos="709"/>
        </w:tabs>
        <w:spacing w:before="240" w:after="120" w:line="240" w:lineRule="auto"/>
        <w:rPr>
          <w:rFonts w:ascii="Arial" w:hAnsi="Arial" w:cs="Arial"/>
          <w:b/>
          <w:iCs/>
          <w:szCs w:val="24"/>
          <w:u w:val="single"/>
          <w:lang w:val="es-CL"/>
        </w:rPr>
      </w:pPr>
      <w:r w:rsidRPr="00FE1278">
        <w:rPr>
          <w:rFonts w:ascii="Arial" w:hAnsi="Arial" w:cs="Arial"/>
          <w:b/>
          <w:iCs/>
          <w:szCs w:val="24"/>
          <w:u w:val="single"/>
          <w:lang w:val="es-CL"/>
        </w:rPr>
        <w:t>Actividad Actualizar PRT</w:t>
      </w:r>
    </w:p>
    <w:p w14:paraId="1EA164B9" w14:textId="77777777" w:rsidR="00317F91" w:rsidRPr="00FE1278" w:rsidRDefault="00317F91" w:rsidP="00F436E3">
      <w:pPr>
        <w:pStyle w:val="punteoextse"/>
        <w:numPr>
          <w:ilvl w:val="0"/>
          <w:numId w:val="0"/>
        </w:numPr>
        <w:tabs>
          <w:tab w:val="clear" w:pos="1"/>
          <w:tab w:val="clear" w:pos="360"/>
          <w:tab w:val="clear" w:pos="726"/>
          <w:tab w:val="clear" w:pos="1086"/>
          <w:tab w:val="left" w:pos="0"/>
          <w:tab w:val="left" w:pos="709"/>
        </w:tabs>
        <w:spacing w:before="240" w:after="120" w:line="240" w:lineRule="auto"/>
        <w:rPr>
          <w:rFonts w:ascii="Arial" w:hAnsi="Arial" w:cs="Arial"/>
          <w:b/>
          <w:iCs/>
          <w:szCs w:val="24"/>
          <w:u w:val="single"/>
          <w:lang w:val="es-CL"/>
        </w:rPr>
      </w:pPr>
      <w:r w:rsidRPr="00FE1278">
        <w:rPr>
          <w:rFonts w:ascii="Arial" w:hAnsi="Arial" w:cs="Arial"/>
          <w:b/>
          <w:iCs/>
          <w:szCs w:val="24"/>
          <w:u w:val="single"/>
          <w:lang w:val="es-CL"/>
        </w:rPr>
        <w:t>Equipo médico no puede ser instalado:</w:t>
      </w:r>
      <w:r w:rsidRPr="00FE1278">
        <w:rPr>
          <w:rFonts w:ascii="Arial" w:hAnsi="Arial" w:cs="Arial"/>
          <w:iCs/>
          <w:szCs w:val="24"/>
          <w:lang w:val="es-CL"/>
        </w:rPr>
        <w:t xml:space="preserve"> Resolver en conjunto con Ingeniero de Servicio las tareas a realizar para la instalación, ya sea reagendar o realizar actividades técnicas. </w:t>
      </w:r>
    </w:p>
    <w:p w14:paraId="30A1D0A5" w14:textId="77777777" w:rsidR="00317F91" w:rsidRPr="00FE1278" w:rsidRDefault="00317F91" w:rsidP="00F85DA8">
      <w:pPr>
        <w:pStyle w:val="punteoextse"/>
        <w:numPr>
          <w:ilvl w:val="0"/>
          <w:numId w:val="14"/>
        </w:numPr>
        <w:tabs>
          <w:tab w:val="clear" w:pos="1"/>
          <w:tab w:val="clear" w:pos="360"/>
          <w:tab w:val="clear" w:pos="726"/>
          <w:tab w:val="clear" w:pos="1086"/>
          <w:tab w:val="left" w:pos="0"/>
          <w:tab w:val="left" w:pos="709"/>
        </w:tabs>
        <w:spacing w:before="240" w:after="120" w:line="240" w:lineRule="auto"/>
        <w:rPr>
          <w:rFonts w:ascii="Arial" w:hAnsi="Arial" w:cs="Arial"/>
          <w:b/>
          <w:iCs/>
          <w:szCs w:val="24"/>
          <w:u w:val="single"/>
          <w:lang w:val="es-CL"/>
        </w:rPr>
      </w:pPr>
      <w:r w:rsidRPr="00FE1278">
        <w:rPr>
          <w:rFonts w:ascii="Arial" w:hAnsi="Arial" w:cs="Arial"/>
          <w:b/>
          <w:iCs/>
          <w:szCs w:val="24"/>
          <w:u w:val="single"/>
          <w:lang w:val="es-CL"/>
        </w:rPr>
        <w:t xml:space="preserve">Actividad Documentar </w:t>
      </w:r>
    </w:p>
    <w:p w14:paraId="4ACE0FB3" w14:textId="77777777" w:rsidR="00317F91" w:rsidRPr="00FE1278" w:rsidRDefault="00317F91" w:rsidP="00F436E3">
      <w:pPr>
        <w:pStyle w:val="punteoextse"/>
        <w:numPr>
          <w:ilvl w:val="0"/>
          <w:numId w:val="0"/>
        </w:numPr>
        <w:tabs>
          <w:tab w:val="clear" w:pos="1"/>
          <w:tab w:val="clear" w:pos="360"/>
          <w:tab w:val="clear" w:pos="726"/>
          <w:tab w:val="clear" w:pos="1086"/>
          <w:tab w:val="left" w:pos="0"/>
          <w:tab w:val="left" w:pos="709"/>
        </w:tabs>
        <w:spacing w:before="240" w:after="120" w:line="240" w:lineRule="auto"/>
        <w:rPr>
          <w:rFonts w:ascii="Arial" w:hAnsi="Arial" w:cs="Arial"/>
          <w:b/>
          <w:iCs/>
          <w:szCs w:val="24"/>
          <w:u w:val="single"/>
          <w:lang w:val="es-CL"/>
        </w:rPr>
      </w:pPr>
      <w:r w:rsidRPr="00FE1278">
        <w:rPr>
          <w:rFonts w:ascii="Arial" w:hAnsi="Arial" w:cs="Arial"/>
          <w:b/>
          <w:iCs/>
          <w:szCs w:val="24"/>
          <w:u w:val="single"/>
          <w:lang w:val="es-CL"/>
        </w:rPr>
        <w:t>Equipo médico no puede ser instalado:</w:t>
      </w:r>
      <w:r w:rsidRPr="00FE1278">
        <w:rPr>
          <w:rFonts w:ascii="Arial" w:hAnsi="Arial" w:cs="Arial"/>
          <w:iCs/>
          <w:szCs w:val="24"/>
          <w:lang w:val="es-CL"/>
        </w:rPr>
        <w:t xml:space="preserve"> Pedir asesoría a Sub Departamento de Operaciones por razones de infraestructura y por razones de gestión clínica, reagendar.</w:t>
      </w:r>
    </w:p>
    <w:p w14:paraId="5E3D23FC" w14:textId="77777777" w:rsidR="00317F91" w:rsidRPr="00FE1278" w:rsidRDefault="00317F91" w:rsidP="00F85DA8">
      <w:pPr>
        <w:pStyle w:val="punteoextse"/>
        <w:numPr>
          <w:ilvl w:val="0"/>
          <w:numId w:val="14"/>
        </w:numPr>
        <w:tabs>
          <w:tab w:val="clear" w:pos="1"/>
          <w:tab w:val="clear" w:pos="360"/>
          <w:tab w:val="clear" w:pos="726"/>
          <w:tab w:val="clear" w:pos="1086"/>
          <w:tab w:val="left" w:pos="0"/>
          <w:tab w:val="left" w:pos="709"/>
        </w:tabs>
        <w:spacing w:before="240" w:after="120" w:line="240" w:lineRule="auto"/>
        <w:rPr>
          <w:rFonts w:ascii="Arial" w:hAnsi="Arial" w:cs="Arial"/>
          <w:b/>
          <w:iCs/>
          <w:szCs w:val="24"/>
          <w:u w:val="single"/>
          <w:lang w:val="es-CL"/>
        </w:rPr>
      </w:pPr>
      <w:r w:rsidRPr="00FE1278">
        <w:rPr>
          <w:rFonts w:ascii="Arial" w:hAnsi="Arial" w:cs="Arial"/>
          <w:b/>
          <w:iCs/>
          <w:szCs w:val="24"/>
          <w:u w:val="single"/>
          <w:lang w:val="es-CL"/>
        </w:rPr>
        <w:t>Actividad Modificar calendario</w:t>
      </w:r>
    </w:p>
    <w:p w14:paraId="6A9A7235" w14:textId="77777777" w:rsidR="00317F91" w:rsidRPr="00FE1278" w:rsidRDefault="00317F91" w:rsidP="00F436E3">
      <w:pPr>
        <w:pStyle w:val="punteoextse"/>
        <w:numPr>
          <w:ilvl w:val="0"/>
          <w:numId w:val="0"/>
        </w:numPr>
        <w:tabs>
          <w:tab w:val="clear" w:pos="1"/>
          <w:tab w:val="clear" w:pos="360"/>
          <w:tab w:val="clear" w:pos="726"/>
          <w:tab w:val="clear" w:pos="1086"/>
          <w:tab w:val="left" w:pos="0"/>
          <w:tab w:val="left" w:pos="709"/>
        </w:tabs>
        <w:spacing w:before="240" w:after="120" w:line="240" w:lineRule="auto"/>
        <w:ind w:firstLine="1"/>
        <w:rPr>
          <w:rFonts w:ascii="Arial" w:hAnsi="Arial" w:cs="Arial"/>
          <w:b/>
          <w:iCs/>
          <w:szCs w:val="24"/>
          <w:u w:val="single"/>
          <w:lang w:val="es-CL"/>
        </w:rPr>
      </w:pPr>
      <w:r w:rsidRPr="00FE1278">
        <w:rPr>
          <w:rFonts w:ascii="Arial" w:hAnsi="Arial" w:cs="Arial"/>
          <w:b/>
          <w:iCs/>
          <w:szCs w:val="24"/>
          <w:u w:val="single"/>
          <w:lang w:val="es-CL"/>
        </w:rPr>
        <w:t xml:space="preserve">Equipo no se encuentra con los datos correctos entre AT y correo electrónico: </w:t>
      </w:r>
      <w:r w:rsidRPr="00FE1278">
        <w:rPr>
          <w:rFonts w:ascii="Arial" w:hAnsi="Arial" w:cs="Arial"/>
          <w:iCs/>
          <w:szCs w:val="24"/>
          <w:lang w:val="es-CL"/>
        </w:rPr>
        <w:t>Comunicarse con Ingeniero de Servicio y éste con Jefe de Activos fijos con el fin de corregir los datos o acciones incorrectas</w:t>
      </w:r>
      <w:r w:rsidRPr="00FE1278">
        <w:rPr>
          <w:rFonts w:ascii="Arial" w:hAnsi="Arial" w:cs="Arial"/>
          <w:b/>
          <w:iCs/>
          <w:szCs w:val="24"/>
          <w:u w:val="single"/>
          <w:lang w:val="es-CL"/>
        </w:rPr>
        <w:t xml:space="preserve">. </w:t>
      </w:r>
    </w:p>
    <w:p w14:paraId="421C382A" w14:textId="77777777" w:rsidR="00317F91" w:rsidRPr="00FE1278" w:rsidRDefault="00317F91" w:rsidP="00F436E3">
      <w:pPr>
        <w:pStyle w:val="punteoextse"/>
        <w:numPr>
          <w:ilvl w:val="0"/>
          <w:numId w:val="0"/>
        </w:numPr>
        <w:spacing w:line="240" w:lineRule="auto"/>
        <w:ind w:left="1"/>
        <w:rPr>
          <w:rFonts w:ascii="Arial" w:hAnsi="Arial" w:cs="Arial"/>
          <w:b/>
          <w:bCs/>
          <w:szCs w:val="24"/>
          <w:u w:val="single"/>
          <w:lang w:val="es-CL"/>
        </w:rPr>
      </w:pPr>
    </w:p>
    <w:p w14:paraId="4FA38616" w14:textId="77777777" w:rsidR="006E6608" w:rsidRPr="00FE1278" w:rsidRDefault="006E6608" w:rsidP="00F436E3">
      <w:pPr>
        <w:spacing w:line="240" w:lineRule="auto"/>
        <w:jc w:val="both"/>
        <w:rPr>
          <w:rFonts w:ascii="Arial" w:hAnsi="Arial" w:cs="Arial"/>
          <w:kern w:val="28"/>
          <w:sz w:val="24"/>
          <w:szCs w:val="24"/>
          <w:lang w:val="es-CL"/>
        </w:rPr>
      </w:pPr>
    </w:p>
    <w:p w14:paraId="4F5BEA3C" w14:textId="77777777" w:rsidR="006E6608" w:rsidRPr="00FE1278" w:rsidDel="00FC1779" w:rsidRDefault="0057609E" w:rsidP="00D21646">
      <w:pPr>
        <w:pStyle w:val="Ttulo2"/>
        <w:numPr>
          <w:ilvl w:val="2"/>
          <w:numId w:val="3"/>
        </w:numPr>
        <w:spacing w:line="240" w:lineRule="auto"/>
        <w:ind w:left="0" w:firstLine="0"/>
        <w:rPr>
          <w:del w:id="37" w:author="Francisco Oliva" w:date="2017-10-16T16:51:00Z"/>
          <w:rFonts w:ascii="Arial" w:hAnsi="Arial" w:cs="Arial"/>
          <w:b/>
          <w:sz w:val="24"/>
          <w:szCs w:val="24"/>
          <w:lang w:val="es-CL"/>
        </w:rPr>
      </w:pPr>
      <w:commentRangeStart w:id="38"/>
      <w:del w:id="39" w:author="Francisco Oliva" w:date="2017-10-16T16:51:00Z">
        <w:r w:rsidDel="00FC1779">
          <w:rPr>
            <w:rFonts w:ascii="Arial" w:hAnsi="Arial" w:cs="Arial"/>
            <w:b/>
            <w:color w:val="000000" w:themeColor="text1"/>
            <w:sz w:val="24"/>
            <w:szCs w:val="24"/>
          </w:rPr>
          <w:delText xml:space="preserve">PROCESO PARA </w:delText>
        </w:r>
        <w:r w:rsidR="006E6608" w:rsidRPr="00D21646" w:rsidDel="00FC1779">
          <w:rPr>
            <w:rFonts w:ascii="Arial" w:hAnsi="Arial" w:cs="Arial"/>
            <w:b/>
            <w:color w:val="000000" w:themeColor="text1"/>
            <w:sz w:val="24"/>
            <w:szCs w:val="24"/>
          </w:rPr>
          <w:delText>ADQUISICIÓN DE REPUESTOS Y ACCESORIOS DE EQUIPOS MÉDICOS</w:delText>
        </w:r>
        <w:commentRangeEnd w:id="38"/>
        <w:r w:rsidR="00917366" w:rsidDel="00FC1779">
          <w:rPr>
            <w:rStyle w:val="Refdecomentario"/>
            <w:rFonts w:asciiTheme="minorHAnsi" w:eastAsiaTheme="minorEastAsia" w:hAnsiTheme="minorHAnsi" w:cstheme="minorBidi"/>
            <w:color w:val="auto"/>
          </w:rPr>
          <w:commentReference w:id="38"/>
        </w:r>
      </w:del>
    </w:p>
    <w:p w14:paraId="1435DD63" w14:textId="77777777" w:rsidR="006E6608" w:rsidRPr="00FE1278" w:rsidDel="00FC1779" w:rsidRDefault="006E6608" w:rsidP="00F436E3">
      <w:pPr>
        <w:pStyle w:val="punteoextse"/>
        <w:numPr>
          <w:ilvl w:val="0"/>
          <w:numId w:val="0"/>
        </w:numPr>
        <w:tabs>
          <w:tab w:val="clear" w:pos="1"/>
          <w:tab w:val="clear" w:pos="360"/>
          <w:tab w:val="left" w:pos="0"/>
        </w:tabs>
        <w:spacing w:line="240" w:lineRule="auto"/>
        <w:ind w:left="361" w:hanging="360"/>
        <w:rPr>
          <w:del w:id="40" w:author="Francisco Oliva" w:date="2017-10-16T16:51:00Z"/>
          <w:rFonts w:ascii="Arial" w:hAnsi="Arial" w:cs="Arial"/>
          <w:b/>
          <w:szCs w:val="24"/>
          <w:u w:val="single"/>
        </w:rPr>
      </w:pPr>
    </w:p>
    <w:p w14:paraId="717ACD6B" w14:textId="77777777" w:rsidR="006E6608" w:rsidRPr="00FE1278" w:rsidDel="00FC1779" w:rsidRDefault="006E6608" w:rsidP="00F436E3">
      <w:pPr>
        <w:pStyle w:val="punteoextse"/>
        <w:numPr>
          <w:ilvl w:val="0"/>
          <w:numId w:val="0"/>
        </w:numPr>
        <w:tabs>
          <w:tab w:val="clear" w:pos="1"/>
          <w:tab w:val="clear" w:pos="360"/>
          <w:tab w:val="left" w:pos="0"/>
        </w:tabs>
        <w:spacing w:line="240" w:lineRule="auto"/>
        <w:ind w:left="361" w:hanging="360"/>
        <w:rPr>
          <w:del w:id="41" w:author="Francisco Oliva" w:date="2017-10-16T16:51:00Z"/>
          <w:rFonts w:ascii="Arial" w:hAnsi="Arial" w:cs="Arial"/>
          <w:b/>
          <w:szCs w:val="24"/>
          <w:u w:val="single"/>
        </w:rPr>
      </w:pPr>
    </w:p>
    <w:p w14:paraId="0F277364" w14:textId="77777777" w:rsidR="006E6608" w:rsidRPr="00BC7D56" w:rsidDel="00FC1779" w:rsidRDefault="006E6608" w:rsidP="00F85DA8">
      <w:pPr>
        <w:pStyle w:val="punteoextse"/>
        <w:numPr>
          <w:ilvl w:val="0"/>
          <w:numId w:val="107"/>
        </w:numPr>
        <w:tabs>
          <w:tab w:val="clear" w:pos="1"/>
          <w:tab w:val="clear" w:pos="360"/>
          <w:tab w:val="clear" w:pos="726"/>
          <w:tab w:val="left" w:pos="0"/>
        </w:tabs>
        <w:spacing w:line="240" w:lineRule="auto"/>
        <w:rPr>
          <w:del w:id="42" w:author="Francisco Oliva" w:date="2017-10-16T16:51:00Z"/>
          <w:rFonts w:ascii="Arial" w:hAnsi="Arial" w:cs="Arial"/>
          <w:b/>
          <w:szCs w:val="24"/>
        </w:rPr>
      </w:pPr>
      <w:del w:id="43" w:author="Francisco Oliva" w:date="2017-10-16T16:51:00Z">
        <w:r w:rsidRPr="00BC7D56" w:rsidDel="00FC1779">
          <w:rPr>
            <w:rFonts w:ascii="Arial" w:hAnsi="Arial" w:cs="Arial"/>
            <w:b/>
            <w:szCs w:val="24"/>
          </w:rPr>
          <w:delText>PROCESO GESTIONAR COMPRA</w:delText>
        </w:r>
      </w:del>
    </w:p>
    <w:p w14:paraId="77827DFE" w14:textId="77777777" w:rsidR="006E6608" w:rsidRPr="00FE1278" w:rsidDel="00FC1779" w:rsidRDefault="006E6608" w:rsidP="00F436E3">
      <w:pPr>
        <w:pStyle w:val="punteoextse"/>
        <w:numPr>
          <w:ilvl w:val="0"/>
          <w:numId w:val="0"/>
        </w:numPr>
        <w:tabs>
          <w:tab w:val="clear" w:pos="1"/>
          <w:tab w:val="clear" w:pos="360"/>
          <w:tab w:val="left" w:pos="0"/>
        </w:tabs>
        <w:spacing w:line="240" w:lineRule="auto"/>
        <w:rPr>
          <w:del w:id="44" w:author="Francisco Oliva" w:date="2017-10-16T16:51:00Z"/>
          <w:rFonts w:ascii="Arial" w:hAnsi="Arial" w:cs="Arial"/>
          <w:szCs w:val="24"/>
        </w:rPr>
      </w:pPr>
    </w:p>
    <w:p w14:paraId="64288217" w14:textId="77777777" w:rsidR="006E6608" w:rsidRPr="00FE1278" w:rsidDel="00FC1779" w:rsidRDefault="00BC7D56" w:rsidP="00F436E3">
      <w:pPr>
        <w:pStyle w:val="punteoextse"/>
        <w:numPr>
          <w:ilvl w:val="0"/>
          <w:numId w:val="0"/>
        </w:numPr>
        <w:tabs>
          <w:tab w:val="clear" w:pos="1"/>
          <w:tab w:val="clear" w:pos="360"/>
          <w:tab w:val="left" w:pos="0"/>
        </w:tabs>
        <w:spacing w:line="240" w:lineRule="auto"/>
        <w:rPr>
          <w:del w:id="45" w:author="Francisco Oliva" w:date="2017-10-16T16:51:00Z"/>
          <w:rFonts w:ascii="Arial" w:hAnsi="Arial" w:cs="Arial"/>
          <w:szCs w:val="24"/>
        </w:rPr>
      </w:pPr>
      <w:del w:id="46" w:author="Francisco Oliva" w:date="2017-10-16T16:51:00Z">
        <w:r w:rsidDel="00FC1779">
          <w:rPr>
            <w:rFonts w:ascii="Arial" w:hAnsi="Arial" w:cs="Arial"/>
            <w:b/>
            <w:szCs w:val="24"/>
          </w:rPr>
          <w:delText>A</w:delText>
        </w:r>
        <w:r w:rsidR="006E6608" w:rsidRPr="00FE1278" w:rsidDel="00FC1779">
          <w:rPr>
            <w:rFonts w:ascii="Arial" w:hAnsi="Arial" w:cs="Arial"/>
            <w:b/>
            <w:szCs w:val="24"/>
          </w:rPr>
          <w:delText xml:space="preserve">.1 GESTIONAR COMPRA POR CONVENIO DE MANTENIMIENTO PREVENTIVO Y CORRECTIVO: </w:delText>
        </w:r>
        <w:r w:rsidR="006E6608" w:rsidRPr="00FE1278" w:rsidDel="00FC1779">
          <w:rPr>
            <w:rFonts w:ascii="Arial" w:hAnsi="Arial" w:cs="Arial"/>
            <w:szCs w:val="24"/>
          </w:rPr>
          <w:delText>Describe el</w:delText>
        </w:r>
        <w:r w:rsidR="006E6608" w:rsidRPr="00FE1278" w:rsidDel="00FC1779">
          <w:rPr>
            <w:rFonts w:ascii="Arial" w:hAnsi="Arial" w:cs="Arial"/>
            <w:b/>
            <w:szCs w:val="24"/>
          </w:rPr>
          <w:delText xml:space="preserve"> </w:delText>
        </w:r>
        <w:r w:rsidR="006E6608" w:rsidRPr="00FE1278" w:rsidDel="00FC1779">
          <w:rPr>
            <w:rFonts w:ascii="Arial" w:hAnsi="Arial" w:cs="Arial"/>
            <w:szCs w:val="24"/>
          </w:rPr>
          <w:delText>flujograma de información para la adquisición de repuestos y/o accesorios, utilizados en la realización de mantenimiento con un proveedor en convenio de mantenimiento preventivo y correctivo.</w:delText>
        </w:r>
      </w:del>
    </w:p>
    <w:p w14:paraId="0113A046" w14:textId="77777777" w:rsidR="006E6608" w:rsidRPr="00FE1278" w:rsidDel="00FC1779" w:rsidRDefault="006E6608" w:rsidP="00F436E3">
      <w:pPr>
        <w:pStyle w:val="punteoextse"/>
        <w:numPr>
          <w:ilvl w:val="0"/>
          <w:numId w:val="0"/>
        </w:numPr>
        <w:tabs>
          <w:tab w:val="clear" w:pos="1"/>
          <w:tab w:val="clear" w:pos="360"/>
          <w:tab w:val="left" w:pos="0"/>
        </w:tabs>
        <w:spacing w:line="240" w:lineRule="auto"/>
        <w:rPr>
          <w:del w:id="47" w:author="Francisco Oliva" w:date="2017-10-16T16:51:00Z"/>
          <w:rFonts w:ascii="Arial" w:hAnsi="Arial" w:cs="Arial"/>
          <w:szCs w:val="24"/>
        </w:rPr>
      </w:pPr>
    </w:p>
    <w:p w14:paraId="68F850D4" w14:textId="77777777" w:rsidR="006E6608" w:rsidRPr="00FE1278" w:rsidDel="00FC1779" w:rsidRDefault="00BC7D56" w:rsidP="00F436E3">
      <w:pPr>
        <w:pStyle w:val="punteoextse"/>
        <w:numPr>
          <w:ilvl w:val="0"/>
          <w:numId w:val="0"/>
        </w:numPr>
        <w:tabs>
          <w:tab w:val="clear" w:pos="1"/>
          <w:tab w:val="clear" w:pos="360"/>
          <w:tab w:val="left" w:pos="0"/>
        </w:tabs>
        <w:spacing w:line="240" w:lineRule="auto"/>
        <w:rPr>
          <w:del w:id="48" w:author="Francisco Oliva" w:date="2017-10-16T16:51:00Z"/>
          <w:rFonts w:ascii="Arial" w:hAnsi="Arial" w:cs="Arial"/>
          <w:szCs w:val="24"/>
        </w:rPr>
      </w:pPr>
      <w:del w:id="49" w:author="Francisco Oliva" w:date="2017-10-16T16:51:00Z">
        <w:r w:rsidDel="00FC1779">
          <w:rPr>
            <w:rFonts w:ascii="Arial" w:hAnsi="Arial" w:cs="Arial"/>
            <w:b/>
            <w:szCs w:val="24"/>
          </w:rPr>
          <w:delText>A</w:delText>
        </w:r>
        <w:r w:rsidR="006E6608" w:rsidRPr="00FE1278" w:rsidDel="00FC1779">
          <w:rPr>
            <w:rFonts w:ascii="Arial" w:hAnsi="Arial" w:cs="Arial"/>
            <w:b/>
            <w:szCs w:val="24"/>
          </w:rPr>
          <w:delText xml:space="preserve">.2 GESTIONAR COMPRA POR TRATO DIRECTO: </w:delText>
        </w:r>
        <w:r w:rsidR="006E6608" w:rsidRPr="00FE1278" w:rsidDel="00FC1779">
          <w:rPr>
            <w:rFonts w:ascii="Arial" w:hAnsi="Arial" w:cs="Arial"/>
            <w:szCs w:val="24"/>
          </w:rPr>
          <w:delText>Describe el</w:delText>
        </w:r>
        <w:r w:rsidR="006E6608" w:rsidRPr="00FE1278" w:rsidDel="00FC1779">
          <w:rPr>
            <w:rFonts w:ascii="Arial" w:hAnsi="Arial" w:cs="Arial"/>
            <w:b/>
            <w:szCs w:val="24"/>
          </w:rPr>
          <w:delText xml:space="preserve"> </w:delText>
        </w:r>
        <w:r w:rsidR="006E6608" w:rsidRPr="00FE1278" w:rsidDel="00FC1779">
          <w:rPr>
            <w:rFonts w:ascii="Arial" w:hAnsi="Arial" w:cs="Arial"/>
            <w:szCs w:val="24"/>
          </w:rPr>
          <w:delText>flujograma de información para la adquisición de servicios de mano de obra, repuestos y/o accesorios utilizados en la realización del mantenimiento de un equipo médico sin convenio o fuera de garantía. El trato directo se puede realizar por las siguientes causales:</w:delText>
        </w:r>
      </w:del>
    </w:p>
    <w:p w14:paraId="1941C616" w14:textId="77777777" w:rsidR="006E6608" w:rsidRPr="00FE1278" w:rsidDel="00FC1779" w:rsidRDefault="006E6608" w:rsidP="00F436E3">
      <w:pPr>
        <w:pStyle w:val="punteoextse"/>
        <w:numPr>
          <w:ilvl w:val="0"/>
          <w:numId w:val="0"/>
        </w:numPr>
        <w:tabs>
          <w:tab w:val="clear" w:pos="1"/>
          <w:tab w:val="clear" w:pos="360"/>
          <w:tab w:val="left" w:pos="0"/>
        </w:tabs>
        <w:spacing w:line="240" w:lineRule="auto"/>
        <w:ind w:left="1440"/>
        <w:rPr>
          <w:del w:id="50" w:author="Francisco Oliva" w:date="2017-10-16T16:51:00Z"/>
          <w:rFonts w:ascii="Arial" w:hAnsi="Arial" w:cs="Arial"/>
          <w:szCs w:val="24"/>
        </w:rPr>
      </w:pPr>
      <w:del w:id="51" w:author="Francisco Oliva" w:date="2017-10-16T16:51:00Z">
        <w:r w:rsidRPr="00FE1278" w:rsidDel="00FC1779">
          <w:rPr>
            <w:rFonts w:ascii="Arial" w:hAnsi="Arial" w:cs="Arial"/>
            <w:szCs w:val="24"/>
          </w:rPr>
          <w:delText xml:space="preserve">  </w:delText>
        </w:r>
      </w:del>
    </w:p>
    <w:p w14:paraId="0B58FC9B" w14:textId="77777777" w:rsidR="006E6608" w:rsidRPr="00FE1278" w:rsidDel="00FC1779" w:rsidRDefault="006E6608" w:rsidP="00F85DA8">
      <w:pPr>
        <w:pStyle w:val="punteoextse"/>
        <w:numPr>
          <w:ilvl w:val="0"/>
          <w:numId w:val="10"/>
        </w:numPr>
        <w:tabs>
          <w:tab w:val="clear" w:pos="1"/>
          <w:tab w:val="clear" w:pos="360"/>
          <w:tab w:val="left" w:pos="0"/>
        </w:tabs>
        <w:spacing w:line="240" w:lineRule="auto"/>
        <w:rPr>
          <w:del w:id="52" w:author="Francisco Oliva" w:date="2017-10-16T16:51:00Z"/>
          <w:rFonts w:ascii="Arial" w:hAnsi="Arial" w:cs="Arial"/>
          <w:szCs w:val="24"/>
        </w:rPr>
      </w:pPr>
      <w:del w:id="53" w:author="Francisco Oliva" w:date="2017-10-16T16:51:00Z">
        <w:r w:rsidRPr="00FE1278" w:rsidDel="00FC1779">
          <w:rPr>
            <w:rFonts w:ascii="Arial" w:hAnsi="Arial" w:cs="Arial"/>
            <w:szCs w:val="24"/>
          </w:rPr>
          <w:delText>Costo del mantenimiento es inferior a 100 UTM (Trato Directo Letra J).</w:delText>
        </w:r>
      </w:del>
    </w:p>
    <w:p w14:paraId="6FDF8C24" w14:textId="77777777" w:rsidR="006E6608" w:rsidRPr="00FE1278" w:rsidDel="00FC1779" w:rsidRDefault="006E6608" w:rsidP="00F85DA8">
      <w:pPr>
        <w:pStyle w:val="punteoextse"/>
        <w:numPr>
          <w:ilvl w:val="0"/>
          <w:numId w:val="10"/>
        </w:numPr>
        <w:tabs>
          <w:tab w:val="clear" w:pos="1"/>
          <w:tab w:val="clear" w:pos="360"/>
          <w:tab w:val="left" w:pos="0"/>
        </w:tabs>
        <w:spacing w:line="240" w:lineRule="auto"/>
        <w:rPr>
          <w:del w:id="54" w:author="Francisco Oliva" w:date="2017-10-16T16:51:00Z"/>
          <w:rFonts w:ascii="Arial" w:hAnsi="Arial" w:cs="Arial"/>
          <w:szCs w:val="24"/>
        </w:rPr>
      </w:pPr>
      <w:del w:id="55" w:author="Francisco Oliva" w:date="2017-10-16T16:51:00Z">
        <w:r w:rsidRPr="00FE1278" w:rsidDel="00FC1779">
          <w:rPr>
            <w:rFonts w:ascii="Arial" w:hAnsi="Arial" w:cs="Arial"/>
            <w:szCs w:val="24"/>
          </w:rPr>
          <w:delText>El repuesto o accesorio sólo es comercializado por un proveedor (Trato Directo Letra G).</w:delText>
        </w:r>
      </w:del>
    </w:p>
    <w:p w14:paraId="6E102601" w14:textId="77777777" w:rsidR="006E6608" w:rsidRPr="00FE1278" w:rsidDel="00FC1779" w:rsidRDefault="006E6608" w:rsidP="00F436E3">
      <w:pPr>
        <w:pStyle w:val="punteoextse"/>
        <w:numPr>
          <w:ilvl w:val="0"/>
          <w:numId w:val="0"/>
        </w:numPr>
        <w:tabs>
          <w:tab w:val="clear" w:pos="1"/>
          <w:tab w:val="clear" w:pos="360"/>
          <w:tab w:val="left" w:pos="0"/>
        </w:tabs>
        <w:spacing w:line="240" w:lineRule="auto"/>
        <w:rPr>
          <w:del w:id="56" w:author="Francisco Oliva" w:date="2017-10-16T16:51:00Z"/>
          <w:rFonts w:ascii="Arial" w:hAnsi="Arial" w:cs="Arial"/>
          <w:szCs w:val="24"/>
        </w:rPr>
      </w:pPr>
    </w:p>
    <w:p w14:paraId="7C8EE7F9" w14:textId="77777777" w:rsidR="006E6608" w:rsidDel="00FC1779" w:rsidRDefault="006E6608" w:rsidP="00F436E3">
      <w:pPr>
        <w:pStyle w:val="punteoextse"/>
        <w:numPr>
          <w:ilvl w:val="0"/>
          <w:numId w:val="0"/>
        </w:numPr>
        <w:tabs>
          <w:tab w:val="clear" w:pos="1"/>
          <w:tab w:val="clear" w:pos="360"/>
          <w:tab w:val="left" w:pos="0"/>
        </w:tabs>
        <w:spacing w:line="240" w:lineRule="auto"/>
        <w:rPr>
          <w:del w:id="57" w:author="Francisco Oliva" w:date="2017-10-16T16:51:00Z"/>
          <w:rFonts w:ascii="Arial" w:hAnsi="Arial" w:cs="Arial"/>
          <w:szCs w:val="24"/>
        </w:rPr>
      </w:pPr>
      <w:del w:id="58" w:author="Francisco Oliva" w:date="2017-10-16T16:51:00Z">
        <w:r w:rsidRPr="00FE1278" w:rsidDel="00FC1779">
          <w:rPr>
            <w:rFonts w:ascii="Arial" w:hAnsi="Arial" w:cs="Arial"/>
            <w:szCs w:val="24"/>
          </w:rPr>
          <w:lastRenderedPageBreak/>
          <w:delText>Para llevar a cabo este proceso se debe considerar que los flujogramas de información se realizan siempre considerando el correcto flujo de las actividades. A medida que se desarrolla el proceso, pueden aparecer ciertas acciones o solicitudes que no son descritas, para esto se ha desarrollado un plan de contingencias más recurrentes para las Actividades de cada Etapa.</w:delText>
        </w:r>
      </w:del>
    </w:p>
    <w:p w14:paraId="11664627" w14:textId="77777777" w:rsidR="00937A7E" w:rsidDel="00FC1779" w:rsidRDefault="00937A7E" w:rsidP="00F436E3">
      <w:pPr>
        <w:pStyle w:val="punteoextse"/>
        <w:numPr>
          <w:ilvl w:val="0"/>
          <w:numId w:val="0"/>
        </w:numPr>
        <w:tabs>
          <w:tab w:val="clear" w:pos="1"/>
          <w:tab w:val="clear" w:pos="360"/>
          <w:tab w:val="left" w:pos="0"/>
        </w:tabs>
        <w:spacing w:line="240" w:lineRule="auto"/>
        <w:rPr>
          <w:del w:id="59" w:author="Francisco Oliva" w:date="2017-10-16T16:51:00Z"/>
          <w:rFonts w:ascii="Arial" w:hAnsi="Arial" w:cs="Arial"/>
          <w:szCs w:val="24"/>
        </w:rPr>
      </w:pPr>
    </w:p>
    <w:p w14:paraId="1B9E020A" w14:textId="77777777" w:rsidR="006E6608" w:rsidRPr="00FE1278" w:rsidDel="00FC1779" w:rsidRDefault="006E6608" w:rsidP="00937A7E">
      <w:pPr>
        <w:pStyle w:val="punteoextse"/>
        <w:numPr>
          <w:ilvl w:val="0"/>
          <w:numId w:val="0"/>
        </w:numPr>
        <w:spacing w:line="240" w:lineRule="auto"/>
        <w:ind w:left="361" w:firstLine="1367"/>
        <w:rPr>
          <w:del w:id="60" w:author="Francisco Oliva" w:date="2017-10-16T16:51:00Z"/>
          <w:rFonts w:ascii="Arial" w:hAnsi="Arial" w:cs="Arial"/>
          <w:szCs w:val="24"/>
        </w:rPr>
      </w:pPr>
      <w:del w:id="61" w:author="Francisco Oliva" w:date="2017-10-16T16:51:00Z">
        <w:r w:rsidRPr="00FE1278" w:rsidDel="00FC1779">
          <w:rPr>
            <w:rFonts w:ascii="Arial" w:hAnsi="Arial" w:cs="Arial"/>
            <w:noProof/>
            <w:szCs w:val="24"/>
            <w:lang w:eastAsia="es-CL"/>
          </w:rPr>
          <mc:AlternateContent>
            <mc:Choice Requires="wps">
              <w:drawing>
                <wp:anchor distT="0" distB="0" distL="114300" distR="114300" simplePos="0" relativeHeight="251660288" behindDoc="0" locked="0" layoutInCell="1" allowOverlap="1" wp14:anchorId="3A4F4D06" wp14:editId="0F4AB2F4">
                  <wp:simplePos x="0" y="0"/>
                  <wp:positionH relativeFrom="column">
                    <wp:posOffset>1415725</wp:posOffset>
                  </wp:positionH>
                  <wp:positionV relativeFrom="paragraph">
                    <wp:posOffset>720869</wp:posOffset>
                  </wp:positionV>
                  <wp:extent cx="2515089" cy="354842"/>
                  <wp:effectExtent l="0" t="0" r="19050" b="26670"/>
                  <wp:wrapNone/>
                  <wp:docPr id="373"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5089" cy="354842"/>
                          </a:xfrm>
                          <a:prstGeom prst="rect">
                            <a:avLst/>
                          </a:prstGeom>
                          <a:solidFill>
                            <a:srgbClr val="E5EBFF"/>
                          </a:solidFill>
                          <a:ln w="9525" algn="ctr">
                            <a:solidFill>
                              <a:schemeClr val="tx1"/>
                            </a:solidFill>
                            <a:miter lim="800000"/>
                            <a:headEnd/>
                            <a:tailEnd/>
                          </a:ln>
                        </wps:spPr>
                        <wps:txbx>
                          <w:txbxContent>
                            <w:p w14:paraId="0F743355" w14:textId="77777777" w:rsidR="00984B85" w:rsidRDefault="00984B85" w:rsidP="006E6608">
                              <w:pPr>
                                <w:pStyle w:val="NormalWeb"/>
                                <w:overflowPunct w:val="0"/>
                                <w:spacing w:before="0" w:beforeAutospacing="0" w:after="0" w:afterAutospacing="0"/>
                                <w:jc w:val="center"/>
                              </w:pPr>
                              <w:r>
                                <w:rPr>
                                  <w:rFonts w:ascii="Calibri" w:eastAsia="Calibri" w:hAnsi="Calibri" w:cs="Arial"/>
                                  <w:color w:val="000000"/>
                                  <w:sz w:val="32"/>
                                  <w:szCs w:val="32"/>
                                </w:rPr>
                                <w:t>1. Compra por Convenio</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ect w14:anchorId="3A4F4D06" id="Rectangle 118" o:spid="_x0000_s1027" style="position:absolute;left:0;text-align:left;margin-left:111.45pt;margin-top:56.75pt;width:198.05pt;height:27.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" fillcolor="#e5ebff" strokecolor="black [3213]">
                  <v:textbox>
                    <w:txbxContent>
                      <w:p w14:paraId="0F743355" w14:textId="77777777" w:rsidR="00984B85" w:rsidRDefault="00984B85" w:rsidP="006E6608">
                        <w:pPr>
                          <w:pStyle w:val="NormalWeb"/>
                          <w:overflowPunct w:val="0"/>
                          <w:spacing w:before="0" w:beforeAutospacing="0" w:after="0" w:afterAutospacing="0"/>
                          <w:jc w:val="center"/>
                        </w:pPr>
                        <w:r>
                          <w:rPr>
                            <w:rFonts w:ascii="Calibri" w:eastAsia="Calibri" w:hAnsi="Calibri" w:cs="Arial"/>
                            <w:color w:val="000000"/>
                            <w:sz w:val="32"/>
                            <w:szCs w:val="32"/>
                          </w:rPr>
                          <w:t>1. Compra por Convenio</w:t>
                        </w:r>
                      </w:p>
                    </w:txbxContent>
                  </v:textbox>
                </v:rect>
              </w:pict>
            </mc:Fallback>
          </mc:AlternateContent>
        </w:r>
        <w:r w:rsidRPr="00FE1278" w:rsidDel="00FC1779">
          <w:rPr>
            <w:rFonts w:ascii="Arial" w:hAnsi="Arial" w:cs="Arial"/>
            <w:noProof/>
            <w:szCs w:val="24"/>
            <w:lang w:val="es-CL" w:eastAsia="es-CL"/>
          </w:rPr>
          <mc:AlternateContent>
            <mc:Choice Requires="wpg">
              <w:drawing>
                <wp:inline distT="0" distB="0" distL="0" distR="0" wp14:anchorId="3FBFF0F7" wp14:editId="418C01A8">
                  <wp:extent cx="3138985" cy="2365761"/>
                  <wp:effectExtent l="0" t="0" r="23495" b="15875"/>
                  <wp:docPr id="352" name="Grupo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38985" cy="2365761"/>
                            <a:chOff x="60960" y="1132507"/>
                            <a:chExt cx="9000000" cy="5283533"/>
                          </a:xfrm>
                        </wpg:grpSpPr>
                        <wps:wsp>
                          <wps:cNvPr id="353" name="21 Rectángulo"/>
                          <wps:cNvSpPr>
                            <a:spLocks noChangeArrowheads="1"/>
                          </wps:cNvSpPr>
                          <wps:spPr bwMode="auto">
                            <a:xfrm>
                              <a:off x="60960" y="1325880"/>
                              <a:ext cx="9000000" cy="5090160"/>
                            </a:xfrm>
                            <a:prstGeom prst="rect">
                              <a:avLst/>
                            </a:prstGeom>
                            <a:noFill/>
                            <a:ln w="9525">
                              <a:solidFill>
                                <a:schemeClr val="tx1"/>
                              </a:solidFill>
                              <a:miter lim="800000"/>
                              <a:headEnd/>
                              <a:tailEnd/>
                            </a:ln>
                          </wps:spPr>
                          <wps:bodyPr wrap="none"/>
                        </wps:wsp>
                        <wps:wsp>
                          <wps:cNvPr id="354" name="22 Rectángulo"/>
                          <wps:cNvSpPr>
                            <a:spLocks noChangeArrowheads="1"/>
                          </wps:cNvSpPr>
                          <wps:spPr bwMode="auto">
                            <a:xfrm>
                              <a:off x="651020" y="1132507"/>
                              <a:ext cx="7803313" cy="1143000"/>
                            </a:xfrm>
                            <a:prstGeom prst="rect">
                              <a:avLst/>
                            </a:prstGeom>
                            <a:noFill/>
                            <a:ln>
                              <a:noFill/>
                            </a:ln>
                            <a:extLst/>
                          </wps:spPr>
                          <wps:txbx>
                            <w:txbxContent>
                              <w:p w14:paraId="30F84575" w14:textId="77777777" w:rsidR="00984B85" w:rsidRDefault="00984B85" w:rsidP="006E6608">
                                <w:pPr>
                                  <w:pStyle w:val="NormalWeb"/>
                                  <w:overflowPunct w:val="0"/>
                                  <w:spacing w:before="192" w:beforeAutospacing="0" w:after="0" w:afterAutospacing="0"/>
                                </w:pPr>
                                <w:r>
                                  <w:rPr>
                                    <w:rFonts w:ascii="Calibri" w:eastAsia="Calibri" w:hAnsi="Calibri" w:cs="Calibri"/>
                                    <w:color w:val="000000"/>
                                    <w:sz w:val="32"/>
                                    <w:szCs w:val="32"/>
                                    <w:lang w:val="es-ES_tradnl"/>
                                  </w:rPr>
                                  <w:t>Proceso Gestionar Compra</w:t>
                                </w:r>
                              </w:p>
                            </w:txbxContent>
                          </wps:txbx>
                          <wps:bodyPr wrap="square">
                            <a:noAutofit/>
                          </wps:bodyPr>
                        </wps:wsp>
                        <wps:wsp>
                          <wps:cNvPr id="357" name="Rectangle 118"/>
                          <wps:cNvSpPr>
                            <a:spLocks noChangeArrowheads="1"/>
                          </wps:cNvSpPr>
                          <wps:spPr bwMode="auto">
                            <a:xfrm>
                              <a:off x="798381" y="2246536"/>
                              <a:ext cx="7734271" cy="2695973"/>
                            </a:xfrm>
                            <a:prstGeom prst="rect">
                              <a:avLst/>
                            </a:prstGeom>
                            <a:solidFill>
                              <a:srgbClr val="E5EBFF"/>
                            </a:solidFill>
                            <a:ln w="9525" algn="ctr">
                              <a:solidFill>
                                <a:schemeClr val="tx1"/>
                              </a:solidFill>
                              <a:miter lim="800000"/>
                              <a:headEnd/>
                              <a:tailEnd/>
                            </a:ln>
                          </wps:spPr>
                          <wps:bodyPr wrap="none" anchor="ctr"/>
                        </wps:wsp>
                        <wps:wsp>
                          <wps:cNvPr id="359" name="Rectangle 118"/>
                          <wps:cNvSpPr>
                            <a:spLocks noChangeArrowheads="1"/>
                          </wps:cNvSpPr>
                          <wps:spPr bwMode="auto">
                            <a:xfrm>
                              <a:off x="980576" y="3652772"/>
                              <a:ext cx="7211601" cy="740254"/>
                            </a:xfrm>
                            <a:prstGeom prst="rect">
                              <a:avLst/>
                            </a:prstGeom>
                            <a:solidFill>
                              <a:srgbClr val="E5EBFF"/>
                            </a:solidFill>
                            <a:ln w="9525" algn="ctr">
                              <a:solidFill>
                                <a:schemeClr val="tx1"/>
                              </a:solidFill>
                              <a:miter lim="800000"/>
                              <a:headEnd/>
                              <a:tailEnd/>
                            </a:ln>
                          </wps:spPr>
                          <wps:txbx>
                            <w:txbxContent>
                              <w:p w14:paraId="30C8460E" w14:textId="77777777" w:rsidR="00984B85" w:rsidRDefault="00984B85" w:rsidP="006E6608">
                                <w:pPr>
                                  <w:pStyle w:val="NormalWeb"/>
                                  <w:overflowPunct w:val="0"/>
                                  <w:spacing w:before="0" w:beforeAutospacing="0" w:after="0" w:afterAutospacing="0"/>
                                  <w:jc w:val="center"/>
                                </w:pPr>
                                <w:r>
                                  <w:rPr>
                                    <w:rFonts w:ascii="Calibri" w:eastAsia="Calibri" w:hAnsi="Calibri" w:cs="Arial"/>
                                    <w:color w:val="000000"/>
                                    <w:sz w:val="32"/>
                                    <w:szCs w:val="32"/>
                                  </w:rPr>
                                  <w:t>2. Compra por Trato Directo</w:t>
                                </w:r>
                              </w:p>
                            </w:txbxContent>
                          </wps:txbx>
                          <wps:bodyPr wrap="none" anchor="ctr"/>
                        </wps:wsp>
                      </wpg:wgp>
                    </a:graphicData>
                  </a:graphic>
                </wp:inline>
              </w:drawing>
            </mc:Choice>
            <mc:Fallback>
              <w:pict>
                <v:group w14:anchorId="3FBFF0F7" id="Grupo 352" o:spid="_x0000_s1028" style="width:247.15pt;height:186.3pt;mso-position-horizontal-relative:char;mso-position-vertical-relative:line" coordorigin="609,11325" coordsize="90000,52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">
                  <v:rect id="21 Rectángulo" o:spid="_x0000_s1029" style="position:absolute;left:609;top:13258;width:90000;height:509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" filled="f" strokecolor="black [3213]"/>
                  <v:rect id="22 Rectángulo" o:spid="_x0000_s1030" style="position:absolute;left:6510;top:11325;width:78033;height:1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" filled="f" stroked="f">
                    <v:textbox>
                      <w:txbxContent>
                        <w:p w14:paraId="30F84575" w14:textId="77777777" w:rsidR="00984B85" w:rsidRDefault="00984B85" w:rsidP="006E6608">
                          <w:pPr>
                            <w:pStyle w:val="NormalWeb"/>
                            <w:overflowPunct w:val="0"/>
                            <w:spacing w:before="192" w:beforeAutospacing="0" w:after="0" w:afterAutospacing="0"/>
                          </w:pPr>
                          <w:r>
                            <w:rPr>
                              <w:rFonts w:ascii="Calibri" w:eastAsia="Calibri" w:hAnsi="Calibri" w:cs="Calibri"/>
                              <w:color w:val="000000"/>
                              <w:sz w:val="32"/>
                              <w:szCs w:val="32"/>
                              <w:lang w:val="es-ES_tradnl"/>
                            </w:rPr>
                            <w:t>Proceso Gestionar Compra</w:t>
                          </w:r>
                        </w:p>
                      </w:txbxContent>
                    </v:textbox>
                  </v:rect>
                  <v:rect id="_x0000_s1031" style="position:absolute;left:7983;top:22465;width:77343;height:2696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" fillcolor="#e5ebff" strokecolor="black [3213]"/>
                  <v:rect id="_x0000_s1032" style="position:absolute;left:9805;top:36527;width:72116;height:740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" fillcolor="#e5ebff" strokecolor="black [3213]">
                    <v:textbox>
                      <w:txbxContent>
                        <w:p w14:paraId="30C8460E" w14:textId="77777777" w:rsidR="00984B85" w:rsidRDefault="00984B85" w:rsidP="006E6608">
                          <w:pPr>
                            <w:pStyle w:val="NormalWeb"/>
                            <w:overflowPunct w:val="0"/>
                            <w:spacing w:before="0" w:beforeAutospacing="0" w:after="0" w:afterAutospacing="0"/>
                            <w:jc w:val="center"/>
                          </w:pPr>
                          <w:r>
                            <w:rPr>
                              <w:rFonts w:ascii="Calibri" w:eastAsia="Calibri" w:hAnsi="Calibri" w:cs="Arial"/>
                              <w:color w:val="000000"/>
                              <w:sz w:val="32"/>
                              <w:szCs w:val="32"/>
                            </w:rPr>
                            <w:t>2. Compra por Trato Directo</w:t>
                          </w:r>
                        </w:p>
                      </w:txbxContent>
                    </v:textbox>
                  </v:rect>
                  <w10:anchorlock/>
                </v:group>
              </w:pict>
            </mc:Fallback>
          </mc:AlternateContent>
        </w:r>
      </w:del>
    </w:p>
    <w:p w14:paraId="17C0F222" w14:textId="77777777" w:rsidR="006E6608" w:rsidRPr="00FE1278" w:rsidDel="00FC1779" w:rsidRDefault="006E6608" w:rsidP="00F436E3">
      <w:pPr>
        <w:spacing w:line="240" w:lineRule="auto"/>
        <w:jc w:val="both"/>
        <w:rPr>
          <w:del w:id="62" w:author="Francisco Oliva" w:date="2017-10-16T16:51:00Z"/>
          <w:rFonts w:ascii="Arial" w:hAnsi="Arial" w:cs="Arial"/>
          <w:sz w:val="24"/>
          <w:szCs w:val="24"/>
        </w:rPr>
      </w:pPr>
    </w:p>
    <w:p w14:paraId="6015B42D" w14:textId="77777777" w:rsidR="0057609E" w:rsidRPr="00FE1278" w:rsidRDefault="0057609E" w:rsidP="00F436E3">
      <w:pPr>
        <w:spacing w:line="240" w:lineRule="auto"/>
        <w:jc w:val="both"/>
        <w:rPr>
          <w:rFonts w:ascii="Arial" w:hAnsi="Arial" w:cs="Arial"/>
          <w:kern w:val="28"/>
          <w:sz w:val="24"/>
          <w:szCs w:val="24"/>
          <w:lang w:val="es-CL"/>
        </w:rPr>
      </w:pPr>
    </w:p>
    <w:p w14:paraId="3BAE1A89" w14:textId="77777777" w:rsidR="006E6608" w:rsidRPr="0057609E" w:rsidRDefault="0057609E" w:rsidP="0057609E">
      <w:pPr>
        <w:pStyle w:val="Ttulo2"/>
        <w:numPr>
          <w:ilvl w:val="2"/>
          <w:numId w:val="3"/>
        </w:numPr>
        <w:spacing w:line="240" w:lineRule="auto"/>
        <w:ind w:left="0" w:firstLine="0"/>
        <w:rPr>
          <w:rFonts w:ascii="Arial" w:hAnsi="Arial" w:cs="Arial"/>
          <w:b/>
          <w:color w:val="000000" w:themeColor="text1"/>
          <w:sz w:val="24"/>
          <w:szCs w:val="24"/>
        </w:rPr>
      </w:pPr>
      <w:r>
        <w:rPr>
          <w:rFonts w:ascii="Arial" w:hAnsi="Arial" w:cs="Arial"/>
          <w:b/>
          <w:color w:val="000000" w:themeColor="text1"/>
          <w:sz w:val="24"/>
          <w:szCs w:val="24"/>
        </w:rPr>
        <w:t xml:space="preserve">PROCESO PARA </w:t>
      </w:r>
      <w:r w:rsidR="005C4FD3" w:rsidRPr="0057609E">
        <w:rPr>
          <w:rFonts w:ascii="Arial" w:hAnsi="Arial" w:cs="Arial"/>
          <w:b/>
          <w:color w:val="000000" w:themeColor="text1"/>
          <w:sz w:val="24"/>
          <w:szCs w:val="24"/>
        </w:rPr>
        <w:t>ADQUISICIÓN DE CONVENIOS DE MANTENIMIENTO</w:t>
      </w:r>
    </w:p>
    <w:p w14:paraId="213CBABC" w14:textId="77777777" w:rsidR="006E6608" w:rsidRPr="00FE1278" w:rsidRDefault="006E6608" w:rsidP="00F436E3">
      <w:pPr>
        <w:pStyle w:val="punteoextse"/>
        <w:numPr>
          <w:ilvl w:val="0"/>
          <w:numId w:val="0"/>
        </w:numPr>
        <w:tabs>
          <w:tab w:val="clear" w:pos="1"/>
          <w:tab w:val="clear" w:pos="360"/>
          <w:tab w:val="left" w:pos="0"/>
        </w:tabs>
        <w:spacing w:line="240" w:lineRule="auto"/>
        <w:ind w:left="361" w:hanging="360"/>
        <w:rPr>
          <w:rFonts w:ascii="Arial" w:hAnsi="Arial" w:cs="Arial"/>
          <w:b/>
          <w:szCs w:val="24"/>
          <w:u w:val="single"/>
        </w:rPr>
      </w:pPr>
    </w:p>
    <w:p w14:paraId="31D48448" w14:textId="77777777" w:rsidR="006E6608" w:rsidRPr="00FE1278" w:rsidRDefault="006E6608" w:rsidP="00F436E3">
      <w:pPr>
        <w:pStyle w:val="punteoextse"/>
        <w:numPr>
          <w:ilvl w:val="0"/>
          <w:numId w:val="0"/>
        </w:numPr>
        <w:tabs>
          <w:tab w:val="clear" w:pos="1"/>
          <w:tab w:val="clear" w:pos="360"/>
          <w:tab w:val="left" w:pos="0"/>
        </w:tabs>
        <w:spacing w:line="240" w:lineRule="auto"/>
        <w:ind w:left="361" w:hanging="360"/>
        <w:rPr>
          <w:rFonts w:ascii="Arial" w:hAnsi="Arial" w:cs="Arial"/>
          <w:b/>
          <w:szCs w:val="24"/>
          <w:u w:val="single"/>
        </w:rPr>
      </w:pPr>
    </w:p>
    <w:p w14:paraId="40E38AA9" w14:textId="77777777" w:rsidR="006E6608" w:rsidRPr="00FE1278" w:rsidRDefault="006E6608" w:rsidP="00F85DA8">
      <w:pPr>
        <w:pStyle w:val="punteoextse"/>
        <w:numPr>
          <w:ilvl w:val="0"/>
          <w:numId w:val="108"/>
        </w:numPr>
        <w:tabs>
          <w:tab w:val="clear" w:pos="1"/>
          <w:tab w:val="clear" w:pos="360"/>
          <w:tab w:val="clear" w:pos="726"/>
          <w:tab w:val="left" w:pos="0"/>
        </w:tabs>
        <w:spacing w:line="240" w:lineRule="auto"/>
        <w:rPr>
          <w:rFonts w:ascii="Arial" w:hAnsi="Arial" w:cs="Arial"/>
          <w:b/>
          <w:szCs w:val="24"/>
          <w:u w:val="single"/>
        </w:rPr>
      </w:pPr>
      <w:r w:rsidRPr="00BC7D56">
        <w:rPr>
          <w:rFonts w:ascii="Arial" w:hAnsi="Arial" w:cs="Arial"/>
          <w:b/>
          <w:szCs w:val="24"/>
        </w:rPr>
        <w:t>PROCESO ADQUISICIÓN CONVENIOS DE MANTENIMIENTO</w:t>
      </w:r>
    </w:p>
    <w:p w14:paraId="744B3A53" w14:textId="77777777" w:rsidR="006E6608" w:rsidRPr="00FE1278" w:rsidRDefault="006E6608" w:rsidP="00F436E3">
      <w:pPr>
        <w:pStyle w:val="punteoextse"/>
        <w:numPr>
          <w:ilvl w:val="0"/>
          <w:numId w:val="0"/>
        </w:numPr>
        <w:tabs>
          <w:tab w:val="clear" w:pos="1"/>
          <w:tab w:val="clear" w:pos="360"/>
          <w:tab w:val="left" w:pos="0"/>
        </w:tabs>
        <w:spacing w:line="240" w:lineRule="auto"/>
        <w:rPr>
          <w:rFonts w:ascii="Arial" w:hAnsi="Arial" w:cs="Arial"/>
          <w:szCs w:val="24"/>
        </w:rPr>
      </w:pPr>
    </w:p>
    <w:p w14:paraId="0509868E" w14:textId="77777777" w:rsidR="006E6608" w:rsidRPr="00FE1278" w:rsidRDefault="006E6608" w:rsidP="00F436E3">
      <w:pPr>
        <w:pStyle w:val="punteoextse"/>
        <w:numPr>
          <w:ilvl w:val="0"/>
          <w:numId w:val="0"/>
        </w:numPr>
        <w:tabs>
          <w:tab w:val="clear" w:pos="1"/>
          <w:tab w:val="clear" w:pos="360"/>
          <w:tab w:val="left" w:pos="0"/>
        </w:tabs>
        <w:spacing w:line="240" w:lineRule="auto"/>
        <w:rPr>
          <w:rFonts w:ascii="Arial" w:hAnsi="Arial" w:cs="Arial"/>
          <w:szCs w:val="24"/>
        </w:rPr>
      </w:pPr>
      <w:r w:rsidRPr="00FE1278">
        <w:rPr>
          <w:rFonts w:ascii="Arial" w:hAnsi="Arial" w:cs="Arial"/>
          <w:szCs w:val="24"/>
        </w:rPr>
        <w:t>Describe el</w:t>
      </w:r>
      <w:r w:rsidRPr="00FE1278">
        <w:rPr>
          <w:rFonts w:ascii="Arial" w:hAnsi="Arial" w:cs="Arial"/>
          <w:b/>
          <w:szCs w:val="24"/>
        </w:rPr>
        <w:t xml:space="preserve"> </w:t>
      </w:r>
      <w:r w:rsidRPr="00FE1278">
        <w:rPr>
          <w:rFonts w:ascii="Arial" w:hAnsi="Arial" w:cs="Arial"/>
          <w:szCs w:val="24"/>
        </w:rPr>
        <w:t>flujograma de información para la adquisición de convenios de mantenimiento preventivo y correctivo de equipos médicos.</w:t>
      </w:r>
    </w:p>
    <w:p w14:paraId="597BA790" w14:textId="77777777" w:rsidR="006E6608" w:rsidRDefault="006E6608" w:rsidP="00F436E3">
      <w:pPr>
        <w:pStyle w:val="punteoextse"/>
        <w:numPr>
          <w:ilvl w:val="0"/>
          <w:numId w:val="0"/>
        </w:numPr>
        <w:tabs>
          <w:tab w:val="clear" w:pos="360"/>
          <w:tab w:val="left" w:pos="142"/>
        </w:tabs>
        <w:spacing w:line="240" w:lineRule="auto"/>
        <w:rPr>
          <w:rFonts w:ascii="Arial" w:hAnsi="Arial" w:cs="Arial"/>
          <w:b/>
          <w:szCs w:val="24"/>
        </w:rPr>
      </w:pPr>
    </w:p>
    <w:p w14:paraId="77D81F11" w14:textId="77777777" w:rsidR="00BC7D56" w:rsidRPr="00FE1278" w:rsidRDefault="00BC7D56" w:rsidP="00F436E3">
      <w:pPr>
        <w:pStyle w:val="punteoextse"/>
        <w:numPr>
          <w:ilvl w:val="0"/>
          <w:numId w:val="0"/>
        </w:numPr>
        <w:tabs>
          <w:tab w:val="clear" w:pos="360"/>
          <w:tab w:val="left" w:pos="142"/>
        </w:tabs>
        <w:spacing w:line="240" w:lineRule="auto"/>
        <w:rPr>
          <w:rFonts w:ascii="Arial" w:hAnsi="Arial" w:cs="Arial"/>
          <w:b/>
          <w:szCs w:val="24"/>
        </w:rPr>
      </w:pPr>
    </w:p>
    <w:p w14:paraId="392CD4A0" w14:textId="77777777" w:rsidR="006E6608" w:rsidRPr="00FE1278" w:rsidRDefault="006E6608" w:rsidP="00F85DA8">
      <w:pPr>
        <w:pStyle w:val="punteoextse"/>
        <w:numPr>
          <w:ilvl w:val="0"/>
          <w:numId w:val="108"/>
        </w:numPr>
        <w:tabs>
          <w:tab w:val="clear" w:pos="360"/>
          <w:tab w:val="clear" w:pos="726"/>
        </w:tabs>
        <w:spacing w:line="240" w:lineRule="auto"/>
        <w:rPr>
          <w:rFonts w:ascii="Arial" w:hAnsi="Arial" w:cs="Arial"/>
          <w:b/>
          <w:szCs w:val="24"/>
        </w:rPr>
      </w:pPr>
      <w:r w:rsidRPr="00BC7D56">
        <w:rPr>
          <w:rFonts w:ascii="Arial" w:hAnsi="Arial" w:cs="Arial"/>
          <w:b/>
          <w:szCs w:val="24"/>
        </w:rPr>
        <w:t>SUB-ETAPA: PLANIFICACIÓN ANUAL CONVENIOS DE MANTENIMIENTO</w:t>
      </w:r>
    </w:p>
    <w:p w14:paraId="07E5C4F0" w14:textId="77777777" w:rsidR="006E6608" w:rsidRPr="00FE1278" w:rsidRDefault="00BC7D56" w:rsidP="00F436E3">
      <w:pPr>
        <w:pStyle w:val="punteoextse"/>
        <w:numPr>
          <w:ilvl w:val="0"/>
          <w:numId w:val="0"/>
        </w:numPr>
        <w:spacing w:before="240" w:after="120" w:line="240" w:lineRule="auto"/>
        <w:rPr>
          <w:rFonts w:ascii="Arial" w:hAnsi="Arial" w:cs="Arial"/>
          <w:b/>
          <w:szCs w:val="24"/>
        </w:rPr>
      </w:pPr>
      <w:commentRangeStart w:id="63"/>
      <w:r>
        <w:rPr>
          <w:rFonts w:ascii="Arial" w:hAnsi="Arial" w:cs="Arial"/>
          <w:b/>
          <w:szCs w:val="24"/>
        </w:rPr>
        <w:t>B</w:t>
      </w:r>
      <w:r w:rsidR="006E6608" w:rsidRPr="00FE1278">
        <w:rPr>
          <w:rFonts w:ascii="Arial" w:hAnsi="Arial" w:cs="Arial"/>
          <w:b/>
          <w:szCs w:val="24"/>
        </w:rPr>
        <w:t>.1 MODELOS VISUALES</w:t>
      </w:r>
    </w:p>
    <w:p w14:paraId="14C0D141" w14:textId="77777777" w:rsidR="006E6608" w:rsidRDefault="006E6608" w:rsidP="00F436E3">
      <w:pPr>
        <w:spacing w:after="120" w:line="240" w:lineRule="auto"/>
        <w:jc w:val="both"/>
        <w:rPr>
          <w:rFonts w:ascii="Arial" w:hAnsi="Arial" w:cs="Arial"/>
          <w:sz w:val="24"/>
          <w:szCs w:val="24"/>
        </w:rPr>
      </w:pPr>
      <w:r w:rsidRPr="00FE1278">
        <w:rPr>
          <w:rFonts w:ascii="Arial" w:hAnsi="Arial" w:cs="Arial"/>
          <w:sz w:val="24"/>
          <w:szCs w:val="24"/>
        </w:rPr>
        <w:t>Flujograma de información con sus listas de tareas</w:t>
      </w:r>
      <w:commentRangeEnd w:id="63"/>
      <w:r w:rsidR="00E97334">
        <w:rPr>
          <w:rStyle w:val="Refdecomentario"/>
        </w:rPr>
        <w:commentReference w:id="63"/>
      </w:r>
    </w:p>
    <w:p w14:paraId="44286894" w14:textId="77777777" w:rsidR="00937A7E" w:rsidRPr="00FE1278" w:rsidRDefault="00937A7E" w:rsidP="00F436E3">
      <w:pPr>
        <w:spacing w:after="120" w:line="240" w:lineRule="auto"/>
        <w:jc w:val="both"/>
        <w:rPr>
          <w:rFonts w:ascii="Arial" w:hAnsi="Arial" w:cs="Arial"/>
          <w:sz w:val="24"/>
          <w:szCs w:val="24"/>
        </w:rPr>
      </w:pPr>
    </w:p>
    <w:p w14:paraId="5D40D7EC" w14:textId="77777777" w:rsidR="006E6608" w:rsidRPr="00FE1278" w:rsidRDefault="00937A7E" w:rsidP="00937A7E">
      <w:pPr>
        <w:spacing w:line="240" w:lineRule="auto"/>
        <w:jc w:val="center"/>
        <w:rPr>
          <w:rFonts w:ascii="Arial" w:hAnsi="Arial" w:cs="Arial"/>
          <w:sz w:val="24"/>
          <w:szCs w:val="24"/>
        </w:rPr>
      </w:pPr>
      <w:r>
        <w:rPr>
          <w:rFonts w:ascii="Arial" w:hAnsi="Arial" w:cs="Arial"/>
          <w:noProof/>
          <w:sz w:val="24"/>
          <w:szCs w:val="24"/>
        </w:rPr>
        <w:lastRenderedPageBreak/>
        <w:drawing>
          <wp:inline distT="0" distB="0" distL="0" distR="0" wp14:anchorId="013871DF" wp14:editId="6D753839">
            <wp:extent cx="5383530" cy="2761615"/>
            <wp:effectExtent l="0" t="0" r="0" b="635"/>
            <wp:docPr id="1271" name="Imagen 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3530" cy="2761615"/>
                    </a:xfrm>
                    <a:prstGeom prst="rect">
                      <a:avLst/>
                    </a:prstGeom>
                    <a:noFill/>
                  </pic:spPr>
                </pic:pic>
              </a:graphicData>
            </a:graphic>
          </wp:inline>
        </w:drawing>
      </w:r>
    </w:p>
    <w:p w14:paraId="1BA850A1" w14:textId="77777777" w:rsidR="006E6608" w:rsidRDefault="00937A7E" w:rsidP="00937A7E">
      <w:pPr>
        <w:spacing w:line="240" w:lineRule="auto"/>
        <w:jc w:val="center"/>
        <w:rPr>
          <w:rFonts w:ascii="Arial" w:hAnsi="Arial" w:cs="Arial"/>
          <w:sz w:val="24"/>
          <w:szCs w:val="24"/>
        </w:rPr>
      </w:pPr>
      <w:r>
        <w:rPr>
          <w:rFonts w:ascii="Arial" w:hAnsi="Arial" w:cs="Arial"/>
          <w:noProof/>
          <w:sz w:val="24"/>
          <w:szCs w:val="24"/>
        </w:rPr>
        <w:drawing>
          <wp:inline distT="0" distB="0" distL="0" distR="0" wp14:anchorId="44FAD619" wp14:editId="65F457F8">
            <wp:extent cx="2859405" cy="1341120"/>
            <wp:effectExtent l="0" t="0" r="0" b="0"/>
            <wp:docPr id="1272" name="Imagen 1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59405" cy="1341120"/>
                    </a:xfrm>
                    <a:prstGeom prst="rect">
                      <a:avLst/>
                    </a:prstGeom>
                    <a:noFill/>
                  </pic:spPr>
                </pic:pic>
              </a:graphicData>
            </a:graphic>
          </wp:inline>
        </w:drawing>
      </w:r>
    </w:p>
    <w:p w14:paraId="2329E670" w14:textId="77777777" w:rsidR="0057609E" w:rsidRDefault="0057609E" w:rsidP="00937A7E">
      <w:pPr>
        <w:spacing w:line="240" w:lineRule="auto"/>
        <w:jc w:val="center"/>
        <w:rPr>
          <w:rFonts w:ascii="Arial" w:hAnsi="Arial" w:cs="Arial"/>
          <w:sz w:val="24"/>
          <w:szCs w:val="24"/>
        </w:rPr>
      </w:pPr>
    </w:p>
    <w:p w14:paraId="197A2823" w14:textId="77777777" w:rsidR="006E6608" w:rsidRPr="00FE1278" w:rsidRDefault="00BC7D56" w:rsidP="00F436E3">
      <w:pPr>
        <w:pStyle w:val="punteoextse"/>
        <w:numPr>
          <w:ilvl w:val="0"/>
          <w:numId w:val="0"/>
        </w:numPr>
        <w:tabs>
          <w:tab w:val="clear" w:pos="1"/>
          <w:tab w:val="clear" w:pos="360"/>
          <w:tab w:val="clear" w:pos="726"/>
          <w:tab w:val="left" w:pos="0"/>
        </w:tabs>
        <w:spacing w:line="240" w:lineRule="auto"/>
        <w:rPr>
          <w:rFonts w:ascii="Arial" w:hAnsi="Arial" w:cs="Arial"/>
          <w:b/>
          <w:szCs w:val="24"/>
        </w:rPr>
      </w:pPr>
      <w:r>
        <w:rPr>
          <w:rFonts w:ascii="Arial" w:hAnsi="Arial" w:cs="Arial"/>
          <w:b/>
          <w:szCs w:val="24"/>
        </w:rPr>
        <w:t>B</w:t>
      </w:r>
      <w:r w:rsidR="006E6608" w:rsidRPr="00FE1278">
        <w:rPr>
          <w:rFonts w:ascii="Arial" w:hAnsi="Arial" w:cs="Arial"/>
          <w:b/>
          <w:szCs w:val="24"/>
        </w:rPr>
        <w:t>.2 INFORMACIÓN GENERAL</w:t>
      </w:r>
    </w:p>
    <w:p w14:paraId="7E628B32" w14:textId="77777777" w:rsidR="006E6608" w:rsidRPr="00FE1278" w:rsidRDefault="006E6608" w:rsidP="00F436E3">
      <w:pPr>
        <w:pStyle w:val="punteoextse"/>
        <w:numPr>
          <w:ilvl w:val="0"/>
          <w:numId w:val="0"/>
        </w:numPr>
        <w:tabs>
          <w:tab w:val="clear" w:pos="1"/>
          <w:tab w:val="clear" w:pos="360"/>
          <w:tab w:val="clear" w:pos="726"/>
          <w:tab w:val="left" w:pos="0"/>
        </w:tabs>
        <w:spacing w:line="240" w:lineRule="auto"/>
        <w:rPr>
          <w:rFonts w:ascii="Arial" w:hAnsi="Arial" w:cs="Arial"/>
          <w:b/>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97"/>
        <w:gridCol w:w="5931"/>
      </w:tblGrid>
      <w:tr w:rsidR="006E6608" w:rsidRPr="00FE1278" w14:paraId="2CA0E475" w14:textId="77777777" w:rsidTr="00937A7E">
        <w:trPr>
          <w:trHeight w:val="243"/>
        </w:trPr>
        <w:tc>
          <w:tcPr>
            <w:tcW w:w="1641" w:type="pct"/>
          </w:tcPr>
          <w:p w14:paraId="2582FE1E" w14:textId="77777777" w:rsidR="006E6608" w:rsidRPr="00FE1278" w:rsidRDefault="006E6608" w:rsidP="00F436E3">
            <w:pPr>
              <w:spacing w:after="0" w:line="240" w:lineRule="auto"/>
              <w:jc w:val="both"/>
              <w:rPr>
                <w:rFonts w:ascii="Arial" w:hAnsi="Arial" w:cs="Arial"/>
                <w:i/>
                <w:sz w:val="24"/>
                <w:szCs w:val="24"/>
              </w:rPr>
            </w:pPr>
            <w:r w:rsidRPr="00FE1278">
              <w:rPr>
                <w:rFonts w:ascii="Arial" w:hAnsi="Arial" w:cs="Arial"/>
                <w:i/>
                <w:sz w:val="24"/>
                <w:szCs w:val="24"/>
              </w:rPr>
              <w:t>Evento activador</w:t>
            </w:r>
          </w:p>
        </w:tc>
        <w:tc>
          <w:tcPr>
            <w:tcW w:w="3359" w:type="pct"/>
          </w:tcPr>
          <w:p w14:paraId="2D5B8F9A" w14:textId="77777777" w:rsidR="006E6608" w:rsidRPr="00FE1278" w:rsidRDefault="006E6608"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rPr>
              <w:t>Planilla Gestión de Mantenimiento.</w:t>
            </w:r>
          </w:p>
        </w:tc>
      </w:tr>
      <w:tr w:rsidR="006E6608" w:rsidRPr="00FE1278" w14:paraId="38350176" w14:textId="77777777" w:rsidTr="00937A7E">
        <w:trPr>
          <w:trHeight w:val="277"/>
        </w:trPr>
        <w:tc>
          <w:tcPr>
            <w:tcW w:w="1641" w:type="pct"/>
          </w:tcPr>
          <w:p w14:paraId="33692A5B" w14:textId="77777777" w:rsidR="006E6608" w:rsidRPr="00FE1278" w:rsidRDefault="006E6608" w:rsidP="00F436E3">
            <w:pPr>
              <w:spacing w:line="240" w:lineRule="auto"/>
              <w:jc w:val="both"/>
              <w:rPr>
                <w:rFonts w:ascii="Arial" w:hAnsi="Arial" w:cs="Arial"/>
                <w:i/>
                <w:sz w:val="24"/>
                <w:szCs w:val="24"/>
              </w:rPr>
            </w:pPr>
            <w:r w:rsidRPr="00FE1278">
              <w:rPr>
                <w:rFonts w:ascii="Arial" w:hAnsi="Arial" w:cs="Arial"/>
                <w:i/>
                <w:sz w:val="24"/>
                <w:szCs w:val="24"/>
              </w:rPr>
              <w:t>Objetivo</w:t>
            </w:r>
          </w:p>
        </w:tc>
        <w:tc>
          <w:tcPr>
            <w:tcW w:w="3359" w:type="pct"/>
          </w:tcPr>
          <w:p w14:paraId="648AB455" w14:textId="77777777" w:rsidR="006E6608" w:rsidRPr="00FE1278" w:rsidRDefault="006E6608"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lang w:val="es-CL"/>
              </w:rPr>
              <w:t>Contar con informe que explicite la planificación anual de los convenios de mantenimiento preventivo y correctivo a ejecutar por el Subdepartamento de Ingeniería Biomédica.</w:t>
            </w:r>
          </w:p>
        </w:tc>
      </w:tr>
      <w:tr w:rsidR="006E6608" w:rsidRPr="00FE1278" w14:paraId="41921371" w14:textId="77777777" w:rsidTr="00937A7E">
        <w:trPr>
          <w:trHeight w:val="286"/>
        </w:trPr>
        <w:tc>
          <w:tcPr>
            <w:tcW w:w="1641" w:type="pct"/>
          </w:tcPr>
          <w:p w14:paraId="6485EAE0" w14:textId="77777777" w:rsidR="006E6608" w:rsidRPr="00FE1278" w:rsidRDefault="006E6608" w:rsidP="00F436E3">
            <w:pPr>
              <w:spacing w:line="240" w:lineRule="auto"/>
              <w:jc w:val="both"/>
              <w:rPr>
                <w:rFonts w:ascii="Arial" w:hAnsi="Arial" w:cs="Arial"/>
                <w:i/>
                <w:sz w:val="24"/>
                <w:szCs w:val="24"/>
              </w:rPr>
            </w:pPr>
            <w:r w:rsidRPr="00FE1278">
              <w:rPr>
                <w:rFonts w:ascii="Arial" w:hAnsi="Arial" w:cs="Arial"/>
                <w:i/>
                <w:sz w:val="24"/>
                <w:szCs w:val="24"/>
              </w:rPr>
              <w:t>Dueño</w:t>
            </w:r>
          </w:p>
        </w:tc>
        <w:tc>
          <w:tcPr>
            <w:tcW w:w="3359" w:type="pct"/>
          </w:tcPr>
          <w:p w14:paraId="00907982" w14:textId="77777777" w:rsidR="006E6608" w:rsidRPr="00FE1278" w:rsidRDefault="006E6608"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lang w:val="es-CL"/>
              </w:rPr>
              <w:t>Jefe Subdepartamento de Ingeniería Biomédica.</w:t>
            </w:r>
          </w:p>
        </w:tc>
      </w:tr>
    </w:tbl>
    <w:p w14:paraId="1C00BE21" w14:textId="77777777" w:rsidR="006E6608" w:rsidRPr="00FE1278" w:rsidRDefault="006E6608" w:rsidP="00F436E3">
      <w:pPr>
        <w:pStyle w:val="punteoextse"/>
        <w:numPr>
          <w:ilvl w:val="0"/>
          <w:numId w:val="0"/>
        </w:numPr>
        <w:tabs>
          <w:tab w:val="clear" w:pos="360"/>
          <w:tab w:val="left" w:pos="142"/>
        </w:tabs>
        <w:spacing w:line="240" w:lineRule="auto"/>
        <w:rPr>
          <w:rFonts w:ascii="Arial" w:hAnsi="Arial" w:cs="Arial"/>
          <w:b/>
          <w:szCs w:val="24"/>
        </w:rPr>
      </w:pPr>
    </w:p>
    <w:p w14:paraId="638AC264" w14:textId="77777777" w:rsidR="006E6608" w:rsidRPr="00FE1278" w:rsidRDefault="00BC7D56" w:rsidP="00F436E3">
      <w:pPr>
        <w:pStyle w:val="punteoextse"/>
        <w:numPr>
          <w:ilvl w:val="0"/>
          <w:numId w:val="0"/>
        </w:numPr>
        <w:tabs>
          <w:tab w:val="clear" w:pos="360"/>
          <w:tab w:val="left" w:pos="142"/>
        </w:tabs>
        <w:spacing w:line="240" w:lineRule="auto"/>
        <w:rPr>
          <w:rFonts w:ascii="Arial" w:hAnsi="Arial" w:cs="Arial"/>
          <w:b/>
          <w:szCs w:val="24"/>
        </w:rPr>
      </w:pPr>
      <w:r>
        <w:rPr>
          <w:rFonts w:ascii="Arial" w:hAnsi="Arial" w:cs="Arial"/>
          <w:b/>
          <w:szCs w:val="24"/>
        </w:rPr>
        <w:t>B</w:t>
      </w:r>
      <w:r w:rsidR="006E6608" w:rsidRPr="00FE1278">
        <w:rPr>
          <w:rFonts w:ascii="Arial" w:hAnsi="Arial" w:cs="Arial"/>
          <w:b/>
          <w:szCs w:val="24"/>
        </w:rPr>
        <w:t>.3 DESCRIPCIÓN DEL FLUJO</w:t>
      </w:r>
    </w:p>
    <w:p w14:paraId="5D505E54" w14:textId="77777777" w:rsidR="006E6608" w:rsidRPr="00FE1278" w:rsidRDefault="006E6608" w:rsidP="00F436E3">
      <w:pPr>
        <w:pStyle w:val="punteoextse"/>
        <w:numPr>
          <w:ilvl w:val="0"/>
          <w:numId w:val="0"/>
        </w:numPr>
        <w:tabs>
          <w:tab w:val="clear" w:pos="360"/>
          <w:tab w:val="left" w:pos="142"/>
        </w:tabs>
        <w:spacing w:line="240" w:lineRule="auto"/>
        <w:rPr>
          <w:rFonts w:ascii="Arial" w:hAnsi="Arial" w:cs="Arial"/>
          <w:b/>
          <w:szCs w:val="24"/>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0"/>
        <w:gridCol w:w="1524"/>
        <w:gridCol w:w="5964"/>
      </w:tblGrid>
      <w:tr w:rsidR="006E6608" w:rsidRPr="00FE1278" w14:paraId="26CBCF5D" w14:textId="77777777" w:rsidTr="00937A7E">
        <w:trPr>
          <w:trHeight w:val="337"/>
          <w:jc w:val="center"/>
        </w:trPr>
        <w:tc>
          <w:tcPr>
            <w:tcW w:w="759" w:type="pct"/>
          </w:tcPr>
          <w:p w14:paraId="6F3F9AD9"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Actividad</w:t>
            </w:r>
          </w:p>
        </w:tc>
        <w:tc>
          <w:tcPr>
            <w:tcW w:w="863" w:type="pct"/>
          </w:tcPr>
          <w:p w14:paraId="76246AF8"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Rol</w:t>
            </w:r>
          </w:p>
        </w:tc>
        <w:tc>
          <w:tcPr>
            <w:tcW w:w="3378" w:type="pct"/>
          </w:tcPr>
          <w:p w14:paraId="6E289AE9"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Tareas</w:t>
            </w:r>
          </w:p>
        </w:tc>
      </w:tr>
      <w:tr w:rsidR="006E6608" w:rsidRPr="00FE1278" w14:paraId="60A11AF0" w14:textId="77777777" w:rsidTr="00937A7E">
        <w:trPr>
          <w:trHeight w:val="338"/>
          <w:jc w:val="center"/>
        </w:trPr>
        <w:tc>
          <w:tcPr>
            <w:tcW w:w="759" w:type="pct"/>
          </w:tcPr>
          <w:p w14:paraId="73DED9DB" w14:textId="77777777" w:rsidR="006E6608" w:rsidRPr="00FE1278" w:rsidRDefault="006E6608" w:rsidP="00F436E3">
            <w:pPr>
              <w:spacing w:line="240" w:lineRule="auto"/>
              <w:jc w:val="both"/>
              <w:rPr>
                <w:rFonts w:ascii="Arial" w:hAnsi="Arial" w:cs="Arial"/>
                <w:sz w:val="24"/>
                <w:szCs w:val="24"/>
              </w:rPr>
            </w:pPr>
          </w:p>
          <w:p w14:paraId="475893CE"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lastRenderedPageBreak/>
              <w:t>Recopilación de Información</w:t>
            </w:r>
          </w:p>
        </w:tc>
        <w:tc>
          <w:tcPr>
            <w:tcW w:w="863" w:type="pct"/>
          </w:tcPr>
          <w:p w14:paraId="2C2B1962" w14:textId="77777777" w:rsidR="006E6608" w:rsidRPr="00FE1278" w:rsidRDefault="006E6608" w:rsidP="00F436E3">
            <w:pPr>
              <w:spacing w:line="240" w:lineRule="auto"/>
              <w:jc w:val="both"/>
              <w:rPr>
                <w:rFonts w:ascii="Arial" w:hAnsi="Arial" w:cs="Arial"/>
                <w:sz w:val="24"/>
                <w:szCs w:val="24"/>
              </w:rPr>
            </w:pPr>
          </w:p>
          <w:p w14:paraId="0C798C63"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 xml:space="preserve">Coordinador de Compras y </w:t>
            </w:r>
            <w:r w:rsidRPr="00FE1278">
              <w:rPr>
                <w:rFonts w:ascii="Arial" w:hAnsi="Arial" w:cs="Arial"/>
                <w:sz w:val="24"/>
                <w:szCs w:val="24"/>
              </w:rPr>
              <w:lastRenderedPageBreak/>
              <w:t>Abastecimiento</w:t>
            </w:r>
          </w:p>
        </w:tc>
        <w:tc>
          <w:tcPr>
            <w:tcW w:w="3378" w:type="pct"/>
          </w:tcPr>
          <w:p w14:paraId="2E0B65E4" w14:textId="77777777" w:rsidR="006E6608" w:rsidRPr="00FE1278" w:rsidRDefault="006E6608" w:rsidP="00F85DA8">
            <w:pPr>
              <w:pStyle w:val="Prrafodelista"/>
              <w:numPr>
                <w:ilvl w:val="0"/>
                <w:numId w:val="25"/>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lastRenderedPageBreak/>
              <w:t>Solicitar a Coordinador de Mantenimiento la planilla de Gestión de Mantenimiento.</w:t>
            </w:r>
          </w:p>
          <w:p w14:paraId="0650B0F3" w14:textId="77777777" w:rsidR="006E6608" w:rsidRPr="00FE1278" w:rsidRDefault="006E6608" w:rsidP="00F85DA8">
            <w:pPr>
              <w:pStyle w:val="Prrafodelista"/>
              <w:numPr>
                <w:ilvl w:val="0"/>
                <w:numId w:val="25"/>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Revisar Licitaciones para corroborar vigencia de garantías.</w:t>
            </w:r>
          </w:p>
        </w:tc>
      </w:tr>
      <w:tr w:rsidR="006E6608" w:rsidRPr="00FE1278" w14:paraId="6DEA1A13" w14:textId="77777777" w:rsidTr="00937A7E">
        <w:trPr>
          <w:trHeight w:val="338"/>
          <w:jc w:val="center"/>
        </w:trPr>
        <w:tc>
          <w:tcPr>
            <w:tcW w:w="759" w:type="pct"/>
          </w:tcPr>
          <w:p w14:paraId="1F936007" w14:textId="77777777" w:rsidR="006E6608" w:rsidRPr="00FE1278" w:rsidRDefault="006E6608" w:rsidP="00F436E3">
            <w:pPr>
              <w:spacing w:line="240" w:lineRule="auto"/>
              <w:jc w:val="both"/>
              <w:rPr>
                <w:rFonts w:ascii="Arial" w:hAnsi="Arial" w:cs="Arial"/>
                <w:sz w:val="24"/>
                <w:szCs w:val="24"/>
              </w:rPr>
            </w:pPr>
          </w:p>
          <w:p w14:paraId="73D7A32A"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Generar Informe</w:t>
            </w:r>
          </w:p>
        </w:tc>
        <w:tc>
          <w:tcPr>
            <w:tcW w:w="863" w:type="pct"/>
          </w:tcPr>
          <w:p w14:paraId="329B6C0F" w14:textId="77777777" w:rsidR="006E6608" w:rsidRPr="00FE1278" w:rsidRDefault="006E6608" w:rsidP="00F436E3">
            <w:pPr>
              <w:spacing w:line="240" w:lineRule="auto"/>
              <w:jc w:val="both"/>
              <w:rPr>
                <w:rFonts w:ascii="Arial" w:hAnsi="Arial" w:cs="Arial"/>
                <w:sz w:val="24"/>
                <w:szCs w:val="24"/>
              </w:rPr>
            </w:pPr>
          </w:p>
          <w:p w14:paraId="0F8D4136"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Coordinador de Compras y Abastecimiento</w:t>
            </w:r>
          </w:p>
        </w:tc>
        <w:tc>
          <w:tcPr>
            <w:tcW w:w="3378" w:type="pct"/>
          </w:tcPr>
          <w:p w14:paraId="390B6C37" w14:textId="77777777" w:rsidR="006E6608" w:rsidRPr="00FE1278" w:rsidRDefault="006E6608" w:rsidP="00F85DA8">
            <w:pPr>
              <w:numPr>
                <w:ilvl w:val="0"/>
                <w:numId w:val="28"/>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hAnsi="Arial" w:cs="Arial"/>
                <w:sz w:val="24"/>
                <w:szCs w:val="24"/>
              </w:rPr>
            </w:pPr>
            <w:r w:rsidRPr="00FE1278">
              <w:rPr>
                <w:rFonts w:ascii="Arial" w:hAnsi="Arial" w:cs="Arial"/>
                <w:sz w:val="24"/>
                <w:szCs w:val="24"/>
              </w:rPr>
              <w:t>Verificar equipos con vencimiento de garantía en el año en curso.</w:t>
            </w:r>
          </w:p>
          <w:p w14:paraId="06434B48" w14:textId="77777777" w:rsidR="006E6608" w:rsidRPr="00FE1278" w:rsidRDefault="006E6608" w:rsidP="00F85DA8">
            <w:pPr>
              <w:numPr>
                <w:ilvl w:val="0"/>
                <w:numId w:val="28"/>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hAnsi="Arial" w:cs="Arial"/>
                <w:sz w:val="24"/>
                <w:szCs w:val="24"/>
              </w:rPr>
            </w:pPr>
            <w:r w:rsidRPr="00FE1278">
              <w:rPr>
                <w:rFonts w:ascii="Arial" w:hAnsi="Arial" w:cs="Arial"/>
                <w:sz w:val="24"/>
                <w:szCs w:val="24"/>
              </w:rPr>
              <w:t>Priorizar ejecución de convenios de mantenimiento según la siguiente clasificación:</w:t>
            </w:r>
          </w:p>
          <w:p w14:paraId="5EABBFB4" w14:textId="77777777" w:rsidR="006E6608" w:rsidRPr="00FE1278" w:rsidRDefault="006E6608" w:rsidP="00F85DA8">
            <w:pPr>
              <w:pStyle w:val="Prrafodelista"/>
              <w:numPr>
                <w:ilvl w:val="0"/>
                <w:numId w:val="27"/>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Equipos Acreditables con garantía vencida.</w:t>
            </w:r>
          </w:p>
          <w:p w14:paraId="7DE63F38" w14:textId="77777777" w:rsidR="006E6608" w:rsidRPr="00FE1278" w:rsidRDefault="006E6608" w:rsidP="00F85DA8">
            <w:pPr>
              <w:pStyle w:val="Prrafodelista"/>
              <w:numPr>
                <w:ilvl w:val="0"/>
                <w:numId w:val="27"/>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Equipos no Acreditables con garantía vencida.</w:t>
            </w:r>
          </w:p>
          <w:p w14:paraId="05143797" w14:textId="77777777" w:rsidR="006E6608" w:rsidRPr="00FE1278" w:rsidRDefault="006E6608" w:rsidP="00F85DA8">
            <w:pPr>
              <w:pStyle w:val="Prrafodelista"/>
              <w:numPr>
                <w:ilvl w:val="0"/>
                <w:numId w:val="27"/>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Equipos con garantía por vencer, hasta un máximo de 6 meses después del año en curso.</w:t>
            </w:r>
          </w:p>
          <w:p w14:paraId="73A5533A" w14:textId="77777777" w:rsidR="006E6608" w:rsidRPr="00FE1278" w:rsidRDefault="006E6608" w:rsidP="00F85DA8">
            <w:pPr>
              <w:numPr>
                <w:ilvl w:val="0"/>
                <w:numId w:val="28"/>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hAnsi="Arial" w:cs="Arial"/>
                <w:sz w:val="24"/>
                <w:szCs w:val="24"/>
              </w:rPr>
            </w:pPr>
            <w:r w:rsidRPr="00FE1278">
              <w:rPr>
                <w:rFonts w:ascii="Arial" w:hAnsi="Arial" w:cs="Arial"/>
                <w:sz w:val="24"/>
                <w:szCs w:val="24"/>
              </w:rPr>
              <w:t>Generar informe “Planificación Convenios de Mantenimiento Preventivo y Correctivo”.</w:t>
            </w:r>
          </w:p>
          <w:p w14:paraId="2876BAD4" w14:textId="77777777" w:rsidR="006E6608" w:rsidRPr="00FE1278" w:rsidRDefault="006E6608" w:rsidP="00F85DA8">
            <w:pPr>
              <w:numPr>
                <w:ilvl w:val="0"/>
                <w:numId w:val="28"/>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hAnsi="Arial" w:cs="Arial"/>
                <w:sz w:val="24"/>
                <w:szCs w:val="24"/>
              </w:rPr>
            </w:pPr>
            <w:r w:rsidRPr="00FE1278">
              <w:rPr>
                <w:rFonts w:ascii="Arial" w:hAnsi="Arial" w:cs="Arial"/>
                <w:sz w:val="24"/>
                <w:szCs w:val="24"/>
              </w:rPr>
              <w:t>Entregar a Jefe Subdepartamento de Ingeniería Biomédica para revisión y oficialización de documento.</w:t>
            </w:r>
          </w:p>
        </w:tc>
      </w:tr>
    </w:tbl>
    <w:p w14:paraId="48F73A8C" w14:textId="77777777" w:rsidR="006E6608" w:rsidRDefault="006E6608" w:rsidP="00F436E3">
      <w:pPr>
        <w:pStyle w:val="punteoextse"/>
        <w:numPr>
          <w:ilvl w:val="0"/>
          <w:numId w:val="0"/>
        </w:numPr>
        <w:spacing w:line="240" w:lineRule="auto"/>
        <w:ind w:left="357" w:hanging="357"/>
        <w:rPr>
          <w:rFonts w:ascii="Arial" w:hAnsi="Arial" w:cs="Arial"/>
          <w:b/>
          <w:szCs w:val="24"/>
        </w:rPr>
      </w:pPr>
    </w:p>
    <w:p w14:paraId="4F8DD936" w14:textId="77777777" w:rsidR="007905AA" w:rsidRPr="00FE1278" w:rsidRDefault="007905AA" w:rsidP="00F436E3">
      <w:pPr>
        <w:pStyle w:val="punteoextse"/>
        <w:numPr>
          <w:ilvl w:val="0"/>
          <w:numId w:val="0"/>
        </w:numPr>
        <w:spacing w:line="240" w:lineRule="auto"/>
        <w:ind w:left="357" w:hanging="357"/>
        <w:rPr>
          <w:rFonts w:ascii="Arial" w:hAnsi="Arial" w:cs="Arial"/>
          <w:b/>
          <w:szCs w:val="24"/>
        </w:rPr>
      </w:pPr>
    </w:p>
    <w:p w14:paraId="0FD2C9FB" w14:textId="77777777" w:rsidR="006E6608" w:rsidRPr="00FE1278" w:rsidRDefault="00BC7D56" w:rsidP="00F436E3">
      <w:pPr>
        <w:pStyle w:val="punteoextse"/>
        <w:numPr>
          <w:ilvl w:val="0"/>
          <w:numId w:val="0"/>
        </w:numPr>
        <w:spacing w:line="240" w:lineRule="auto"/>
        <w:ind w:left="357" w:hanging="357"/>
        <w:rPr>
          <w:rFonts w:ascii="Arial" w:hAnsi="Arial" w:cs="Arial"/>
          <w:b/>
          <w:szCs w:val="24"/>
        </w:rPr>
      </w:pPr>
      <w:r>
        <w:rPr>
          <w:rFonts w:ascii="Arial" w:hAnsi="Arial" w:cs="Arial"/>
          <w:b/>
          <w:szCs w:val="24"/>
        </w:rPr>
        <w:t>B</w:t>
      </w:r>
      <w:r w:rsidR="006E6608" w:rsidRPr="00FE1278">
        <w:rPr>
          <w:rFonts w:ascii="Arial" w:hAnsi="Arial" w:cs="Arial"/>
          <w:b/>
          <w:szCs w:val="24"/>
        </w:rPr>
        <w:t>.4 CONTINGENCIAS</w:t>
      </w:r>
    </w:p>
    <w:p w14:paraId="249B6219" w14:textId="77777777" w:rsidR="006E6608" w:rsidRPr="00FE1278" w:rsidRDefault="006E6608" w:rsidP="00F436E3">
      <w:pPr>
        <w:pStyle w:val="punteoextse"/>
        <w:numPr>
          <w:ilvl w:val="0"/>
          <w:numId w:val="0"/>
        </w:numPr>
        <w:spacing w:line="240" w:lineRule="auto"/>
        <w:ind w:hanging="357"/>
        <w:rPr>
          <w:rFonts w:ascii="Arial" w:hAnsi="Arial" w:cs="Arial"/>
          <w:b/>
          <w:szCs w:val="24"/>
        </w:rPr>
      </w:pPr>
    </w:p>
    <w:p w14:paraId="780F3098" w14:textId="77777777" w:rsidR="006E6608" w:rsidRPr="00FE1278" w:rsidRDefault="006E6608" w:rsidP="00F85DA8">
      <w:pPr>
        <w:pStyle w:val="punteoextse"/>
        <w:numPr>
          <w:ilvl w:val="0"/>
          <w:numId w:val="14"/>
        </w:numPr>
        <w:spacing w:line="240" w:lineRule="auto"/>
        <w:rPr>
          <w:rFonts w:ascii="Arial" w:hAnsi="Arial" w:cs="Arial"/>
          <w:b/>
          <w:szCs w:val="24"/>
          <w:u w:val="single"/>
          <w:lang w:val="es-CL"/>
        </w:rPr>
      </w:pPr>
      <w:r w:rsidRPr="00FE1278">
        <w:rPr>
          <w:rFonts w:ascii="Arial" w:hAnsi="Arial" w:cs="Arial"/>
          <w:b/>
          <w:bCs/>
          <w:szCs w:val="24"/>
          <w:u w:val="single"/>
          <w:lang w:val="es-CL"/>
        </w:rPr>
        <w:t>Recopilación de información</w:t>
      </w:r>
    </w:p>
    <w:p w14:paraId="79C83D6A" w14:textId="77777777" w:rsidR="006E6608" w:rsidRPr="00FE1278" w:rsidRDefault="006E6608" w:rsidP="00F436E3">
      <w:pPr>
        <w:pStyle w:val="punteoextse"/>
        <w:numPr>
          <w:ilvl w:val="0"/>
          <w:numId w:val="0"/>
        </w:numPr>
        <w:spacing w:line="240" w:lineRule="auto"/>
        <w:ind w:left="361" w:hanging="360"/>
        <w:rPr>
          <w:rFonts w:ascii="Arial" w:hAnsi="Arial" w:cs="Arial"/>
          <w:b/>
          <w:szCs w:val="24"/>
          <w:u w:val="single"/>
          <w:lang w:val="es-CL"/>
        </w:rPr>
      </w:pPr>
    </w:p>
    <w:p w14:paraId="11E8F1A3" w14:textId="77777777" w:rsidR="006E6608" w:rsidRPr="00FE1278" w:rsidRDefault="006E6608" w:rsidP="00F436E3">
      <w:pPr>
        <w:pStyle w:val="punteoextse"/>
        <w:numPr>
          <w:ilvl w:val="0"/>
          <w:numId w:val="0"/>
        </w:numPr>
        <w:tabs>
          <w:tab w:val="clear" w:pos="360"/>
          <w:tab w:val="left" w:pos="284"/>
        </w:tabs>
        <w:spacing w:line="240" w:lineRule="auto"/>
        <w:ind w:firstLine="1"/>
        <w:rPr>
          <w:rFonts w:ascii="Arial" w:hAnsi="Arial" w:cs="Arial"/>
          <w:bCs/>
          <w:szCs w:val="24"/>
          <w:lang w:val="es-CL"/>
        </w:rPr>
      </w:pPr>
      <w:r w:rsidRPr="00FE1278">
        <w:rPr>
          <w:rFonts w:ascii="Arial" w:hAnsi="Arial" w:cs="Arial"/>
          <w:b/>
          <w:bCs/>
          <w:szCs w:val="24"/>
          <w:u w:val="single"/>
          <w:lang w:val="es-CL"/>
        </w:rPr>
        <w:t>Información incompleta en planilla de Gestión de Mantenimiento:</w:t>
      </w:r>
      <w:r w:rsidRPr="00FE1278">
        <w:rPr>
          <w:rFonts w:ascii="Arial" w:hAnsi="Arial" w:cs="Arial"/>
          <w:bCs/>
          <w:szCs w:val="24"/>
          <w:lang w:val="es-CL"/>
        </w:rPr>
        <w:t xml:space="preserve"> Ingeniero Coordinador de Compras y Abastecimiento debe realizar búsqueda de vigencia de garantía en Licitación de origen o contactar a proveedor del Equipo.</w:t>
      </w:r>
    </w:p>
    <w:p w14:paraId="308AC3DF" w14:textId="77777777" w:rsidR="006E6608" w:rsidRPr="00FE1278" w:rsidRDefault="006E6608" w:rsidP="00F436E3">
      <w:pPr>
        <w:pStyle w:val="punteoextse"/>
        <w:numPr>
          <w:ilvl w:val="0"/>
          <w:numId w:val="0"/>
        </w:numPr>
        <w:tabs>
          <w:tab w:val="clear" w:pos="360"/>
          <w:tab w:val="left" w:pos="142"/>
        </w:tabs>
        <w:spacing w:line="240" w:lineRule="auto"/>
        <w:rPr>
          <w:rFonts w:ascii="Arial" w:hAnsi="Arial" w:cs="Arial"/>
          <w:b/>
          <w:szCs w:val="24"/>
          <w:u w:val="single"/>
        </w:rPr>
      </w:pPr>
    </w:p>
    <w:p w14:paraId="56890AB1" w14:textId="77777777" w:rsidR="00BC7D56" w:rsidRDefault="00BC7D56" w:rsidP="00F436E3">
      <w:pPr>
        <w:pStyle w:val="punteoextse"/>
        <w:numPr>
          <w:ilvl w:val="0"/>
          <w:numId w:val="0"/>
        </w:numPr>
        <w:tabs>
          <w:tab w:val="clear" w:pos="360"/>
          <w:tab w:val="left" w:pos="142"/>
        </w:tabs>
        <w:spacing w:line="240" w:lineRule="auto"/>
        <w:rPr>
          <w:rFonts w:ascii="Arial" w:hAnsi="Arial" w:cs="Arial"/>
          <w:b/>
          <w:szCs w:val="24"/>
          <w:u w:val="single"/>
        </w:rPr>
      </w:pPr>
    </w:p>
    <w:p w14:paraId="626C097B" w14:textId="77777777" w:rsidR="006E6608" w:rsidRPr="00FE1278" w:rsidRDefault="006E6608" w:rsidP="00F85DA8">
      <w:pPr>
        <w:pStyle w:val="punteoextse"/>
        <w:numPr>
          <w:ilvl w:val="0"/>
          <w:numId w:val="108"/>
        </w:numPr>
        <w:tabs>
          <w:tab w:val="clear" w:pos="360"/>
          <w:tab w:val="clear" w:pos="726"/>
        </w:tabs>
        <w:spacing w:line="240" w:lineRule="auto"/>
        <w:rPr>
          <w:rFonts w:ascii="Arial" w:hAnsi="Arial" w:cs="Arial"/>
          <w:b/>
          <w:szCs w:val="24"/>
        </w:rPr>
      </w:pPr>
      <w:r w:rsidRPr="00BC7D56">
        <w:rPr>
          <w:rFonts w:ascii="Arial" w:hAnsi="Arial" w:cs="Arial"/>
          <w:b/>
          <w:szCs w:val="24"/>
        </w:rPr>
        <w:t>SUB-ETAPA: CREACIÓN BASES DE LICITACIÓN</w:t>
      </w:r>
    </w:p>
    <w:p w14:paraId="65B4A413" w14:textId="77777777" w:rsidR="006E6608" w:rsidRPr="00FE1278" w:rsidRDefault="006E6608" w:rsidP="00F436E3">
      <w:pPr>
        <w:pStyle w:val="punteoextse"/>
        <w:numPr>
          <w:ilvl w:val="0"/>
          <w:numId w:val="0"/>
        </w:numPr>
        <w:tabs>
          <w:tab w:val="clear" w:pos="360"/>
          <w:tab w:val="left" w:pos="142"/>
        </w:tabs>
        <w:spacing w:line="240" w:lineRule="auto"/>
        <w:rPr>
          <w:rFonts w:ascii="Arial" w:hAnsi="Arial" w:cs="Arial"/>
          <w:szCs w:val="24"/>
        </w:rPr>
      </w:pPr>
    </w:p>
    <w:p w14:paraId="5E07586C" w14:textId="77777777" w:rsidR="006E6608" w:rsidRPr="00FE1278" w:rsidRDefault="007D6877" w:rsidP="00F436E3">
      <w:pPr>
        <w:pStyle w:val="punteoextse"/>
        <w:numPr>
          <w:ilvl w:val="0"/>
          <w:numId w:val="0"/>
        </w:numPr>
        <w:spacing w:before="240" w:after="120" w:line="240" w:lineRule="auto"/>
        <w:rPr>
          <w:rFonts w:ascii="Arial" w:hAnsi="Arial" w:cs="Arial"/>
          <w:b/>
          <w:szCs w:val="24"/>
        </w:rPr>
      </w:pPr>
      <w:commentRangeStart w:id="64"/>
      <w:r>
        <w:rPr>
          <w:rFonts w:ascii="Arial" w:hAnsi="Arial" w:cs="Arial"/>
          <w:b/>
          <w:szCs w:val="24"/>
        </w:rPr>
        <w:t>C</w:t>
      </w:r>
      <w:r w:rsidR="006E6608" w:rsidRPr="00FE1278">
        <w:rPr>
          <w:rFonts w:ascii="Arial" w:hAnsi="Arial" w:cs="Arial"/>
          <w:b/>
          <w:szCs w:val="24"/>
        </w:rPr>
        <w:t>.1 MODELOS VISUALES</w:t>
      </w:r>
    </w:p>
    <w:p w14:paraId="5AD81A2C" w14:textId="77777777" w:rsidR="006E6608" w:rsidRPr="00FE1278" w:rsidRDefault="006E6608" w:rsidP="00F436E3">
      <w:pPr>
        <w:spacing w:after="120" w:line="240" w:lineRule="auto"/>
        <w:jc w:val="both"/>
        <w:rPr>
          <w:rFonts w:ascii="Arial" w:hAnsi="Arial" w:cs="Arial"/>
          <w:sz w:val="24"/>
          <w:szCs w:val="24"/>
        </w:rPr>
      </w:pPr>
      <w:r w:rsidRPr="00FE1278">
        <w:rPr>
          <w:rFonts w:ascii="Arial" w:hAnsi="Arial" w:cs="Arial"/>
          <w:sz w:val="24"/>
          <w:szCs w:val="24"/>
        </w:rPr>
        <w:t>Flujograma de información con sus listas de tareas</w:t>
      </w:r>
      <w:commentRangeEnd w:id="64"/>
      <w:r w:rsidR="00E97334">
        <w:rPr>
          <w:rStyle w:val="Refdecomentario"/>
        </w:rPr>
        <w:commentReference w:id="64"/>
      </w:r>
    </w:p>
    <w:p w14:paraId="2F70FC40" w14:textId="77777777" w:rsidR="006E6608" w:rsidRPr="00FE1278" w:rsidRDefault="00937A7E" w:rsidP="00F436E3">
      <w:pPr>
        <w:spacing w:line="240" w:lineRule="auto"/>
        <w:jc w:val="both"/>
        <w:rPr>
          <w:rFonts w:ascii="Arial" w:hAnsi="Arial" w:cs="Arial"/>
          <w:sz w:val="24"/>
          <w:szCs w:val="24"/>
        </w:rPr>
      </w:pPr>
      <w:r>
        <w:rPr>
          <w:rFonts w:ascii="Arial" w:hAnsi="Arial" w:cs="Arial"/>
          <w:noProof/>
          <w:sz w:val="24"/>
          <w:szCs w:val="24"/>
        </w:rPr>
        <w:lastRenderedPageBreak/>
        <w:drawing>
          <wp:inline distT="0" distB="0" distL="0" distR="0" wp14:anchorId="69DFAB98" wp14:editId="44C6D2A4">
            <wp:extent cx="5590540" cy="3761740"/>
            <wp:effectExtent l="0" t="0" r="0" b="0"/>
            <wp:docPr id="1273" name="Imagen 1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90540" cy="3761740"/>
                    </a:xfrm>
                    <a:prstGeom prst="rect">
                      <a:avLst/>
                    </a:prstGeom>
                    <a:noFill/>
                  </pic:spPr>
                </pic:pic>
              </a:graphicData>
            </a:graphic>
          </wp:inline>
        </w:drawing>
      </w:r>
    </w:p>
    <w:p w14:paraId="1C89FD2B" w14:textId="77777777" w:rsidR="006E6608" w:rsidRDefault="00937A7E" w:rsidP="00F436E3">
      <w:pPr>
        <w:spacing w:line="240" w:lineRule="auto"/>
        <w:jc w:val="both"/>
        <w:rPr>
          <w:rFonts w:ascii="Arial" w:hAnsi="Arial" w:cs="Arial"/>
          <w:sz w:val="24"/>
          <w:szCs w:val="24"/>
        </w:rPr>
      </w:pPr>
      <w:r>
        <w:rPr>
          <w:rFonts w:ascii="Arial" w:hAnsi="Arial" w:cs="Arial"/>
          <w:noProof/>
          <w:sz w:val="24"/>
          <w:szCs w:val="24"/>
        </w:rPr>
        <w:drawing>
          <wp:inline distT="0" distB="0" distL="0" distR="0" wp14:anchorId="1A8BB10D" wp14:editId="7C140088">
            <wp:extent cx="5590540" cy="3304540"/>
            <wp:effectExtent l="0" t="0" r="0" b="0"/>
            <wp:docPr id="1274" name="Imagen 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90540" cy="3304540"/>
                    </a:xfrm>
                    <a:prstGeom prst="rect">
                      <a:avLst/>
                    </a:prstGeom>
                    <a:noFill/>
                  </pic:spPr>
                </pic:pic>
              </a:graphicData>
            </a:graphic>
          </wp:inline>
        </w:drawing>
      </w:r>
    </w:p>
    <w:p w14:paraId="74C20CE5" w14:textId="77777777" w:rsidR="007905AA" w:rsidRDefault="007905AA" w:rsidP="00F436E3">
      <w:pPr>
        <w:spacing w:line="240" w:lineRule="auto"/>
        <w:jc w:val="both"/>
        <w:rPr>
          <w:rFonts w:ascii="Arial" w:hAnsi="Arial" w:cs="Arial"/>
          <w:sz w:val="24"/>
          <w:szCs w:val="24"/>
        </w:rPr>
      </w:pPr>
    </w:p>
    <w:p w14:paraId="5375A8D2" w14:textId="77777777" w:rsidR="007905AA" w:rsidRDefault="007905AA" w:rsidP="00F436E3">
      <w:pPr>
        <w:spacing w:line="240" w:lineRule="auto"/>
        <w:jc w:val="both"/>
        <w:rPr>
          <w:rFonts w:ascii="Arial" w:hAnsi="Arial" w:cs="Arial"/>
          <w:sz w:val="24"/>
          <w:szCs w:val="24"/>
        </w:rPr>
      </w:pPr>
    </w:p>
    <w:p w14:paraId="63DA7566" w14:textId="77777777" w:rsidR="007905AA" w:rsidRPr="00FE1278" w:rsidRDefault="007905AA" w:rsidP="00F436E3">
      <w:pPr>
        <w:spacing w:line="240" w:lineRule="auto"/>
        <w:jc w:val="both"/>
        <w:rPr>
          <w:rFonts w:ascii="Arial" w:hAnsi="Arial" w:cs="Arial"/>
          <w:sz w:val="24"/>
          <w:szCs w:val="24"/>
        </w:rPr>
      </w:pPr>
    </w:p>
    <w:p w14:paraId="4ED6C696" w14:textId="77777777" w:rsidR="006E6608" w:rsidRPr="00FE1278" w:rsidRDefault="007D6877" w:rsidP="00F436E3">
      <w:pPr>
        <w:pStyle w:val="punteoextse"/>
        <w:numPr>
          <w:ilvl w:val="0"/>
          <w:numId w:val="0"/>
        </w:numPr>
        <w:tabs>
          <w:tab w:val="clear" w:pos="1"/>
          <w:tab w:val="clear" w:pos="360"/>
          <w:tab w:val="clear" w:pos="726"/>
          <w:tab w:val="left" w:pos="0"/>
        </w:tabs>
        <w:spacing w:line="240" w:lineRule="auto"/>
        <w:rPr>
          <w:rFonts w:ascii="Arial" w:hAnsi="Arial" w:cs="Arial"/>
          <w:b/>
          <w:szCs w:val="24"/>
        </w:rPr>
      </w:pPr>
      <w:r>
        <w:rPr>
          <w:rFonts w:ascii="Arial" w:hAnsi="Arial" w:cs="Arial"/>
          <w:b/>
          <w:szCs w:val="24"/>
        </w:rPr>
        <w:t>C</w:t>
      </w:r>
      <w:r w:rsidR="006E6608" w:rsidRPr="00FE1278">
        <w:rPr>
          <w:rFonts w:ascii="Arial" w:hAnsi="Arial" w:cs="Arial"/>
          <w:b/>
          <w:szCs w:val="24"/>
        </w:rPr>
        <w:t>.2 INFORMACIÓN GENERAL</w:t>
      </w:r>
    </w:p>
    <w:p w14:paraId="208D3DFD" w14:textId="77777777" w:rsidR="006E6608" w:rsidRPr="00FE1278" w:rsidRDefault="006E6608" w:rsidP="00F436E3">
      <w:pPr>
        <w:pStyle w:val="punteoextse"/>
        <w:numPr>
          <w:ilvl w:val="0"/>
          <w:numId w:val="0"/>
        </w:numPr>
        <w:tabs>
          <w:tab w:val="clear" w:pos="1"/>
          <w:tab w:val="clear" w:pos="360"/>
          <w:tab w:val="clear" w:pos="726"/>
          <w:tab w:val="left" w:pos="0"/>
        </w:tabs>
        <w:spacing w:line="240" w:lineRule="auto"/>
        <w:rPr>
          <w:rFonts w:ascii="Arial" w:hAnsi="Arial" w:cs="Arial"/>
          <w:b/>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97"/>
        <w:gridCol w:w="5931"/>
      </w:tblGrid>
      <w:tr w:rsidR="006E6608" w:rsidRPr="00FE1278" w14:paraId="3D86C380" w14:textId="77777777" w:rsidTr="00937A7E">
        <w:trPr>
          <w:trHeight w:val="243"/>
        </w:trPr>
        <w:tc>
          <w:tcPr>
            <w:tcW w:w="1641" w:type="pct"/>
          </w:tcPr>
          <w:p w14:paraId="658FD00D" w14:textId="77777777" w:rsidR="006E6608" w:rsidRPr="00FE1278" w:rsidRDefault="006E6608" w:rsidP="00F436E3">
            <w:pPr>
              <w:spacing w:after="0" w:line="240" w:lineRule="auto"/>
              <w:jc w:val="both"/>
              <w:rPr>
                <w:rFonts w:ascii="Arial" w:hAnsi="Arial" w:cs="Arial"/>
                <w:i/>
                <w:sz w:val="24"/>
                <w:szCs w:val="24"/>
              </w:rPr>
            </w:pPr>
            <w:r w:rsidRPr="00FE1278">
              <w:rPr>
                <w:rFonts w:ascii="Arial" w:hAnsi="Arial" w:cs="Arial"/>
                <w:i/>
                <w:sz w:val="24"/>
                <w:szCs w:val="24"/>
              </w:rPr>
              <w:t>Evento activador</w:t>
            </w:r>
          </w:p>
        </w:tc>
        <w:tc>
          <w:tcPr>
            <w:tcW w:w="3359" w:type="pct"/>
          </w:tcPr>
          <w:p w14:paraId="592D64F4" w14:textId="77777777" w:rsidR="006E6608" w:rsidRPr="00FE1278" w:rsidRDefault="006E6608"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rPr>
              <w:t>Planificación Anual Ejecución Convenios de Mantenimiento.</w:t>
            </w:r>
          </w:p>
        </w:tc>
      </w:tr>
      <w:tr w:rsidR="006E6608" w:rsidRPr="00FE1278" w14:paraId="6EF90996" w14:textId="77777777" w:rsidTr="00937A7E">
        <w:trPr>
          <w:trHeight w:val="277"/>
        </w:trPr>
        <w:tc>
          <w:tcPr>
            <w:tcW w:w="1641" w:type="pct"/>
          </w:tcPr>
          <w:p w14:paraId="7606DDB0" w14:textId="77777777" w:rsidR="006E6608" w:rsidRPr="00FE1278" w:rsidRDefault="006E6608" w:rsidP="00F436E3">
            <w:pPr>
              <w:spacing w:line="240" w:lineRule="auto"/>
              <w:jc w:val="both"/>
              <w:rPr>
                <w:rFonts w:ascii="Arial" w:hAnsi="Arial" w:cs="Arial"/>
                <w:i/>
                <w:sz w:val="24"/>
                <w:szCs w:val="24"/>
              </w:rPr>
            </w:pPr>
            <w:r w:rsidRPr="00FE1278">
              <w:rPr>
                <w:rFonts w:ascii="Arial" w:hAnsi="Arial" w:cs="Arial"/>
                <w:i/>
                <w:sz w:val="24"/>
                <w:szCs w:val="24"/>
              </w:rPr>
              <w:t>Objetivo</w:t>
            </w:r>
          </w:p>
        </w:tc>
        <w:tc>
          <w:tcPr>
            <w:tcW w:w="3359" w:type="pct"/>
          </w:tcPr>
          <w:p w14:paraId="0073A120" w14:textId="77777777" w:rsidR="006E6608" w:rsidRPr="00FE1278" w:rsidRDefault="006E6608"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lang w:val="es-CL"/>
              </w:rPr>
              <w:t>Generar convenios de mantenimiento preventivo y correctivo para equipos médicos que se encuentran sin garantía.</w:t>
            </w:r>
          </w:p>
        </w:tc>
      </w:tr>
      <w:tr w:rsidR="006E6608" w:rsidRPr="00FE1278" w14:paraId="5ACF88B0" w14:textId="77777777" w:rsidTr="00937A7E">
        <w:trPr>
          <w:trHeight w:val="286"/>
        </w:trPr>
        <w:tc>
          <w:tcPr>
            <w:tcW w:w="1641" w:type="pct"/>
          </w:tcPr>
          <w:p w14:paraId="62F1ABD6" w14:textId="77777777" w:rsidR="006E6608" w:rsidRPr="00FE1278" w:rsidRDefault="006E6608" w:rsidP="00F436E3">
            <w:pPr>
              <w:spacing w:line="240" w:lineRule="auto"/>
              <w:jc w:val="both"/>
              <w:rPr>
                <w:rFonts w:ascii="Arial" w:hAnsi="Arial" w:cs="Arial"/>
                <w:i/>
                <w:sz w:val="24"/>
                <w:szCs w:val="24"/>
              </w:rPr>
            </w:pPr>
            <w:r w:rsidRPr="00FE1278">
              <w:rPr>
                <w:rFonts w:ascii="Arial" w:hAnsi="Arial" w:cs="Arial"/>
                <w:i/>
                <w:sz w:val="24"/>
                <w:szCs w:val="24"/>
              </w:rPr>
              <w:t>Dueño</w:t>
            </w:r>
          </w:p>
        </w:tc>
        <w:tc>
          <w:tcPr>
            <w:tcW w:w="3359" w:type="pct"/>
          </w:tcPr>
          <w:p w14:paraId="6C5A2F25" w14:textId="77777777" w:rsidR="006E6608" w:rsidRPr="00FE1278" w:rsidRDefault="006E6608"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lang w:val="es-CL"/>
              </w:rPr>
              <w:t>Jefe Subdepartamento de Ingeniería Biomédica.</w:t>
            </w:r>
          </w:p>
        </w:tc>
      </w:tr>
    </w:tbl>
    <w:p w14:paraId="66BBB7A7" w14:textId="77777777" w:rsidR="006E6608" w:rsidRPr="00FE1278" w:rsidRDefault="006E6608" w:rsidP="00F436E3">
      <w:pPr>
        <w:pStyle w:val="punteoextse"/>
        <w:numPr>
          <w:ilvl w:val="0"/>
          <w:numId w:val="0"/>
        </w:numPr>
        <w:tabs>
          <w:tab w:val="clear" w:pos="360"/>
          <w:tab w:val="left" w:pos="142"/>
        </w:tabs>
        <w:spacing w:line="240" w:lineRule="auto"/>
        <w:rPr>
          <w:rFonts w:ascii="Arial" w:hAnsi="Arial" w:cs="Arial"/>
          <w:b/>
          <w:szCs w:val="24"/>
        </w:rPr>
      </w:pPr>
    </w:p>
    <w:p w14:paraId="4A817B34" w14:textId="77777777" w:rsidR="006E6608" w:rsidRPr="00FE1278" w:rsidRDefault="007D6877" w:rsidP="00F436E3">
      <w:pPr>
        <w:pStyle w:val="punteoextse"/>
        <w:numPr>
          <w:ilvl w:val="0"/>
          <w:numId w:val="0"/>
        </w:numPr>
        <w:tabs>
          <w:tab w:val="clear" w:pos="360"/>
          <w:tab w:val="left" w:pos="142"/>
        </w:tabs>
        <w:spacing w:line="240" w:lineRule="auto"/>
        <w:rPr>
          <w:rFonts w:ascii="Arial" w:hAnsi="Arial" w:cs="Arial"/>
          <w:b/>
          <w:szCs w:val="24"/>
        </w:rPr>
      </w:pPr>
      <w:r>
        <w:rPr>
          <w:rFonts w:ascii="Arial" w:hAnsi="Arial" w:cs="Arial"/>
          <w:b/>
          <w:szCs w:val="24"/>
        </w:rPr>
        <w:t>C</w:t>
      </w:r>
      <w:r w:rsidR="006E6608" w:rsidRPr="00FE1278">
        <w:rPr>
          <w:rFonts w:ascii="Arial" w:hAnsi="Arial" w:cs="Arial"/>
          <w:b/>
          <w:szCs w:val="24"/>
        </w:rPr>
        <w:t>.3 DESCRIPCIÓN DEL FLUJO</w:t>
      </w:r>
    </w:p>
    <w:p w14:paraId="64604531" w14:textId="77777777" w:rsidR="006E6608" w:rsidRPr="00FE1278" w:rsidRDefault="006E6608" w:rsidP="00F436E3">
      <w:pPr>
        <w:pStyle w:val="punteoextse"/>
        <w:numPr>
          <w:ilvl w:val="0"/>
          <w:numId w:val="0"/>
        </w:numPr>
        <w:tabs>
          <w:tab w:val="clear" w:pos="360"/>
          <w:tab w:val="left" w:pos="142"/>
        </w:tabs>
        <w:spacing w:line="240" w:lineRule="auto"/>
        <w:rPr>
          <w:rFonts w:ascii="Arial" w:hAnsi="Arial" w:cs="Arial"/>
          <w:b/>
          <w:szCs w:val="24"/>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0"/>
        <w:gridCol w:w="1524"/>
        <w:gridCol w:w="5964"/>
      </w:tblGrid>
      <w:tr w:rsidR="006E6608" w:rsidRPr="00FE1278" w14:paraId="2BA5B1C8" w14:textId="77777777" w:rsidTr="00937A7E">
        <w:trPr>
          <w:trHeight w:val="337"/>
          <w:jc w:val="center"/>
        </w:trPr>
        <w:tc>
          <w:tcPr>
            <w:tcW w:w="759" w:type="pct"/>
          </w:tcPr>
          <w:p w14:paraId="5C4B57B1"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Actividad</w:t>
            </w:r>
          </w:p>
        </w:tc>
        <w:tc>
          <w:tcPr>
            <w:tcW w:w="863" w:type="pct"/>
          </w:tcPr>
          <w:p w14:paraId="51701AE9"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Rol</w:t>
            </w:r>
          </w:p>
        </w:tc>
        <w:tc>
          <w:tcPr>
            <w:tcW w:w="3378" w:type="pct"/>
          </w:tcPr>
          <w:p w14:paraId="54C52EEA"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Tareas</w:t>
            </w:r>
          </w:p>
        </w:tc>
      </w:tr>
      <w:tr w:rsidR="006E6608" w:rsidRPr="00FE1278" w14:paraId="03FDD05F" w14:textId="77777777" w:rsidTr="00937A7E">
        <w:trPr>
          <w:trHeight w:val="338"/>
          <w:jc w:val="center"/>
        </w:trPr>
        <w:tc>
          <w:tcPr>
            <w:tcW w:w="759" w:type="pct"/>
          </w:tcPr>
          <w:p w14:paraId="0EA21948" w14:textId="77777777" w:rsidR="006E6608" w:rsidRPr="00FE1278" w:rsidRDefault="006E6608" w:rsidP="00F436E3">
            <w:pPr>
              <w:spacing w:line="240" w:lineRule="auto"/>
              <w:jc w:val="both"/>
              <w:rPr>
                <w:rFonts w:ascii="Arial" w:hAnsi="Arial" w:cs="Arial"/>
                <w:sz w:val="24"/>
                <w:szCs w:val="24"/>
              </w:rPr>
            </w:pPr>
          </w:p>
          <w:p w14:paraId="7BB0878A"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Generar Licitación</w:t>
            </w:r>
          </w:p>
        </w:tc>
        <w:tc>
          <w:tcPr>
            <w:tcW w:w="863" w:type="pct"/>
          </w:tcPr>
          <w:p w14:paraId="3E4CB5AA" w14:textId="77777777" w:rsidR="006E6608" w:rsidRPr="00FE1278" w:rsidRDefault="006E6608" w:rsidP="00F436E3">
            <w:pPr>
              <w:spacing w:line="240" w:lineRule="auto"/>
              <w:jc w:val="both"/>
              <w:rPr>
                <w:rFonts w:ascii="Arial" w:hAnsi="Arial" w:cs="Arial"/>
                <w:sz w:val="24"/>
                <w:szCs w:val="24"/>
              </w:rPr>
            </w:pPr>
          </w:p>
          <w:p w14:paraId="1FE21067"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Coordinador de Compras y Abastecimiento</w:t>
            </w:r>
          </w:p>
        </w:tc>
        <w:tc>
          <w:tcPr>
            <w:tcW w:w="3378" w:type="pct"/>
          </w:tcPr>
          <w:p w14:paraId="3E9C0A7F" w14:textId="77777777" w:rsidR="006E6608" w:rsidRPr="00FE1278" w:rsidRDefault="006E6608" w:rsidP="00F85DA8">
            <w:pPr>
              <w:pStyle w:val="Prrafodelista"/>
              <w:numPr>
                <w:ilvl w:val="0"/>
                <w:numId w:val="37"/>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Crear ID Licitación en Portal Mercado Público.</w:t>
            </w:r>
          </w:p>
          <w:p w14:paraId="034B8421" w14:textId="77777777" w:rsidR="006E6608" w:rsidRPr="00FE1278" w:rsidRDefault="006E6608" w:rsidP="00F85DA8">
            <w:pPr>
              <w:pStyle w:val="Prrafodelista"/>
              <w:numPr>
                <w:ilvl w:val="0"/>
                <w:numId w:val="37"/>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Generar Documentos:</w:t>
            </w:r>
          </w:p>
          <w:p w14:paraId="03189F3D" w14:textId="77777777" w:rsidR="006E6608" w:rsidRPr="00FE1278" w:rsidRDefault="006E6608" w:rsidP="00F85DA8">
            <w:pPr>
              <w:pStyle w:val="Prrafodelista"/>
              <w:numPr>
                <w:ilvl w:val="0"/>
                <w:numId w:val="29"/>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Bases de Licitación (BL).</w:t>
            </w:r>
          </w:p>
          <w:p w14:paraId="62A191F2" w14:textId="77777777" w:rsidR="006E6608" w:rsidRPr="00FE1278" w:rsidRDefault="006E6608" w:rsidP="00F85DA8">
            <w:pPr>
              <w:pStyle w:val="Prrafodelista"/>
              <w:numPr>
                <w:ilvl w:val="0"/>
                <w:numId w:val="29"/>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Certificado de No Convenio Marco (NCM).</w:t>
            </w:r>
          </w:p>
          <w:p w14:paraId="6B68D6E2" w14:textId="77777777" w:rsidR="006E6608" w:rsidRPr="00FE1278" w:rsidRDefault="006E6608" w:rsidP="00F85DA8">
            <w:pPr>
              <w:pStyle w:val="Prrafodelista"/>
              <w:numPr>
                <w:ilvl w:val="0"/>
                <w:numId w:val="29"/>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Certificado de Disponibilidad Presupuestaria (CDP).</w:t>
            </w:r>
          </w:p>
          <w:p w14:paraId="30089CD4" w14:textId="77777777" w:rsidR="006E6608" w:rsidRPr="00FE1278" w:rsidRDefault="006E6608" w:rsidP="00F85DA8">
            <w:pPr>
              <w:numPr>
                <w:ilvl w:val="0"/>
                <w:numId w:val="37"/>
              </w:numPr>
              <w:tabs>
                <w:tab w:val="left" w:pos="360"/>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rPr>
            </w:pPr>
            <w:r w:rsidRPr="00FE1278">
              <w:rPr>
                <w:rFonts w:ascii="Arial" w:hAnsi="Arial" w:cs="Arial"/>
                <w:sz w:val="24"/>
                <w:szCs w:val="24"/>
              </w:rPr>
              <w:t>Entregar documentos (un ejemplar) a Técnico Administrativo:</w:t>
            </w:r>
          </w:p>
          <w:p w14:paraId="55754D40" w14:textId="77777777" w:rsidR="006E6608" w:rsidRPr="00FE1278" w:rsidRDefault="006E6608" w:rsidP="00F85DA8">
            <w:pPr>
              <w:pStyle w:val="Prrafodelista"/>
              <w:numPr>
                <w:ilvl w:val="0"/>
                <w:numId w:val="29"/>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Bases de Licitación (BL).</w:t>
            </w:r>
          </w:p>
          <w:p w14:paraId="10218118" w14:textId="77777777" w:rsidR="006E6608" w:rsidRPr="00FE1278" w:rsidRDefault="006E6608" w:rsidP="00F85DA8">
            <w:pPr>
              <w:pStyle w:val="Prrafodelista"/>
              <w:numPr>
                <w:ilvl w:val="0"/>
                <w:numId w:val="29"/>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Certificado de No Convenio Marco (NCM).</w:t>
            </w:r>
          </w:p>
          <w:p w14:paraId="70623E52" w14:textId="77777777" w:rsidR="006E6608" w:rsidRPr="00FE1278" w:rsidRDefault="006E6608" w:rsidP="00F85DA8">
            <w:pPr>
              <w:pStyle w:val="Prrafodelista"/>
              <w:numPr>
                <w:ilvl w:val="0"/>
                <w:numId w:val="29"/>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Certificado de Disponibilidad Presupuestaria (CDP).</w:t>
            </w:r>
          </w:p>
        </w:tc>
      </w:tr>
      <w:tr w:rsidR="006E6608" w:rsidRPr="00FE1278" w14:paraId="65020F42" w14:textId="77777777" w:rsidTr="00937A7E">
        <w:trPr>
          <w:trHeight w:val="338"/>
          <w:jc w:val="center"/>
        </w:trPr>
        <w:tc>
          <w:tcPr>
            <w:tcW w:w="759" w:type="pct"/>
          </w:tcPr>
          <w:p w14:paraId="3B2F744D" w14:textId="77777777" w:rsidR="006E6608" w:rsidRPr="00FE1278" w:rsidRDefault="006E6608" w:rsidP="00F436E3">
            <w:pPr>
              <w:spacing w:line="240" w:lineRule="auto"/>
              <w:jc w:val="both"/>
              <w:rPr>
                <w:rFonts w:ascii="Arial" w:hAnsi="Arial" w:cs="Arial"/>
                <w:sz w:val="24"/>
                <w:szCs w:val="24"/>
              </w:rPr>
            </w:pPr>
          </w:p>
          <w:p w14:paraId="268D72C2"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Solicitar firmas</w:t>
            </w:r>
          </w:p>
        </w:tc>
        <w:tc>
          <w:tcPr>
            <w:tcW w:w="863" w:type="pct"/>
          </w:tcPr>
          <w:p w14:paraId="1B784C94" w14:textId="77777777" w:rsidR="006E6608" w:rsidRPr="00FE1278" w:rsidRDefault="006E6608" w:rsidP="00F436E3">
            <w:pPr>
              <w:spacing w:line="240" w:lineRule="auto"/>
              <w:jc w:val="both"/>
              <w:rPr>
                <w:rFonts w:ascii="Arial" w:hAnsi="Arial" w:cs="Arial"/>
                <w:sz w:val="24"/>
                <w:szCs w:val="24"/>
              </w:rPr>
            </w:pPr>
          </w:p>
          <w:p w14:paraId="711E83E8"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Técnico Administrativo</w:t>
            </w:r>
          </w:p>
        </w:tc>
        <w:tc>
          <w:tcPr>
            <w:tcW w:w="3378" w:type="pct"/>
          </w:tcPr>
          <w:p w14:paraId="3AB759B0" w14:textId="77777777" w:rsidR="006E6608" w:rsidRPr="00FE1278" w:rsidRDefault="006E6608" w:rsidP="00F85DA8">
            <w:pPr>
              <w:numPr>
                <w:ilvl w:val="0"/>
                <w:numId w:val="38"/>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rPr>
            </w:pPr>
            <w:r w:rsidRPr="00FE1278">
              <w:rPr>
                <w:rFonts w:ascii="Arial" w:hAnsi="Arial" w:cs="Arial"/>
                <w:sz w:val="24"/>
                <w:szCs w:val="24"/>
              </w:rPr>
              <w:t>Pedir firmas de documentos según corresponda (iniciales de firmantes se encuentran en cada documento), dicha entrega de documentos debe realizarse a través del libro de correspondencia:</w:t>
            </w:r>
          </w:p>
          <w:p w14:paraId="26F878E6" w14:textId="77777777" w:rsidR="006E6608" w:rsidRPr="00FE1278" w:rsidRDefault="006E6608" w:rsidP="00F85DA8">
            <w:pPr>
              <w:pStyle w:val="Prrafodelista"/>
              <w:numPr>
                <w:ilvl w:val="0"/>
                <w:numId w:val="27"/>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 xml:space="preserve">Bases de Licitación (BL) firma de: Coordinador de Compras y Abastecimiento, </w:t>
            </w:r>
            <w:r w:rsidR="00B67156" w:rsidRPr="00FE1278">
              <w:rPr>
                <w:rFonts w:ascii="Arial" w:hAnsi="Arial" w:cs="Arial"/>
              </w:rPr>
              <w:t>jefe</w:t>
            </w:r>
            <w:r w:rsidRPr="00FE1278">
              <w:rPr>
                <w:rFonts w:ascii="Arial" w:hAnsi="Arial" w:cs="Arial"/>
              </w:rPr>
              <w:t xml:space="preserve"> Subdepartamento de Ingeniería Biomédica, Jefe Departamento de Gestión de la Operación, Jefe Departamento de Logística y Abastecimiento, Referente Clínico, Jefe de Departamento de Jurídica, Subdirector de Administración y Finanzas, Director del Hospital El Carmen. </w:t>
            </w:r>
          </w:p>
          <w:p w14:paraId="2542DFBB" w14:textId="77777777" w:rsidR="006E6608" w:rsidRPr="00FE1278" w:rsidRDefault="006E6608" w:rsidP="00F85DA8">
            <w:pPr>
              <w:pStyle w:val="Prrafodelista"/>
              <w:numPr>
                <w:ilvl w:val="0"/>
                <w:numId w:val="27"/>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lastRenderedPageBreak/>
              <w:t xml:space="preserve">Certificado de Disponibilidad Presupuestaria (CDP), firma de:  Jefe Unidad de Contabilidad y Presupuesto.                                                                                                                                                                                                                                                                                                                                                                                                                                                                                                                                                                                                                                                                                                                                                                                                                                                                                                                                                                                                                                                                                                                                                                                                                                                                                                                                                                                                                                                                                                                                                                     </w:t>
            </w:r>
          </w:p>
          <w:p w14:paraId="118DCA0D" w14:textId="77777777" w:rsidR="006E6608" w:rsidRPr="00FE1278" w:rsidRDefault="006E6608" w:rsidP="00F85DA8">
            <w:pPr>
              <w:numPr>
                <w:ilvl w:val="0"/>
                <w:numId w:val="27"/>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rPr>
            </w:pPr>
            <w:r w:rsidRPr="00FE1278">
              <w:rPr>
                <w:rFonts w:ascii="Arial" w:hAnsi="Arial" w:cs="Arial"/>
                <w:sz w:val="24"/>
                <w:szCs w:val="24"/>
              </w:rPr>
              <w:t xml:space="preserve">Certificado de No Convenio Marco (NCM), firma de: Jefe de Departamento de Logística y Abastecimiento.  </w:t>
            </w:r>
          </w:p>
          <w:p w14:paraId="078D0248" w14:textId="77777777" w:rsidR="006E6608" w:rsidRPr="00FE1278" w:rsidRDefault="006E6608" w:rsidP="00F85DA8">
            <w:pPr>
              <w:numPr>
                <w:ilvl w:val="0"/>
                <w:numId w:val="38"/>
              </w:numPr>
              <w:tabs>
                <w:tab w:val="left" w:pos="349"/>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hAnsi="Arial" w:cs="Arial"/>
                <w:sz w:val="24"/>
                <w:szCs w:val="24"/>
              </w:rPr>
            </w:pPr>
            <w:r w:rsidRPr="00FE1278">
              <w:rPr>
                <w:rFonts w:ascii="Arial" w:hAnsi="Arial" w:cs="Arial"/>
                <w:sz w:val="24"/>
                <w:szCs w:val="24"/>
              </w:rPr>
              <w:t>Entregar los documentos (un ejemplar) firmados a Oficina de Partes para asignación de Número de Resolución Exenta:</w:t>
            </w:r>
          </w:p>
          <w:p w14:paraId="479D486A" w14:textId="77777777" w:rsidR="006E6608" w:rsidRPr="00FE1278" w:rsidRDefault="006E6608" w:rsidP="00F85DA8">
            <w:pPr>
              <w:numPr>
                <w:ilvl w:val="0"/>
                <w:numId w:val="27"/>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hAnsi="Arial" w:cs="Arial"/>
                <w:sz w:val="24"/>
                <w:szCs w:val="24"/>
              </w:rPr>
            </w:pPr>
            <w:r w:rsidRPr="00FE1278">
              <w:rPr>
                <w:rFonts w:ascii="Arial" w:hAnsi="Arial" w:cs="Arial"/>
                <w:sz w:val="24"/>
                <w:szCs w:val="24"/>
              </w:rPr>
              <w:t xml:space="preserve">Bases de Licitación (BL). </w:t>
            </w:r>
          </w:p>
          <w:p w14:paraId="77EFF68D" w14:textId="77777777" w:rsidR="006E6608" w:rsidRPr="00FE1278" w:rsidRDefault="006E6608" w:rsidP="00F85DA8">
            <w:pPr>
              <w:numPr>
                <w:ilvl w:val="0"/>
                <w:numId w:val="27"/>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hAnsi="Arial" w:cs="Arial"/>
                <w:sz w:val="24"/>
                <w:szCs w:val="24"/>
              </w:rPr>
            </w:pPr>
            <w:r w:rsidRPr="00FE1278">
              <w:rPr>
                <w:rFonts w:ascii="Arial" w:hAnsi="Arial" w:cs="Arial"/>
                <w:sz w:val="24"/>
                <w:szCs w:val="24"/>
              </w:rPr>
              <w:t xml:space="preserve">Certificado de Disponibilidad Presupuestaria, (CDP).                                                                                                                                                                                                                                                                                                                                                                                                                                                                                                                                                                                                                                                                                                                                                                                                                                                                                                                                                                                                                                                                                                                                                                                                                                                                                                                                                                                                                                                                                                                                                                     </w:t>
            </w:r>
          </w:p>
          <w:p w14:paraId="4BD27C94" w14:textId="77777777" w:rsidR="006E6608" w:rsidRPr="00FE1278" w:rsidRDefault="006E6608" w:rsidP="00F85DA8">
            <w:pPr>
              <w:numPr>
                <w:ilvl w:val="0"/>
                <w:numId w:val="27"/>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hAnsi="Arial" w:cs="Arial"/>
                <w:sz w:val="24"/>
                <w:szCs w:val="24"/>
              </w:rPr>
            </w:pPr>
            <w:r w:rsidRPr="00FE1278">
              <w:rPr>
                <w:rFonts w:ascii="Arial" w:hAnsi="Arial" w:cs="Arial"/>
                <w:sz w:val="24"/>
                <w:szCs w:val="24"/>
              </w:rPr>
              <w:t>Certificado de No Convenio Marco (NCM).</w:t>
            </w:r>
          </w:p>
        </w:tc>
      </w:tr>
      <w:tr w:rsidR="006E6608" w:rsidRPr="00FE1278" w14:paraId="25D30E54" w14:textId="77777777" w:rsidTr="00937A7E">
        <w:trPr>
          <w:trHeight w:val="338"/>
          <w:jc w:val="center"/>
        </w:trPr>
        <w:tc>
          <w:tcPr>
            <w:tcW w:w="759" w:type="pct"/>
          </w:tcPr>
          <w:p w14:paraId="1B103A7C"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lastRenderedPageBreak/>
              <w:t>Publicar Bases de Licitación</w:t>
            </w:r>
          </w:p>
        </w:tc>
        <w:tc>
          <w:tcPr>
            <w:tcW w:w="863" w:type="pct"/>
          </w:tcPr>
          <w:p w14:paraId="58A062EA"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Coordinador de Compras y Abastecimiento</w:t>
            </w:r>
          </w:p>
        </w:tc>
        <w:tc>
          <w:tcPr>
            <w:tcW w:w="3378" w:type="pct"/>
          </w:tcPr>
          <w:p w14:paraId="1BFF89DF" w14:textId="77777777" w:rsidR="006E6608" w:rsidRPr="00FE1278" w:rsidRDefault="006E6608" w:rsidP="00F85DA8">
            <w:pPr>
              <w:numPr>
                <w:ilvl w:val="0"/>
                <w:numId w:val="26"/>
              </w:numPr>
              <w:tabs>
                <w:tab w:val="left" w:pos="360"/>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hAnsi="Arial" w:cs="Arial"/>
                <w:sz w:val="24"/>
                <w:szCs w:val="24"/>
              </w:rPr>
            </w:pPr>
            <w:r w:rsidRPr="00FE1278">
              <w:rPr>
                <w:rFonts w:ascii="Arial" w:hAnsi="Arial" w:cs="Arial"/>
                <w:sz w:val="24"/>
                <w:szCs w:val="24"/>
              </w:rPr>
              <w:t>Publicar en Portal Mercado Público las Bases de Licitación (BL) de acuerdo al ID de Licitación creado. Se deben anexar los siguientes documentos:</w:t>
            </w:r>
          </w:p>
          <w:p w14:paraId="3558E1D7" w14:textId="77777777" w:rsidR="006E6608" w:rsidRPr="00FE1278" w:rsidRDefault="006E6608" w:rsidP="00F85DA8">
            <w:pPr>
              <w:numPr>
                <w:ilvl w:val="0"/>
                <w:numId w:val="27"/>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hAnsi="Arial" w:cs="Arial"/>
                <w:sz w:val="24"/>
                <w:szCs w:val="24"/>
              </w:rPr>
            </w:pPr>
            <w:r w:rsidRPr="00FE1278">
              <w:rPr>
                <w:rFonts w:ascii="Arial" w:hAnsi="Arial" w:cs="Arial"/>
                <w:sz w:val="24"/>
                <w:szCs w:val="24"/>
              </w:rPr>
              <w:t xml:space="preserve">Bases de Licitación (BL) escaneada y con Número de Resolución Exenta.                                                                                                                                                                                                                                                                                                                                                                                                                                                                                                                                                                                                                                                                                                                                                                                                                                                                                                                                                                                                                                                                                                                                                                                                                                                                                                                                                                                                                                                                                                                                                               </w:t>
            </w:r>
          </w:p>
          <w:p w14:paraId="2DDCC6EE" w14:textId="77777777" w:rsidR="006E6608" w:rsidRPr="00FE1278" w:rsidRDefault="006E6608" w:rsidP="00F85DA8">
            <w:pPr>
              <w:numPr>
                <w:ilvl w:val="0"/>
                <w:numId w:val="27"/>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hAnsi="Arial" w:cs="Arial"/>
                <w:sz w:val="24"/>
                <w:szCs w:val="24"/>
              </w:rPr>
            </w:pPr>
            <w:r w:rsidRPr="00FE1278">
              <w:rPr>
                <w:rFonts w:ascii="Arial" w:hAnsi="Arial" w:cs="Arial"/>
                <w:sz w:val="24"/>
                <w:szCs w:val="24"/>
              </w:rPr>
              <w:t xml:space="preserve">Certificado de Disponibilidad Presupuestaria (CDP) escaneado.                                                                                                                                                                                                                                                                                                                                                                                                                                                                                                                                                                                                                                                                                                                                                                                                                                                                                                                                                                                                                                                                                                                                                                                                                                                                                                                                                                                                                                                                                                                                                               </w:t>
            </w:r>
          </w:p>
          <w:p w14:paraId="09C8596D" w14:textId="77777777" w:rsidR="006E6608" w:rsidRPr="00FE1278" w:rsidRDefault="006E6608" w:rsidP="00F85DA8">
            <w:pPr>
              <w:numPr>
                <w:ilvl w:val="0"/>
                <w:numId w:val="27"/>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hAnsi="Arial" w:cs="Arial"/>
                <w:sz w:val="24"/>
                <w:szCs w:val="24"/>
              </w:rPr>
            </w:pPr>
            <w:r w:rsidRPr="00FE1278">
              <w:rPr>
                <w:rFonts w:ascii="Arial" w:hAnsi="Arial" w:cs="Arial"/>
                <w:sz w:val="24"/>
                <w:szCs w:val="24"/>
              </w:rPr>
              <w:t>Certificado de No Convenio Marco (NCM) escaneado.</w:t>
            </w:r>
          </w:p>
          <w:p w14:paraId="661B7094" w14:textId="77777777" w:rsidR="006E6608" w:rsidRPr="00FE1278" w:rsidRDefault="006E6608" w:rsidP="00F85DA8">
            <w:pPr>
              <w:numPr>
                <w:ilvl w:val="0"/>
                <w:numId w:val="27"/>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hAnsi="Arial" w:cs="Arial"/>
                <w:sz w:val="24"/>
                <w:szCs w:val="24"/>
              </w:rPr>
            </w:pPr>
            <w:r w:rsidRPr="00FE1278">
              <w:rPr>
                <w:rFonts w:ascii="Arial" w:hAnsi="Arial" w:cs="Arial"/>
                <w:sz w:val="24"/>
                <w:szCs w:val="24"/>
              </w:rPr>
              <w:t>Anexos de Bases de Licitación en formato Word.</w:t>
            </w:r>
          </w:p>
          <w:p w14:paraId="45BAD0A1" w14:textId="77777777" w:rsidR="006E6608" w:rsidRPr="00FE1278" w:rsidRDefault="006E6608" w:rsidP="00F85DA8">
            <w:pPr>
              <w:numPr>
                <w:ilvl w:val="0"/>
                <w:numId w:val="26"/>
              </w:numPr>
              <w:tabs>
                <w:tab w:val="left" w:pos="360"/>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hAnsi="Arial" w:cs="Arial"/>
                <w:sz w:val="24"/>
                <w:szCs w:val="24"/>
              </w:rPr>
            </w:pPr>
            <w:r w:rsidRPr="00FE1278">
              <w:rPr>
                <w:rFonts w:ascii="Arial" w:hAnsi="Arial" w:cs="Arial"/>
                <w:sz w:val="24"/>
                <w:szCs w:val="24"/>
              </w:rPr>
              <w:t>Enviar ID Licitación a Jefe de Departamento de Logística y Abastecimiento para su autorización y publicación, dichas acciones se realizan a través de Portal de Mercado público.</w:t>
            </w:r>
          </w:p>
          <w:p w14:paraId="2AE29BCA" w14:textId="77777777" w:rsidR="006E6608" w:rsidRPr="00FE1278" w:rsidRDefault="006E6608" w:rsidP="00F85DA8">
            <w:pPr>
              <w:numPr>
                <w:ilvl w:val="0"/>
                <w:numId w:val="26"/>
              </w:numPr>
              <w:tabs>
                <w:tab w:val="left" w:pos="360"/>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hAnsi="Arial" w:cs="Arial"/>
                <w:sz w:val="24"/>
                <w:szCs w:val="24"/>
              </w:rPr>
            </w:pPr>
            <w:r w:rsidRPr="00FE1278">
              <w:rPr>
                <w:rFonts w:ascii="Arial" w:hAnsi="Arial" w:cs="Arial"/>
                <w:sz w:val="24"/>
                <w:szCs w:val="24"/>
              </w:rPr>
              <w:t>Guardar en Archivador de Convenios de Mantenimiento Preventivo y Correctivo y en carpeta correspondiente de la herramienta digital Google Drive, los siguientes documentos:</w:t>
            </w:r>
          </w:p>
          <w:p w14:paraId="527F4C0E" w14:textId="77777777" w:rsidR="006E6608" w:rsidRPr="00FE1278" w:rsidRDefault="006E6608" w:rsidP="00F85DA8">
            <w:pPr>
              <w:numPr>
                <w:ilvl w:val="0"/>
                <w:numId w:val="27"/>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hAnsi="Arial" w:cs="Arial"/>
                <w:sz w:val="24"/>
                <w:szCs w:val="24"/>
              </w:rPr>
            </w:pPr>
            <w:r w:rsidRPr="00FE1278">
              <w:rPr>
                <w:rFonts w:ascii="Arial" w:hAnsi="Arial" w:cs="Arial"/>
                <w:sz w:val="24"/>
                <w:szCs w:val="24"/>
              </w:rPr>
              <w:t xml:space="preserve">Bases de Licitación (BL) con Número de Resolución Exenta.                                                                                                                                                                                                                                                                                                                                                                                                                                                                                                                                                                                                                                                                                                                                                                                                                                                                                                                                                                                                                                                                                                                                                                                                                                                                                                                                                                                                                                                                                                                                                               </w:t>
            </w:r>
          </w:p>
          <w:p w14:paraId="78958D59" w14:textId="77777777" w:rsidR="006E6608" w:rsidRPr="00FE1278" w:rsidRDefault="006E6608" w:rsidP="00F85DA8">
            <w:pPr>
              <w:numPr>
                <w:ilvl w:val="0"/>
                <w:numId w:val="27"/>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hAnsi="Arial" w:cs="Arial"/>
                <w:sz w:val="24"/>
                <w:szCs w:val="24"/>
              </w:rPr>
            </w:pPr>
            <w:r w:rsidRPr="00FE1278">
              <w:rPr>
                <w:rFonts w:ascii="Arial" w:hAnsi="Arial" w:cs="Arial"/>
                <w:sz w:val="24"/>
                <w:szCs w:val="24"/>
              </w:rPr>
              <w:t xml:space="preserve">Certificado de Disponibilidad Presupuestaria (CDP).                                                                                                                                                                                                                                                                                                                                                                                                                                                                                                                                                                                                                                                                                                                                                                                                                                                                                                                                                                                                                                                                                                                                                                                                                                                                                                                                                                                                                                                                                                                                                               </w:t>
            </w:r>
          </w:p>
          <w:p w14:paraId="1C5C8E7D" w14:textId="77777777" w:rsidR="006E6608" w:rsidRPr="00FE1278" w:rsidRDefault="006E6608" w:rsidP="00F85DA8">
            <w:pPr>
              <w:numPr>
                <w:ilvl w:val="0"/>
                <w:numId w:val="27"/>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hAnsi="Arial" w:cs="Arial"/>
                <w:sz w:val="24"/>
                <w:szCs w:val="24"/>
              </w:rPr>
            </w:pPr>
            <w:r w:rsidRPr="00FE1278">
              <w:rPr>
                <w:rFonts w:ascii="Arial" w:hAnsi="Arial" w:cs="Arial"/>
                <w:sz w:val="24"/>
                <w:szCs w:val="24"/>
              </w:rPr>
              <w:t>Certificado de No Convenio Marco (NCM).</w:t>
            </w:r>
          </w:p>
        </w:tc>
      </w:tr>
    </w:tbl>
    <w:p w14:paraId="2CD979D8" w14:textId="77777777" w:rsidR="006E6608" w:rsidRPr="00FE1278" w:rsidRDefault="006E6608" w:rsidP="00F436E3">
      <w:pPr>
        <w:pStyle w:val="punteoextse"/>
        <w:numPr>
          <w:ilvl w:val="0"/>
          <w:numId w:val="0"/>
        </w:numPr>
        <w:spacing w:line="240" w:lineRule="auto"/>
        <w:ind w:left="357" w:hanging="357"/>
        <w:rPr>
          <w:rFonts w:ascii="Arial" w:hAnsi="Arial" w:cs="Arial"/>
          <w:b/>
          <w:szCs w:val="24"/>
        </w:rPr>
      </w:pPr>
    </w:p>
    <w:p w14:paraId="2E241854" w14:textId="77777777" w:rsidR="007905AA" w:rsidRDefault="007905AA" w:rsidP="00F436E3">
      <w:pPr>
        <w:pStyle w:val="punteoextse"/>
        <w:numPr>
          <w:ilvl w:val="0"/>
          <w:numId w:val="0"/>
        </w:numPr>
        <w:spacing w:line="240" w:lineRule="auto"/>
        <w:ind w:left="357" w:hanging="357"/>
        <w:rPr>
          <w:rFonts w:ascii="Arial" w:hAnsi="Arial" w:cs="Arial"/>
          <w:b/>
          <w:szCs w:val="24"/>
        </w:rPr>
      </w:pPr>
    </w:p>
    <w:p w14:paraId="39C62595" w14:textId="77777777" w:rsidR="007905AA" w:rsidRDefault="007905AA" w:rsidP="00F436E3">
      <w:pPr>
        <w:pStyle w:val="punteoextse"/>
        <w:numPr>
          <w:ilvl w:val="0"/>
          <w:numId w:val="0"/>
        </w:numPr>
        <w:spacing w:line="240" w:lineRule="auto"/>
        <w:ind w:left="357" w:hanging="357"/>
        <w:rPr>
          <w:rFonts w:ascii="Arial" w:hAnsi="Arial" w:cs="Arial"/>
          <w:b/>
          <w:szCs w:val="24"/>
        </w:rPr>
      </w:pPr>
    </w:p>
    <w:p w14:paraId="019CA185" w14:textId="77777777" w:rsidR="006E6608" w:rsidRPr="00FE1278" w:rsidRDefault="007D6877" w:rsidP="00F436E3">
      <w:pPr>
        <w:pStyle w:val="punteoextse"/>
        <w:numPr>
          <w:ilvl w:val="0"/>
          <w:numId w:val="0"/>
        </w:numPr>
        <w:spacing w:line="240" w:lineRule="auto"/>
        <w:ind w:left="357" w:hanging="357"/>
        <w:rPr>
          <w:rFonts w:ascii="Arial" w:hAnsi="Arial" w:cs="Arial"/>
          <w:b/>
          <w:szCs w:val="24"/>
        </w:rPr>
      </w:pPr>
      <w:r>
        <w:rPr>
          <w:rFonts w:ascii="Arial" w:hAnsi="Arial" w:cs="Arial"/>
          <w:b/>
          <w:szCs w:val="24"/>
        </w:rPr>
        <w:t>C</w:t>
      </w:r>
      <w:r w:rsidR="006E6608" w:rsidRPr="00FE1278">
        <w:rPr>
          <w:rFonts w:ascii="Arial" w:hAnsi="Arial" w:cs="Arial"/>
          <w:b/>
          <w:szCs w:val="24"/>
        </w:rPr>
        <w:t>.4 CONTINGENCIAS</w:t>
      </w:r>
    </w:p>
    <w:p w14:paraId="70ED1D5E" w14:textId="77777777" w:rsidR="006E6608" w:rsidRPr="00FE1278" w:rsidRDefault="006E6608" w:rsidP="00F436E3">
      <w:pPr>
        <w:pStyle w:val="punteoextse"/>
        <w:numPr>
          <w:ilvl w:val="0"/>
          <w:numId w:val="0"/>
        </w:numPr>
        <w:spacing w:line="240" w:lineRule="auto"/>
        <w:ind w:hanging="357"/>
        <w:rPr>
          <w:rFonts w:ascii="Arial" w:hAnsi="Arial" w:cs="Arial"/>
          <w:b/>
          <w:szCs w:val="24"/>
        </w:rPr>
      </w:pPr>
    </w:p>
    <w:p w14:paraId="538C85E0" w14:textId="77777777" w:rsidR="006E6608" w:rsidRPr="00FE1278" w:rsidRDefault="006E6608" w:rsidP="00F85DA8">
      <w:pPr>
        <w:pStyle w:val="punteoextse"/>
        <w:numPr>
          <w:ilvl w:val="0"/>
          <w:numId w:val="14"/>
        </w:numPr>
        <w:spacing w:line="240" w:lineRule="auto"/>
        <w:rPr>
          <w:rFonts w:ascii="Arial" w:hAnsi="Arial" w:cs="Arial"/>
          <w:b/>
          <w:szCs w:val="24"/>
          <w:u w:val="single"/>
          <w:lang w:val="es-CL"/>
        </w:rPr>
      </w:pPr>
      <w:r w:rsidRPr="00FE1278">
        <w:rPr>
          <w:rFonts w:ascii="Arial" w:hAnsi="Arial" w:cs="Arial"/>
          <w:b/>
          <w:bCs/>
          <w:szCs w:val="24"/>
          <w:u w:val="single"/>
          <w:lang w:val="es-CL"/>
        </w:rPr>
        <w:t>Actividad Generar Licitación</w:t>
      </w:r>
    </w:p>
    <w:p w14:paraId="50F8C8F3" w14:textId="77777777" w:rsidR="006E6608" w:rsidRPr="00FE1278" w:rsidRDefault="006E6608" w:rsidP="00F436E3">
      <w:pPr>
        <w:pStyle w:val="punteoextse"/>
        <w:numPr>
          <w:ilvl w:val="0"/>
          <w:numId w:val="0"/>
        </w:numPr>
        <w:spacing w:line="240" w:lineRule="auto"/>
        <w:ind w:left="361" w:hanging="360"/>
        <w:rPr>
          <w:rFonts w:ascii="Arial" w:hAnsi="Arial" w:cs="Arial"/>
          <w:b/>
          <w:szCs w:val="24"/>
          <w:u w:val="single"/>
          <w:lang w:val="es-CL"/>
        </w:rPr>
      </w:pPr>
    </w:p>
    <w:p w14:paraId="734205AA" w14:textId="77777777" w:rsidR="006E6608" w:rsidRPr="00FE1278" w:rsidRDefault="006E6608" w:rsidP="00F436E3">
      <w:pPr>
        <w:pStyle w:val="punteoextse"/>
        <w:numPr>
          <w:ilvl w:val="0"/>
          <w:numId w:val="0"/>
        </w:numPr>
        <w:tabs>
          <w:tab w:val="clear" w:pos="360"/>
          <w:tab w:val="left" w:pos="284"/>
        </w:tabs>
        <w:spacing w:line="240" w:lineRule="auto"/>
        <w:ind w:firstLine="1"/>
        <w:rPr>
          <w:rFonts w:ascii="Arial" w:hAnsi="Arial" w:cs="Arial"/>
          <w:bCs/>
          <w:szCs w:val="24"/>
          <w:lang w:val="es-CL"/>
        </w:rPr>
      </w:pPr>
      <w:r w:rsidRPr="00FE1278">
        <w:rPr>
          <w:rFonts w:ascii="Arial" w:hAnsi="Arial" w:cs="Arial"/>
          <w:b/>
          <w:bCs/>
          <w:szCs w:val="24"/>
          <w:u w:val="single"/>
          <w:lang w:val="es-CL"/>
        </w:rPr>
        <w:t>Portal de Mercado público no permite la creación de ID:</w:t>
      </w:r>
      <w:r w:rsidRPr="00FE1278">
        <w:rPr>
          <w:rFonts w:ascii="Arial" w:hAnsi="Arial" w:cs="Arial"/>
          <w:bCs/>
          <w:szCs w:val="24"/>
          <w:lang w:val="es-CL"/>
        </w:rPr>
        <w:t xml:space="preserve"> Ingeniero Coordinador de Compras y Abastecimiento debe realizar ingreso a Servicio al usuario http://servicioalusuario.chilecompra.cl/ </w:t>
      </w:r>
    </w:p>
    <w:p w14:paraId="46E04078" w14:textId="77777777" w:rsidR="006E6608" w:rsidRPr="00FE1278" w:rsidRDefault="006E6608" w:rsidP="00F436E3">
      <w:pPr>
        <w:pStyle w:val="punteoextse"/>
        <w:numPr>
          <w:ilvl w:val="0"/>
          <w:numId w:val="0"/>
        </w:numPr>
        <w:tabs>
          <w:tab w:val="clear" w:pos="360"/>
          <w:tab w:val="left" w:pos="284"/>
        </w:tabs>
        <w:spacing w:line="240" w:lineRule="auto"/>
        <w:ind w:firstLine="1"/>
        <w:rPr>
          <w:rFonts w:ascii="Arial" w:hAnsi="Arial" w:cs="Arial"/>
          <w:bCs/>
          <w:szCs w:val="24"/>
          <w:lang w:val="es-CL"/>
        </w:rPr>
      </w:pPr>
    </w:p>
    <w:p w14:paraId="24162339" w14:textId="77777777" w:rsidR="006E6608" w:rsidRPr="00FE1278" w:rsidRDefault="006E6608" w:rsidP="00F85DA8">
      <w:pPr>
        <w:pStyle w:val="punteoextse"/>
        <w:numPr>
          <w:ilvl w:val="0"/>
          <w:numId w:val="14"/>
        </w:numPr>
        <w:spacing w:line="240" w:lineRule="auto"/>
        <w:rPr>
          <w:rFonts w:ascii="Arial" w:hAnsi="Arial" w:cs="Arial"/>
          <w:b/>
          <w:szCs w:val="24"/>
          <w:u w:val="single"/>
          <w:lang w:val="es-CL"/>
        </w:rPr>
      </w:pPr>
      <w:r w:rsidRPr="00FE1278">
        <w:rPr>
          <w:rFonts w:ascii="Arial" w:hAnsi="Arial" w:cs="Arial"/>
          <w:b/>
          <w:bCs/>
          <w:szCs w:val="24"/>
          <w:u w:val="single"/>
          <w:lang w:val="es-CL"/>
        </w:rPr>
        <w:t>Actividad Solicitar firmas</w:t>
      </w:r>
    </w:p>
    <w:p w14:paraId="0051FD34" w14:textId="77777777" w:rsidR="006E6608" w:rsidRPr="00FE1278" w:rsidRDefault="006E6608" w:rsidP="00F436E3">
      <w:pPr>
        <w:pStyle w:val="punteoextse"/>
        <w:numPr>
          <w:ilvl w:val="0"/>
          <w:numId w:val="0"/>
        </w:numPr>
        <w:spacing w:line="240" w:lineRule="auto"/>
        <w:ind w:left="361" w:hanging="360"/>
        <w:rPr>
          <w:rFonts w:ascii="Arial" w:hAnsi="Arial" w:cs="Arial"/>
          <w:b/>
          <w:bCs/>
          <w:szCs w:val="24"/>
          <w:u w:val="single"/>
          <w:lang w:val="es-CL"/>
        </w:rPr>
      </w:pPr>
    </w:p>
    <w:p w14:paraId="646B6FE8" w14:textId="77777777" w:rsidR="006E6608" w:rsidRPr="00FE1278" w:rsidRDefault="006E6608" w:rsidP="00F436E3">
      <w:pPr>
        <w:pStyle w:val="punteoextse"/>
        <w:numPr>
          <w:ilvl w:val="0"/>
          <w:numId w:val="0"/>
        </w:numPr>
        <w:tabs>
          <w:tab w:val="clear" w:pos="360"/>
        </w:tabs>
        <w:spacing w:line="240" w:lineRule="auto"/>
        <w:rPr>
          <w:rFonts w:ascii="Arial" w:hAnsi="Arial" w:cs="Arial"/>
          <w:b/>
          <w:szCs w:val="24"/>
          <w:u w:val="single"/>
          <w:lang w:val="es-CL"/>
        </w:rPr>
      </w:pPr>
      <w:r w:rsidRPr="00FE1278">
        <w:rPr>
          <w:rFonts w:ascii="Arial" w:hAnsi="Arial" w:cs="Arial"/>
          <w:b/>
          <w:bCs/>
          <w:szCs w:val="24"/>
          <w:u w:val="single"/>
          <w:lang w:val="es-CL"/>
        </w:rPr>
        <w:t>No se encuentran funcionarios firmantes:</w:t>
      </w:r>
      <w:r w:rsidRPr="00FE1278">
        <w:rPr>
          <w:rFonts w:ascii="Arial" w:hAnsi="Arial" w:cs="Arial"/>
          <w:bCs/>
          <w:szCs w:val="24"/>
          <w:lang w:val="es-CL"/>
        </w:rPr>
        <w:t xml:space="preserve"> Se debe verificar si existe personal subrogante y analizar en conjunto de Coordinador de Compras y Abastecimiento si debe ser cambiado el destinatario o entregar a personal Administrativo del Departamento, Sub Departamento o Unidad que corresponda. </w:t>
      </w:r>
    </w:p>
    <w:p w14:paraId="08B10415" w14:textId="77777777" w:rsidR="006E6608" w:rsidRPr="00FE1278" w:rsidRDefault="006E6608" w:rsidP="00F436E3">
      <w:pPr>
        <w:pStyle w:val="punteoextse"/>
        <w:numPr>
          <w:ilvl w:val="0"/>
          <w:numId w:val="0"/>
        </w:numPr>
        <w:tabs>
          <w:tab w:val="clear" w:pos="360"/>
          <w:tab w:val="left" w:pos="284"/>
        </w:tabs>
        <w:spacing w:line="240" w:lineRule="auto"/>
        <w:rPr>
          <w:rFonts w:ascii="Arial" w:hAnsi="Arial" w:cs="Arial"/>
          <w:bCs/>
          <w:szCs w:val="24"/>
          <w:lang w:val="es-CL"/>
        </w:rPr>
      </w:pPr>
    </w:p>
    <w:p w14:paraId="09F6519B" w14:textId="77777777" w:rsidR="006E6608" w:rsidRPr="00FE1278" w:rsidRDefault="006E6608" w:rsidP="00F85DA8">
      <w:pPr>
        <w:pStyle w:val="punteoextse"/>
        <w:numPr>
          <w:ilvl w:val="0"/>
          <w:numId w:val="14"/>
        </w:numPr>
        <w:spacing w:line="240" w:lineRule="auto"/>
        <w:rPr>
          <w:rFonts w:ascii="Arial" w:hAnsi="Arial" w:cs="Arial"/>
          <w:b/>
          <w:szCs w:val="24"/>
          <w:u w:val="single"/>
          <w:lang w:val="es-CL"/>
        </w:rPr>
      </w:pPr>
      <w:r w:rsidRPr="00FE1278">
        <w:rPr>
          <w:rFonts w:ascii="Arial" w:hAnsi="Arial" w:cs="Arial"/>
          <w:b/>
          <w:bCs/>
          <w:szCs w:val="24"/>
          <w:u w:val="single"/>
          <w:lang w:val="es-CL"/>
        </w:rPr>
        <w:t>Actividad Publicar Bases de Licitación</w:t>
      </w:r>
    </w:p>
    <w:p w14:paraId="49A54EB8" w14:textId="77777777" w:rsidR="006E6608" w:rsidRPr="00FE1278" w:rsidRDefault="006E6608" w:rsidP="00F436E3">
      <w:pPr>
        <w:pStyle w:val="punteoextse"/>
        <w:numPr>
          <w:ilvl w:val="0"/>
          <w:numId w:val="0"/>
        </w:numPr>
        <w:spacing w:line="240" w:lineRule="auto"/>
        <w:rPr>
          <w:rFonts w:ascii="Arial" w:hAnsi="Arial" w:cs="Arial"/>
          <w:b/>
          <w:szCs w:val="24"/>
        </w:rPr>
      </w:pPr>
    </w:p>
    <w:p w14:paraId="65C9D783" w14:textId="77777777" w:rsidR="006E6608" w:rsidRPr="00FE1278" w:rsidRDefault="006E6608" w:rsidP="00F436E3">
      <w:pPr>
        <w:pStyle w:val="punteoextse"/>
        <w:numPr>
          <w:ilvl w:val="0"/>
          <w:numId w:val="0"/>
        </w:numPr>
        <w:tabs>
          <w:tab w:val="clear" w:pos="360"/>
          <w:tab w:val="left" w:pos="284"/>
        </w:tabs>
        <w:spacing w:line="240" w:lineRule="auto"/>
        <w:ind w:firstLine="1"/>
        <w:rPr>
          <w:rFonts w:ascii="Arial" w:hAnsi="Arial" w:cs="Arial"/>
          <w:bCs/>
          <w:szCs w:val="24"/>
          <w:lang w:val="es-CL"/>
        </w:rPr>
      </w:pPr>
      <w:r w:rsidRPr="00FE1278">
        <w:rPr>
          <w:rFonts w:ascii="Arial" w:hAnsi="Arial" w:cs="Arial"/>
          <w:b/>
          <w:bCs/>
          <w:szCs w:val="24"/>
          <w:u w:val="single"/>
          <w:lang w:val="es-CL"/>
        </w:rPr>
        <w:t>Portal de Mercado público no permite el ingreso de documentos y/o completar datos necesarios para publicación de Bases de Licitación:</w:t>
      </w:r>
      <w:r w:rsidRPr="00FE1278">
        <w:rPr>
          <w:rFonts w:ascii="Arial" w:hAnsi="Arial" w:cs="Arial"/>
          <w:bCs/>
          <w:szCs w:val="24"/>
          <w:lang w:val="es-CL"/>
        </w:rPr>
        <w:t xml:space="preserve"> Ingeniero Coordinador de compras y Abastecimiento debe realizar ingreso a Servicio al usuario </w:t>
      </w:r>
      <w:hyperlink r:id="rId23" w:history="1">
        <w:r w:rsidRPr="00FE1278">
          <w:rPr>
            <w:rStyle w:val="Hipervnculo"/>
            <w:rFonts w:ascii="Arial" w:hAnsi="Arial" w:cs="Arial"/>
            <w:bCs/>
            <w:szCs w:val="24"/>
            <w:lang w:val="es-CL"/>
          </w:rPr>
          <w:t>http://servicioalusuario.chilecompra.cl/</w:t>
        </w:r>
      </w:hyperlink>
      <w:r w:rsidRPr="00FE1278">
        <w:rPr>
          <w:rFonts w:ascii="Arial" w:hAnsi="Arial" w:cs="Arial"/>
          <w:bCs/>
          <w:szCs w:val="24"/>
          <w:lang w:val="es-CL"/>
        </w:rPr>
        <w:t>.</w:t>
      </w:r>
    </w:p>
    <w:p w14:paraId="0B5DA14C" w14:textId="77777777" w:rsidR="006E6608" w:rsidRPr="00FE1278" w:rsidRDefault="006E6608" w:rsidP="00F436E3">
      <w:pPr>
        <w:pStyle w:val="punteoextse"/>
        <w:numPr>
          <w:ilvl w:val="0"/>
          <w:numId w:val="0"/>
        </w:numPr>
        <w:tabs>
          <w:tab w:val="clear" w:pos="360"/>
          <w:tab w:val="left" w:pos="284"/>
        </w:tabs>
        <w:spacing w:line="240" w:lineRule="auto"/>
        <w:ind w:firstLine="1"/>
        <w:rPr>
          <w:rFonts w:ascii="Arial" w:hAnsi="Arial" w:cs="Arial"/>
          <w:bCs/>
          <w:szCs w:val="24"/>
          <w:lang w:val="es-CL"/>
        </w:rPr>
      </w:pPr>
    </w:p>
    <w:p w14:paraId="220198E2" w14:textId="77777777" w:rsidR="006E6608" w:rsidRPr="00FE1278" w:rsidRDefault="006E6608" w:rsidP="00F436E3">
      <w:pPr>
        <w:pStyle w:val="punteoextse"/>
        <w:numPr>
          <w:ilvl w:val="0"/>
          <w:numId w:val="0"/>
        </w:numPr>
        <w:tabs>
          <w:tab w:val="clear" w:pos="360"/>
          <w:tab w:val="left" w:pos="284"/>
        </w:tabs>
        <w:spacing w:line="240" w:lineRule="auto"/>
        <w:ind w:firstLine="1"/>
        <w:rPr>
          <w:rFonts w:ascii="Arial" w:hAnsi="Arial" w:cs="Arial"/>
          <w:bCs/>
          <w:szCs w:val="24"/>
          <w:lang w:val="es-CL"/>
        </w:rPr>
      </w:pPr>
    </w:p>
    <w:p w14:paraId="3252D963" w14:textId="77777777" w:rsidR="006E6608" w:rsidRPr="00FE1278" w:rsidRDefault="006E6608" w:rsidP="00F85DA8">
      <w:pPr>
        <w:pStyle w:val="punteoextse"/>
        <w:numPr>
          <w:ilvl w:val="0"/>
          <w:numId w:val="108"/>
        </w:numPr>
        <w:tabs>
          <w:tab w:val="clear" w:pos="360"/>
          <w:tab w:val="clear" w:pos="726"/>
        </w:tabs>
        <w:spacing w:line="240" w:lineRule="auto"/>
        <w:rPr>
          <w:rFonts w:ascii="Arial" w:hAnsi="Arial" w:cs="Arial"/>
          <w:b/>
          <w:szCs w:val="24"/>
        </w:rPr>
      </w:pPr>
      <w:r w:rsidRPr="007D6877">
        <w:rPr>
          <w:rFonts w:ascii="Arial" w:hAnsi="Arial" w:cs="Arial"/>
          <w:b/>
          <w:szCs w:val="24"/>
        </w:rPr>
        <w:t>SUB-ETAPA: SEGUIMIENTO Y CONTROL BASES DE LICITACIÓN</w:t>
      </w:r>
    </w:p>
    <w:p w14:paraId="2F6A8927" w14:textId="77777777" w:rsidR="006E6608" w:rsidRPr="00FE1278" w:rsidRDefault="006E6608" w:rsidP="00F436E3">
      <w:pPr>
        <w:pStyle w:val="punteoextse"/>
        <w:numPr>
          <w:ilvl w:val="0"/>
          <w:numId w:val="0"/>
        </w:numPr>
        <w:tabs>
          <w:tab w:val="clear" w:pos="360"/>
          <w:tab w:val="left" w:pos="142"/>
        </w:tabs>
        <w:spacing w:line="240" w:lineRule="auto"/>
        <w:rPr>
          <w:rFonts w:ascii="Arial" w:hAnsi="Arial" w:cs="Arial"/>
          <w:szCs w:val="24"/>
        </w:rPr>
      </w:pPr>
    </w:p>
    <w:p w14:paraId="251C5D02" w14:textId="77777777" w:rsidR="006E6608" w:rsidRPr="00FE1278" w:rsidRDefault="007D6877" w:rsidP="00F436E3">
      <w:pPr>
        <w:pStyle w:val="punteoextse"/>
        <w:numPr>
          <w:ilvl w:val="0"/>
          <w:numId w:val="0"/>
        </w:numPr>
        <w:spacing w:before="240" w:after="120" w:line="240" w:lineRule="auto"/>
        <w:rPr>
          <w:rFonts w:ascii="Arial" w:hAnsi="Arial" w:cs="Arial"/>
          <w:b/>
          <w:szCs w:val="24"/>
        </w:rPr>
      </w:pPr>
      <w:r>
        <w:rPr>
          <w:rFonts w:ascii="Arial" w:hAnsi="Arial" w:cs="Arial"/>
          <w:b/>
          <w:szCs w:val="24"/>
        </w:rPr>
        <w:t>D</w:t>
      </w:r>
      <w:r w:rsidR="006E6608" w:rsidRPr="00FE1278">
        <w:rPr>
          <w:rFonts w:ascii="Arial" w:hAnsi="Arial" w:cs="Arial"/>
          <w:b/>
          <w:szCs w:val="24"/>
        </w:rPr>
        <w:t>.1 MODELOS VISUALES</w:t>
      </w:r>
    </w:p>
    <w:p w14:paraId="4C28E646" w14:textId="77777777" w:rsidR="006E6608" w:rsidRPr="00FE1278" w:rsidRDefault="006E6608" w:rsidP="00F436E3">
      <w:pPr>
        <w:spacing w:after="120" w:line="240" w:lineRule="auto"/>
        <w:jc w:val="both"/>
        <w:rPr>
          <w:rFonts w:ascii="Arial" w:hAnsi="Arial" w:cs="Arial"/>
          <w:sz w:val="24"/>
          <w:szCs w:val="24"/>
        </w:rPr>
      </w:pPr>
      <w:r w:rsidRPr="00FE1278">
        <w:rPr>
          <w:rFonts w:ascii="Arial" w:hAnsi="Arial" w:cs="Arial"/>
          <w:sz w:val="24"/>
          <w:szCs w:val="24"/>
        </w:rPr>
        <w:t>Flujograma de información con sus listas de tareas</w:t>
      </w:r>
    </w:p>
    <w:p w14:paraId="5816EF62" w14:textId="77777777" w:rsidR="006E6608" w:rsidRPr="00FE1278" w:rsidRDefault="006E6608" w:rsidP="00F436E3">
      <w:pPr>
        <w:spacing w:line="240" w:lineRule="auto"/>
        <w:jc w:val="both"/>
        <w:rPr>
          <w:rFonts w:ascii="Arial" w:hAnsi="Arial" w:cs="Arial"/>
          <w:sz w:val="24"/>
          <w:szCs w:val="24"/>
        </w:rPr>
      </w:pPr>
    </w:p>
    <w:p w14:paraId="02EA6849" w14:textId="77777777" w:rsidR="006E6608" w:rsidRPr="00FE1278" w:rsidRDefault="007D6877" w:rsidP="00F436E3">
      <w:pPr>
        <w:pStyle w:val="punteoextse"/>
        <w:numPr>
          <w:ilvl w:val="0"/>
          <w:numId w:val="0"/>
        </w:numPr>
        <w:tabs>
          <w:tab w:val="clear" w:pos="1"/>
          <w:tab w:val="clear" w:pos="360"/>
          <w:tab w:val="clear" w:pos="726"/>
          <w:tab w:val="left" w:pos="0"/>
        </w:tabs>
        <w:spacing w:line="240" w:lineRule="auto"/>
        <w:rPr>
          <w:rFonts w:ascii="Arial" w:hAnsi="Arial" w:cs="Arial"/>
          <w:b/>
          <w:szCs w:val="24"/>
        </w:rPr>
      </w:pPr>
      <w:r>
        <w:rPr>
          <w:rFonts w:ascii="Arial" w:hAnsi="Arial" w:cs="Arial"/>
          <w:b/>
          <w:szCs w:val="24"/>
        </w:rPr>
        <w:t>D</w:t>
      </w:r>
      <w:r w:rsidR="006E6608" w:rsidRPr="00FE1278">
        <w:rPr>
          <w:rFonts w:ascii="Arial" w:hAnsi="Arial" w:cs="Arial"/>
          <w:b/>
          <w:szCs w:val="24"/>
        </w:rPr>
        <w:t>.2 INFORMACIÓN GENERAL</w:t>
      </w:r>
    </w:p>
    <w:p w14:paraId="75AF5849" w14:textId="77777777" w:rsidR="006E6608" w:rsidRPr="00FE1278" w:rsidRDefault="006E6608" w:rsidP="00F436E3">
      <w:pPr>
        <w:pStyle w:val="punteoextse"/>
        <w:numPr>
          <w:ilvl w:val="0"/>
          <w:numId w:val="0"/>
        </w:numPr>
        <w:tabs>
          <w:tab w:val="clear" w:pos="1"/>
          <w:tab w:val="clear" w:pos="360"/>
          <w:tab w:val="clear" w:pos="726"/>
          <w:tab w:val="left" w:pos="0"/>
        </w:tabs>
        <w:spacing w:line="240" w:lineRule="auto"/>
        <w:rPr>
          <w:rFonts w:ascii="Arial" w:hAnsi="Arial" w:cs="Arial"/>
          <w:b/>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0"/>
        <w:gridCol w:w="7288"/>
      </w:tblGrid>
      <w:tr w:rsidR="006E6608" w:rsidRPr="00FE1278" w14:paraId="4632A28D" w14:textId="77777777" w:rsidTr="005C4FD3">
        <w:trPr>
          <w:trHeight w:val="243"/>
        </w:trPr>
        <w:tc>
          <w:tcPr>
            <w:tcW w:w="0" w:type="auto"/>
          </w:tcPr>
          <w:p w14:paraId="62DAE952" w14:textId="77777777" w:rsidR="006E6608" w:rsidRPr="00FE1278" w:rsidRDefault="006E6608" w:rsidP="00F436E3">
            <w:pPr>
              <w:spacing w:after="0" w:line="240" w:lineRule="auto"/>
              <w:jc w:val="both"/>
              <w:rPr>
                <w:rFonts w:ascii="Arial" w:hAnsi="Arial" w:cs="Arial"/>
                <w:i/>
                <w:sz w:val="24"/>
                <w:szCs w:val="24"/>
              </w:rPr>
            </w:pPr>
            <w:r w:rsidRPr="00FE1278">
              <w:rPr>
                <w:rFonts w:ascii="Arial" w:hAnsi="Arial" w:cs="Arial"/>
                <w:i/>
                <w:sz w:val="24"/>
                <w:szCs w:val="24"/>
              </w:rPr>
              <w:t>Evento activador</w:t>
            </w:r>
          </w:p>
        </w:tc>
        <w:tc>
          <w:tcPr>
            <w:tcW w:w="0" w:type="auto"/>
          </w:tcPr>
          <w:p w14:paraId="0335E8DA" w14:textId="77777777" w:rsidR="006E6608" w:rsidRPr="00FE1278" w:rsidRDefault="006E6608"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rPr>
              <w:t>Bases de Licitación (BL) publicada en portal Mercado Público.</w:t>
            </w:r>
          </w:p>
        </w:tc>
      </w:tr>
      <w:tr w:rsidR="006E6608" w:rsidRPr="00FE1278" w14:paraId="05321A1C" w14:textId="77777777" w:rsidTr="005C4FD3">
        <w:trPr>
          <w:trHeight w:val="277"/>
        </w:trPr>
        <w:tc>
          <w:tcPr>
            <w:tcW w:w="0" w:type="auto"/>
          </w:tcPr>
          <w:p w14:paraId="1F92CD46" w14:textId="77777777" w:rsidR="006E6608" w:rsidRPr="00FE1278" w:rsidRDefault="006E6608" w:rsidP="00F436E3">
            <w:pPr>
              <w:spacing w:line="240" w:lineRule="auto"/>
              <w:jc w:val="both"/>
              <w:rPr>
                <w:rFonts w:ascii="Arial" w:hAnsi="Arial" w:cs="Arial"/>
                <w:i/>
                <w:sz w:val="24"/>
                <w:szCs w:val="24"/>
              </w:rPr>
            </w:pPr>
            <w:r w:rsidRPr="00FE1278">
              <w:rPr>
                <w:rFonts w:ascii="Arial" w:hAnsi="Arial" w:cs="Arial"/>
                <w:i/>
                <w:sz w:val="24"/>
                <w:szCs w:val="24"/>
              </w:rPr>
              <w:t>Objetivo</w:t>
            </w:r>
          </w:p>
        </w:tc>
        <w:tc>
          <w:tcPr>
            <w:tcW w:w="0" w:type="auto"/>
          </w:tcPr>
          <w:p w14:paraId="5DD9BCF0" w14:textId="77777777" w:rsidR="006E6608" w:rsidRPr="00FE1278" w:rsidRDefault="006E6608"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lang w:val="es-CL"/>
              </w:rPr>
              <w:t>Realizar el control en los tiempos adecuados en lo que respecta a plazos establecidos en Bases de Licitación (BL).</w:t>
            </w:r>
          </w:p>
        </w:tc>
      </w:tr>
      <w:tr w:rsidR="006E6608" w:rsidRPr="00FE1278" w14:paraId="56FA0CFA" w14:textId="77777777" w:rsidTr="005C4FD3">
        <w:trPr>
          <w:trHeight w:val="286"/>
        </w:trPr>
        <w:tc>
          <w:tcPr>
            <w:tcW w:w="0" w:type="auto"/>
          </w:tcPr>
          <w:p w14:paraId="6E204C42" w14:textId="77777777" w:rsidR="006E6608" w:rsidRPr="00FE1278" w:rsidRDefault="006E6608" w:rsidP="00F436E3">
            <w:pPr>
              <w:spacing w:line="240" w:lineRule="auto"/>
              <w:jc w:val="both"/>
              <w:rPr>
                <w:rFonts w:ascii="Arial" w:hAnsi="Arial" w:cs="Arial"/>
                <w:i/>
                <w:sz w:val="24"/>
                <w:szCs w:val="24"/>
              </w:rPr>
            </w:pPr>
            <w:r w:rsidRPr="00FE1278">
              <w:rPr>
                <w:rFonts w:ascii="Arial" w:hAnsi="Arial" w:cs="Arial"/>
                <w:i/>
                <w:sz w:val="24"/>
                <w:szCs w:val="24"/>
              </w:rPr>
              <w:t>Dueño</w:t>
            </w:r>
          </w:p>
        </w:tc>
        <w:tc>
          <w:tcPr>
            <w:tcW w:w="0" w:type="auto"/>
          </w:tcPr>
          <w:p w14:paraId="681A60A2" w14:textId="77777777" w:rsidR="006E6608" w:rsidRPr="00FE1278" w:rsidRDefault="006E6608"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lang w:val="es-CL"/>
              </w:rPr>
              <w:t>Jefe Subdepartamento de Ingeniería Biomédica.</w:t>
            </w:r>
          </w:p>
        </w:tc>
      </w:tr>
    </w:tbl>
    <w:p w14:paraId="51D0C2C3" w14:textId="77777777" w:rsidR="006E6608" w:rsidRDefault="006E6608" w:rsidP="00F436E3">
      <w:pPr>
        <w:pStyle w:val="punteoextse"/>
        <w:numPr>
          <w:ilvl w:val="0"/>
          <w:numId w:val="0"/>
        </w:numPr>
        <w:tabs>
          <w:tab w:val="clear" w:pos="360"/>
          <w:tab w:val="left" w:pos="142"/>
        </w:tabs>
        <w:spacing w:line="240" w:lineRule="auto"/>
        <w:rPr>
          <w:rFonts w:ascii="Arial" w:hAnsi="Arial" w:cs="Arial"/>
          <w:b/>
          <w:szCs w:val="24"/>
        </w:rPr>
      </w:pPr>
    </w:p>
    <w:p w14:paraId="50CC9AEA" w14:textId="77777777" w:rsidR="007905AA" w:rsidRDefault="007905AA" w:rsidP="00F436E3">
      <w:pPr>
        <w:pStyle w:val="punteoextse"/>
        <w:numPr>
          <w:ilvl w:val="0"/>
          <w:numId w:val="0"/>
        </w:numPr>
        <w:tabs>
          <w:tab w:val="clear" w:pos="360"/>
          <w:tab w:val="left" w:pos="142"/>
        </w:tabs>
        <w:spacing w:line="240" w:lineRule="auto"/>
        <w:rPr>
          <w:rFonts w:ascii="Arial" w:hAnsi="Arial" w:cs="Arial"/>
          <w:b/>
          <w:szCs w:val="24"/>
        </w:rPr>
      </w:pPr>
    </w:p>
    <w:p w14:paraId="545FE84F" w14:textId="77777777" w:rsidR="007905AA" w:rsidRDefault="007905AA" w:rsidP="00F436E3">
      <w:pPr>
        <w:pStyle w:val="punteoextse"/>
        <w:numPr>
          <w:ilvl w:val="0"/>
          <w:numId w:val="0"/>
        </w:numPr>
        <w:tabs>
          <w:tab w:val="clear" w:pos="360"/>
          <w:tab w:val="left" w:pos="142"/>
        </w:tabs>
        <w:spacing w:line="240" w:lineRule="auto"/>
        <w:rPr>
          <w:rFonts w:ascii="Arial" w:hAnsi="Arial" w:cs="Arial"/>
          <w:b/>
          <w:szCs w:val="24"/>
        </w:rPr>
      </w:pPr>
    </w:p>
    <w:p w14:paraId="7E600EB7" w14:textId="77777777" w:rsidR="007905AA" w:rsidRDefault="007905AA" w:rsidP="00F436E3">
      <w:pPr>
        <w:pStyle w:val="punteoextse"/>
        <w:numPr>
          <w:ilvl w:val="0"/>
          <w:numId w:val="0"/>
        </w:numPr>
        <w:tabs>
          <w:tab w:val="clear" w:pos="360"/>
          <w:tab w:val="left" w:pos="142"/>
        </w:tabs>
        <w:spacing w:line="240" w:lineRule="auto"/>
        <w:rPr>
          <w:rFonts w:ascii="Arial" w:hAnsi="Arial" w:cs="Arial"/>
          <w:b/>
          <w:szCs w:val="24"/>
        </w:rPr>
      </w:pPr>
    </w:p>
    <w:p w14:paraId="46217186" w14:textId="77777777" w:rsidR="007905AA" w:rsidRDefault="007905AA" w:rsidP="00F436E3">
      <w:pPr>
        <w:pStyle w:val="punteoextse"/>
        <w:numPr>
          <w:ilvl w:val="0"/>
          <w:numId w:val="0"/>
        </w:numPr>
        <w:tabs>
          <w:tab w:val="clear" w:pos="360"/>
          <w:tab w:val="left" w:pos="142"/>
        </w:tabs>
        <w:spacing w:line="240" w:lineRule="auto"/>
        <w:rPr>
          <w:rFonts w:ascii="Arial" w:hAnsi="Arial" w:cs="Arial"/>
          <w:b/>
          <w:szCs w:val="24"/>
        </w:rPr>
      </w:pPr>
    </w:p>
    <w:p w14:paraId="0C0D0304" w14:textId="77777777" w:rsidR="007905AA" w:rsidRPr="00FE1278" w:rsidRDefault="007905AA" w:rsidP="00F436E3">
      <w:pPr>
        <w:pStyle w:val="punteoextse"/>
        <w:numPr>
          <w:ilvl w:val="0"/>
          <w:numId w:val="0"/>
        </w:numPr>
        <w:tabs>
          <w:tab w:val="clear" w:pos="360"/>
          <w:tab w:val="left" w:pos="142"/>
        </w:tabs>
        <w:spacing w:line="240" w:lineRule="auto"/>
        <w:rPr>
          <w:rFonts w:ascii="Arial" w:hAnsi="Arial" w:cs="Arial"/>
          <w:b/>
          <w:szCs w:val="24"/>
        </w:rPr>
      </w:pPr>
    </w:p>
    <w:p w14:paraId="6A39620E" w14:textId="77777777" w:rsidR="006E6608" w:rsidRPr="00FE1278" w:rsidRDefault="007D6877" w:rsidP="00F436E3">
      <w:pPr>
        <w:pStyle w:val="punteoextse"/>
        <w:numPr>
          <w:ilvl w:val="0"/>
          <w:numId w:val="0"/>
        </w:numPr>
        <w:tabs>
          <w:tab w:val="clear" w:pos="360"/>
          <w:tab w:val="left" w:pos="142"/>
        </w:tabs>
        <w:spacing w:line="240" w:lineRule="auto"/>
        <w:rPr>
          <w:rFonts w:ascii="Arial" w:hAnsi="Arial" w:cs="Arial"/>
          <w:b/>
          <w:szCs w:val="24"/>
        </w:rPr>
      </w:pPr>
      <w:r>
        <w:rPr>
          <w:rFonts w:ascii="Arial" w:hAnsi="Arial" w:cs="Arial"/>
          <w:b/>
          <w:szCs w:val="24"/>
        </w:rPr>
        <w:t>D</w:t>
      </w:r>
      <w:r w:rsidR="006E6608" w:rsidRPr="00FE1278">
        <w:rPr>
          <w:rFonts w:ascii="Arial" w:hAnsi="Arial" w:cs="Arial"/>
          <w:b/>
          <w:szCs w:val="24"/>
        </w:rPr>
        <w:t>.3 DESCRIPCIÓN DEL FLUJO</w:t>
      </w:r>
    </w:p>
    <w:p w14:paraId="3673965E" w14:textId="77777777" w:rsidR="006E6608" w:rsidRPr="00FE1278" w:rsidRDefault="006E6608" w:rsidP="00F436E3">
      <w:pPr>
        <w:pStyle w:val="punteoextse"/>
        <w:numPr>
          <w:ilvl w:val="0"/>
          <w:numId w:val="0"/>
        </w:numPr>
        <w:tabs>
          <w:tab w:val="clear" w:pos="360"/>
          <w:tab w:val="left" w:pos="142"/>
        </w:tabs>
        <w:spacing w:line="240" w:lineRule="auto"/>
        <w:rPr>
          <w:rFonts w:ascii="Arial" w:hAnsi="Arial" w:cs="Arial"/>
          <w:b/>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2"/>
        <w:gridCol w:w="1790"/>
        <w:gridCol w:w="5606"/>
      </w:tblGrid>
      <w:tr w:rsidR="006E6608" w:rsidRPr="00FE1278" w14:paraId="21A7B7D5" w14:textId="77777777" w:rsidTr="005C4FD3">
        <w:trPr>
          <w:trHeight w:val="337"/>
          <w:jc w:val="center"/>
        </w:trPr>
        <w:tc>
          <w:tcPr>
            <w:tcW w:w="0" w:type="auto"/>
          </w:tcPr>
          <w:p w14:paraId="0B5C617A"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Actividad</w:t>
            </w:r>
          </w:p>
        </w:tc>
        <w:tc>
          <w:tcPr>
            <w:tcW w:w="0" w:type="auto"/>
          </w:tcPr>
          <w:p w14:paraId="72144A2D"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Rol</w:t>
            </w:r>
          </w:p>
        </w:tc>
        <w:tc>
          <w:tcPr>
            <w:tcW w:w="0" w:type="auto"/>
          </w:tcPr>
          <w:p w14:paraId="0F6E9DC8"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Tareas</w:t>
            </w:r>
          </w:p>
        </w:tc>
      </w:tr>
      <w:tr w:rsidR="006E6608" w:rsidRPr="00FE1278" w14:paraId="1D3AAF88" w14:textId="77777777" w:rsidTr="005C4FD3">
        <w:trPr>
          <w:trHeight w:val="338"/>
          <w:jc w:val="center"/>
        </w:trPr>
        <w:tc>
          <w:tcPr>
            <w:tcW w:w="0" w:type="auto"/>
          </w:tcPr>
          <w:p w14:paraId="3A44265E" w14:textId="77777777" w:rsidR="006E6608" w:rsidRPr="00FE1278" w:rsidRDefault="006E6608" w:rsidP="00F436E3">
            <w:pPr>
              <w:spacing w:line="240" w:lineRule="auto"/>
              <w:jc w:val="both"/>
              <w:rPr>
                <w:rFonts w:ascii="Arial" w:hAnsi="Arial" w:cs="Arial"/>
                <w:sz w:val="24"/>
                <w:szCs w:val="24"/>
              </w:rPr>
            </w:pPr>
          </w:p>
          <w:p w14:paraId="6380C2A2" w14:textId="77777777" w:rsidR="006E6608" w:rsidRPr="00FE1278" w:rsidRDefault="006E6608" w:rsidP="00F436E3">
            <w:pPr>
              <w:spacing w:line="240" w:lineRule="auto"/>
              <w:jc w:val="both"/>
              <w:rPr>
                <w:rFonts w:ascii="Arial" w:hAnsi="Arial" w:cs="Arial"/>
                <w:sz w:val="24"/>
                <w:szCs w:val="24"/>
              </w:rPr>
            </w:pPr>
            <w:bookmarkStart w:id="65" w:name="_Hlk479682747"/>
            <w:r w:rsidRPr="00FE1278">
              <w:rPr>
                <w:rFonts w:ascii="Arial" w:hAnsi="Arial" w:cs="Arial"/>
                <w:sz w:val="24"/>
                <w:szCs w:val="24"/>
              </w:rPr>
              <w:t>Repuesta a Foro de Consultas</w:t>
            </w:r>
            <w:bookmarkEnd w:id="65"/>
          </w:p>
        </w:tc>
        <w:tc>
          <w:tcPr>
            <w:tcW w:w="0" w:type="auto"/>
          </w:tcPr>
          <w:p w14:paraId="5DB79C90" w14:textId="77777777" w:rsidR="006E6608" w:rsidRPr="00FE1278" w:rsidRDefault="006E6608" w:rsidP="00F436E3">
            <w:pPr>
              <w:spacing w:line="240" w:lineRule="auto"/>
              <w:jc w:val="both"/>
              <w:rPr>
                <w:rFonts w:ascii="Arial" w:hAnsi="Arial" w:cs="Arial"/>
                <w:sz w:val="24"/>
                <w:szCs w:val="24"/>
              </w:rPr>
            </w:pPr>
          </w:p>
          <w:p w14:paraId="67FE26BD"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Coordinador de Compras y Abastecimiento</w:t>
            </w:r>
          </w:p>
        </w:tc>
        <w:tc>
          <w:tcPr>
            <w:tcW w:w="0" w:type="auto"/>
          </w:tcPr>
          <w:p w14:paraId="1C21061E" w14:textId="77777777" w:rsidR="006E6608" w:rsidRPr="00FE1278" w:rsidRDefault="006E6608" w:rsidP="00F85DA8">
            <w:pPr>
              <w:pStyle w:val="Prrafodelista"/>
              <w:numPr>
                <w:ilvl w:val="0"/>
                <w:numId w:val="30"/>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Ver Calendario de Licitación para verificar fechas de cierre de término de preguntas y fecha de publicación de respuestas.</w:t>
            </w:r>
          </w:p>
          <w:p w14:paraId="39F45E21" w14:textId="77777777" w:rsidR="006E6608" w:rsidRPr="00FE1278" w:rsidRDefault="006E6608" w:rsidP="00F85DA8">
            <w:pPr>
              <w:pStyle w:val="Prrafodelista"/>
              <w:numPr>
                <w:ilvl w:val="0"/>
                <w:numId w:val="30"/>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 xml:space="preserve">Resolver inquietudes de las consultas realizadas por proveedores oferentes. Resolver con: Referente Clínico, Departamento de Logística y Abastecimiento, Departamento de Jurídica, según corresponda. </w:t>
            </w:r>
          </w:p>
          <w:p w14:paraId="6ECBD86D" w14:textId="77777777" w:rsidR="006E6608" w:rsidRPr="00FE1278" w:rsidRDefault="006E6608" w:rsidP="00F85DA8">
            <w:pPr>
              <w:pStyle w:val="Prrafodelista"/>
              <w:numPr>
                <w:ilvl w:val="0"/>
                <w:numId w:val="30"/>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Responder preguntas en Portal Público en los plazos establecidos.</w:t>
            </w:r>
          </w:p>
        </w:tc>
      </w:tr>
      <w:tr w:rsidR="006E6608" w:rsidRPr="00FE1278" w14:paraId="2C3D3FD1" w14:textId="77777777" w:rsidTr="005C4FD3">
        <w:trPr>
          <w:trHeight w:val="338"/>
          <w:jc w:val="center"/>
        </w:trPr>
        <w:tc>
          <w:tcPr>
            <w:tcW w:w="0" w:type="auto"/>
          </w:tcPr>
          <w:p w14:paraId="6F6CB777" w14:textId="77777777" w:rsidR="006E6608" w:rsidRPr="00FE1278" w:rsidRDefault="006E6608" w:rsidP="00F436E3">
            <w:pPr>
              <w:spacing w:line="240" w:lineRule="auto"/>
              <w:jc w:val="both"/>
              <w:rPr>
                <w:rFonts w:ascii="Arial" w:hAnsi="Arial" w:cs="Arial"/>
                <w:sz w:val="24"/>
                <w:szCs w:val="24"/>
              </w:rPr>
            </w:pPr>
          </w:p>
          <w:p w14:paraId="38C73FE0"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Apertura Técnica y Económica</w:t>
            </w:r>
          </w:p>
        </w:tc>
        <w:tc>
          <w:tcPr>
            <w:tcW w:w="0" w:type="auto"/>
          </w:tcPr>
          <w:p w14:paraId="4EEA40BA" w14:textId="77777777" w:rsidR="006E6608" w:rsidRPr="00FE1278" w:rsidRDefault="006E6608" w:rsidP="00F436E3">
            <w:pPr>
              <w:spacing w:line="240" w:lineRule="auto"/>
              <w:jc w:val="both"/>
              <w:rPr>
                <w:rFonts w:ascii="Arial" w:hAnsi="Arial" w:cs="Arial"/>
                <w:sz w:val="24"/>
                <w:szCs w:val="24"/>
              </w:rPr>
            </w:pPr>
          </w:p>
          <w:p w14:paraId="0BC1FCEF"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Coordinador de Compras y Abastecimiento</w:t>
            </w:r>
          </w:p>
        </w:tc>
        <w:tc>
          <w:tcPr>
            <w:tcW w:w="0" w:type="auto"/>
          </w:tcPr>
          <w:p w14:paraId="2C111CBD" w14:textId="77777777" w:rsidR="006E6608" w:rsidRPr="00FE1278" w:rsidRDefault="006E6608" w:rsidP="00F85DA8">
            <w:pPr>
              <w:pStyle w:val="Prrafodelista"/>
              <w:numPr>
                <w:ilvl w:val="0"/>
                <w:numId w:val="31"/>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Ver Calendario de Licitación para verificar fechas de cierre de ofertas.</w:t>
            </w:r>
          </w:p>
          <w:p w14:paraId="2788562E" w14:textId="77777777" w:rsidR="006E6608" w:rsidRPr="00FE1278" w:rsidRDefault="006E6608" w:rsidP="00F85DA8">
            <w:pPr>
              <w:pStyle w:val="Prrafodelista"/>
              <w:numPr>
                <w:ilvl w:val="0"/>
                <w:numId w:val="31"/>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Solicitar recepción conforme de Boleta de Seriedad de la Oferta a Unidad de Planificación y Gestión de Contratos.</w:t>
            </w:r>
          </w:p>
          <w:p w14:paraId="345EDC2F" w14:textId="77777777" w:rsidR="006E6608" w:rsidRPr="00FE1278" w:rsidRDefault="006E6608" w:rsidP="00F85DA8">
            <w:pPr>
              <w:pStyle w:val="Prrafodelista"/>
              <w:numPr>
                <w:ilvl w:val="0"/>
                <w:numId w:val="31"/>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Realizar Admisibilidad de ofertas según lo establecido en Bases de Licitación (BL).</w:t>
            </w:r>
          </w:p>
          <w:p w14:paraId="3631B6C4" w14:textId="77777777" w:rsidR="006E6608" w:rsidRPr="00FE1278" w:rsidRDefault="006E6608" w:rsidP="00F85DA8">
            <w:pPr>
              <w:pStyle w:val="Prrafodelista"/>
              <w:numPr>
                <w:ilvl w:val="0"/>
                <w:numId w:val="31"/>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 xml:space="preserve">Realizar apertura de ofertas. </w:t>
            </w:r>
          </w:p>
        </w:tc>
      </w:tr>
      <w:tr w:rsidR="006E6608" w:rsidRPr="00FE1278" w14:paraId="74327D90" w14:textId="77777777" w:rsidTr="005C4FD3">
        <w:trPr>
          <w:trHeight w:val="338"/>
          <w:jc w:val="center"/>
        </w:trPr>
        <w:tc>
          <w:tcPr>
            <w:tcW w:w="0" w:type="auto"/>
          </w:tcPr>
          <w:p w14:paraId="44C5FAC2"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Evaluación de Ofertas</w:t>
            </w:r>
          </w:p>
        </w:tc>
        <w:tc>
          <w:tcPr>
            <w:tcW w:w="0" w:type="auto"/>
          </w:tcPr>
          <w:p w14:paraId="7A31C967"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Coordinador de Compras y Abastecimiento/ Comisión Evaluadora</w:t>
            </w:r>
          </w:p>
        </w:tc>
        <w:tc>
          <w:tcPr>
            <w:tcW w:w="0" w:type="auto"/>
          </w:tcPr>
          <w:p w14:paraId="630867F5" w14:textId="77777777" w:rsidR="006E6608" w:rsidRPr="00FE1278" w:rsidRDefault="006E6608" w:rsidP="00F85DA8">
            <w:pPr>
              <w:pStyle w:val="Prrafodelista"/>
              <w:numPr>
                <w:ilvl w:val="0"/>
                <w:numId w:val="32"/>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Descargar archivos anexos ofertados por proveedores.</w:t>
            </w:r>
          </w:p>
          <w:p w14:paraId="5488FF70" w14:textId="77777777" w:rsidR="006E6608" w:rsidRPr="00FE1278" w:rsidRDefault="006E6608" w:rsidP="00F85DA8">
            <w:pPr>
              <w:pStyle w:val="Prrafodelista"/>
              <w:numPr>
                <w:ilvl w:val="0"/>
                <w:numId w:val="32"/>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Solicitar vía foro inverso la rectificación de información y/o omisión de documentos.</w:t>
            </w:r>
          </w:p>
          <w:p w14:paraId="26BC58EF" w14:textId="77777777" w:rsidR="006E6608" w:rsidRPr="00FE1278" w:rsidRDefault="006E6608" w:rsidP="00F85DA8">
            <w:pPr>
              <w:pStyle w:val="Prrafodelista"/>
              <w:numPr>
                <w:ilvl w:val="0"/>
                <w:numId w:val="32"/>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Generar cuadro comparativo con la evaluación de las ofertas presentadas por proveedores. Se debe evaluar según Pauta de Evaluación de las Propuestas establecida den Bases de Licitación (BL).</w:t>
            </w:r>
          </w:p>
          <w:p w14:paraId="22AC9C39" w14:textId="77777777" w:rsidR="006E6608" w:rsidRPr="00FE1278" w:rsidRDefault="006E6608" w:rsidP="00F85DA8">
            <w:pPr>
              <w:pStyle w:val="Prrafodelista"/>
              <w:numPr>
                <w:ilvl w:val="0"/>
                <w:numId w:val="32"/>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Generar documentos:</w:t>
            </w:r>
          </w:p>
          <w:p w14:paraId="52F1F08D" w14:textId="77777777" w:rsidR="006E6608" w:rsidRPr="00FE1278" w:rsidRDefault="006E6608" w:rsidP="00F85DA8">
            <w:pPr>
              <w:pStyle w:val="Prrafodelista"/>
              <w:numPr>
                <w:ilvl w:val="0"/>
                <w:numId w:val="14"/>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Acta de Evaluación. Contiene la admisibilidad de ofertas y los cuadros comparativos de la pauta de evaluación de éstas. Además incluye la propuesta a adjudicar. Debe ser firmada por los integrantes de la comisión evaluadora, según lo establecido en las Bases de Licitación (BL).</w:t>
            </w:r>
          </w:p>
          <w:p w14:paraId="26A633C1" w14:textId="77777777" w:rsidR="006E6608" w:rsidRPr="00FE1278" w:rsidRDefault="006E6608" w:rsidP="00F85DA8">
            <w:pPr>
              <w:pStyle w:val="Prrafodelista"/>
              <w:numPr>
                <w:ilvl w:val="0"/>
                <w:numId w:val="14"/>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 xml:space="preserve">Adjudicación ó Deserción de Licitación. Contiene los antecedentes administrativos </w:t>
            </w:r>
            <w:r w:rsidRPr="00FE1278">
              <w:rPr>
                <w:rFonts w:ascii="Arial" w:hAnsi="Arial" w:cs="Arial"/>
              </w:rPr>
              <w:lastRenderedPageBreak/>
              <w:t xml:space="preserve">con los que fue realizada la licitación y el o los proveedores adjudicados. </w:t>
            </w:r>
          </w:p>
          <w:p w14:paraId="511C477B" w14:textId="77777777" w:rsidR="006E6608" w:rsidRPr="00FE1278" w:rsidRDefault="006E6608" w:rsidP="00F85DA8">
            <w:pPr>
              <w:numPr>
                <w:ilvl w:val="0"/>
                <w:numId w:val="32"/>
              </w:numPr>
              <w:tabs>
                <w:tab w:val="left" w:pos="360"/>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rPr>
            </w:pPr>
            <w:r w:rsidRPr="00FE1278">
              <w:rPr>
                <w:rFonts w:ascii="Arial" w:hAnsi="Arial" w:cs="Arial"/>
                <w:sz w:val="24"/>
                <w:szCs w:val="24"/>
              </w:rPr>
              <w:t>Entregar documentos (un ejemplar) a Técnico Administrativo:</w:t>
            </w:r>
          </w:p>
          <w:p w14:paraId="44EF27C1" w14:textId="77777777" w:rsidR="006E6608" w:rsidRPr="00FE1278" w:rsidRDefault="006E6608" w:rsidP="00F85DA8">
            <w:pPr>
              <w:pStyle w:val="Prrafodelista"/>
              <w:numPr>
                <w:ilvl w:val="0"/>
                <w:numId w:val="29"/>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Acta de Evaluación (AE).</w:t>
            </w:r>
          </w:p>
          <w:p w14:paraId="25D4EA6F" w14:textId="77777777" w:rsidR="006E6608" w:rsidRPr="00FE1278" w:rsidRDefault="006E6608" w:rsidP="00F85DA8">
            <w:pPr>
              <w:pStyle w:val="Prrafodelista"/>
              <w:numPr>
                <w:ilvl w:val="0"/>
                <w:numId w:val="29"/>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Adjudicación ó Deserción.</w:t>
            </w:r>
          </w:p>
        </w:tc>
      </w:tr>
      <w:tr w:rsidR="006E6608" w:rsidRPr="00FE1278" w14:paraId="423DD54D" w14:textId="77777777" w:rsidTr="005C4FD3">
        <w:trPr>
          <w:trHeight w:val="338"/>
          <w:jc w:val="center"/>
        </w:trPr>
        <w:tc>
          <w:tcPr>
            <w:tcW w:w="0" w:type="auto"/>
          </w:tcPr>
          <w:p w14:paraId="5007E3F7"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lastRenderedPageBreak/>
              <w:t>Solicitar Firmas</w:t>
            </w:r>
          </w:p>
        </w:tc>
        <w:tc>
          <w:tcPr>
            <w:tcW w:w="0" w:type="auto"/>
          </w:tcPr>
          <w:p w14:paraId="59C14EE0"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Técnico Administrativo</w:t>
            </w:r>
          </w:p>
        </w:tc>
        <w:tc>
          <w:tcPr>
            <w:tcW w:w="0" w:type="auto"/>
          </w:tcPr>
          <w:p w14:paraId="67FBC08A" w14:textId="77777777" w:rsidR="006E6608" w:rsidRPr="00FE1278" w:rsidRDefault="006E6608" w:rsidP="00F85DA8">
            <w:pPr>
              <w:numPr>
                <w:ilvl w:val="0"/>
                <w:numId w:val="33"/>
              </w:num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rPr>
            </w:pPr>
            <w:r w:rsidRPr="00FE1278">
              <w:rPr>
                <w:rFonts w:ascii="Arial" w:hAnsi="Arial" w:cs="Arial"/>
                <w:sz w:val="24"/>
                <w:szCs w:val="24"/>
              </w:rPr>
              <w:t>Pedir firmas de documentos según corresponda (iniciales de firmantes se encuentran en cada documento), dicha entrega de documentos debe realizarse a través del libro de correspondencia:</w:t>
            </w:r>
          </w:p>
          <w:p w14:paraId="40164DD1" w14:textId="77777777" w:rsidR="006E6608" w:rsidRPr="00FE1278" w:rsidRDefault="006E6608" w:rsidP="00F85DA8">
            <w:pPr>
              <w:pStyle w:val="Prrafodelista"/>
              <w:numPr>
                <w:ilvl w:val="0"/>
                <w:numId w:val="27"/>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 xml:space="preserve">Acta de Evaluación (AE) firma de: Coordinador de Compras y Abastecimiento, Jefe Subdepartamento de Ingeniería Biomédica, Jefe Departamento de Gestión de la Operación, Jefe Departamento de Logística y Abastecimiento, Jefe de Departamento de Jurídica, Subdirector de Administración y Finanzas, Director del Hospital El Carmen. </w:t>
            </w:r>
          </w:p>
          <w:p w14:paraId="32B4230B" w14:textId="77777777" w:rsidR="006E6608" w:rsidRPr="00FE1278" w:rsidRDefault="006E6608" w:rsidP="00F85DA8">
            <w:pPr>
              <w:pStyle w:val="Prrafodelista"/>
              <w:numPr>
                <w:ilvl w:val="0"/>
                <w:numId w:val="27"/>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 xml:space="preserve">Adjudicación ó Deserción, firma de: Jefe Subdepartamento de Ingeniería Biomédica, Jefe Departamento de Gestión de la Operación, Jefe Departamento de Logística y Abastecimiento, Referente Clínico. Existe posibilidad de incluir más firmas, según la comisión evaluadora definida en las Bases de Licitación (BL). </w:t>
            </w:r>
          </w:p>
          <w:p w14:paraId="43B127D9" w14:textId="77777777" w:rsidR="006E6608" w:rsidRPr="00FE1278" w:rsidRDefault="006E6608" w:rsidP="00F85DA8">
            <w:pPr>
              <w:numPr>
                <w:ilvl w:val="0"/>
                <w:numId w:val="33"/>
              </w:numPr>
              <w:tabs>
                <w:tab w:val="left" w:pos="349"/>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rPr>
            </w:pPr>
            <w:r w:rsidRPr="00FE1278">
              <w:rPr>
                <w:rFonts w:ascii="Arial" w:hAnsi="Arial" w:cs="Arial"/>
                <w:sz w:val="24"/>
                <w:szCs w:val="24"/>
              </w:rPr>
              <w:t>Entregar los documentos (un ejemplar) firmados a Oficina de Partes para asignación de Número de Resolución Exenta:</w:t>
            </w:r>
          </w:p>
          <w:p w14:paraId="7E529B47" w14:textId="77777777" w:rsidR="006E6608" w:rsidRPr="00FE1278" w:rsidRDefault="006E6608" w:rsidP="00F85DA8">
            <w:pPr>
              <w:numPr>
                <w:ilvl w:val="0"/>
                <w:numId w:val="27"/>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hAnsi="Arial" w:cs="Arial"/>
                <w:sz w:val="24"/>
                <w:szCs w:val="24"/>
              </w:rPr>
            </w:pPr>
            <w:r w:rsidRPr="00FE1278">
              <w:rPr>
                <w:rFonts w:ascii="Arial" w:hAnsi="Arial" w:cs="Arial"/>
                <w:sz w:val="24"/>
                <w:szCs w:val="24"/>
              </w:rPr>
              <w:t xml:space="preserve">Acta de Evaluación (AE). </w:t>
            </w:r>
          </w:p>
          <w:p w14:paraId="421BDEC4" w14:textId="77777777" w:rsidR="006E6608" w:rsidRPr="00FE1278" w:rsidRDefault="006E6608" w:rsidP="00F85DA8">
            <w:pPr>
              <w:numPr>
                <w:ilvl w:val="0"/>
                <w:numId w:val="27"/>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hAnsi="Arial" w:cs="Arial"/>
                <w:sz w:val="24"/>
                <w:szCs w:val="24"/>
              </w:rPr>
            </w:pPr>
            <w:r w:rsidRPr="00FE1278">
              <w:rPr>
                <w:rFonts w:ascii="Arial" w:hAnsi="Arial" w:cs="Arial"/>
                <w:sz w:val="24"/>
                <w:szCs w:val="24"/>
              </w:rPr>
              <w:t xml:space="preserve">Adjudicación ó  Deserción.                                                                                                                                                                                                                                                                                                                                                                                                                                                                                                                                                                                                                                                                                                                                                                                                                                                                                                                                                                                                                                                                                                                                                                                                                                                                                                                                                                                                                                                                                                                                                                     </w:t>
            </w:r>
          </w:p>
        </w:tc>
      </w:tr>
      <w:tr w:rsidR="006E6608" w:rsidRPr="00FE1278" w14:paraId="6C35F6BE" w14:textId="77777777" w:rsidTr="005C4FD3">
        <w:trPr>
          <w:trHeight w:val="338"/>
          <w:jc w:val="center"/>
        </w:trPr>
        <w:tc>
          <w:tcPr>
            <w:tcW w:w="0" w:type="auto"/>
          </w:tcPr>
          <w:p w14:paraId="592CCB7B"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Publicar Adjudicación/Deserción</w:t>
            </w:r>
          </w:p>
        </w:tc>
        <w:tc>
          <w:tcPr>
            <w:tcW w:w="0" w:type="auto"/>
          </w:tcPr>
          <w:p w14:paraId="268705BA" w14:textId="77777777" w:rsidR="006E6608" w:rsidRPr="00FE1278" w:rsidRDefault="006E6608" w:rsidP="00F436E3">
            <w:pPr>
              <w:spacing w:line="240" w:lineRule="auto"/>
              <w:jc w:val="both"/>
              <w:rPr>
                <w:rFonts w:ascii="Arial" w:hAnsi="Arial" w:cs="Arial"/>
                <w:sz w:val="24"/>
                <w:szCs w:val="24"/>
              </w:rPr>
            </w:pPr>
            <w:r w:rsidRPr="00FE1278">
              <w:rPr>
                <w:rFonts w:ascii="Arial" w:hAnsi="Arial" w:cs="Arial"/>
                <w:sz w:val="24"/>
                <w:szCs w:val="24"/>
              </w:rPr>
              <w:t>Coordinador de Compras y Abastecimiento</w:t>
            </w:r>
          </w:p>
        </w:tc>
        <w:tc>
          <w:tcPr>
            <w:tcW w:w="0" w:type="auto"/>
          </w:tcPr>
          <w:p w14:paraId="24F37475" w14:textId="77777777" w:rsidR="006E6608" w:rsidRPr="00FE1278" w:rsidRDefault="006E6608" w:rsidP="00F85DA8">
            <w:pPr>
              <w:numPr>
                <w:ilvl w:val="0"/>
                <w:numId w:val="34"/>
              </w:numPr>
              <w:tabs>
                <w:tab w:val="left" w:pos="360"/>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rPr>
            </w:pPr>
            <w:r w:rsidRPr="00FE1278">
              <w:rPr>
                <w:rFonts w:ascii="Arial" w:hAnsi="Arial" w:cs="Arial"/>
                <w:sz w:val="24"/>
                <w:szCs w:val="24"/>
              </w:rPr>
              <w:t>Publicar en Portal Mercado Público la Adjudicación ó Deserción de la licitación. Se deben anexar los siguientes documentos:</w:t>
            </w:r>
          </w:p>
          <w:p w14:paraId="2AC775B6" w14:textId="77777777" w:rsidR="006E6608" w:rsidRPr="00FE1278" w:rsidRDefault="006E6608" w:rsidP="00F85DA8">
            <w:pPr>
              <w:numPr>
                <w:ilvl w:val="0"/>
                <w:numId w:val="27"/>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hAnsi="Arial" w:cs="Arial"/>
                <w:sz w:val="24"/>
                <w:szCs w:val="24"/>
              </w:rPr>
            </w:pPr>
            <w:r w:rsidRPr="00FE1278">
              <w:rPr>
                <w:rFonts w:ascii="Arial" w:hAnsi="Arial" w:cs="Arial"/>
                <w:sz w:val="24"/>
                <w:szCs w:val="24"/>
              </w:rPr>
              <w:t xml:space="preserve">Adjudicación o Deserción escaneada y con Número de Resolución Exenta. </w:t>
            </w:r>
          </w:p>
          <w:p w14:paraId="40FB8C5A" w14:textId="77777777" w:rsidR="006E6608" w:rsidRPr="00FE1278" w:rsidRDefault="006E6608" w:rsidP="00F85DA8">
            <w:pPr>
              <w:numPr>
                <w:ilvl w:val="0"/>
                <w:numId w:val="27"/>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hAnsi="Arial" w:cs="Arial"/>
                <w:sz w:val="24"/>
                <w:szCs w:val="24"/>
              </w:rPr>
            </w:pPr>
            <w:r w:rsidRPr="00FE1278">
              <w:rPr>
                <w:rFonts w:ascii="Arial" w:hAnsi="Arial" w:cs="Arial"/>
                <w:sz w:val="24"/>
                <w:szCs w:val="24"/>
              </w:rPr>
              <w:t xml:space="preserve">Acta de Evaluación (AE) escaneada.                                                                                                                                                                                                                                                                                                                                                                                                                                                                                                                                                                                                                                                                                                                                                                                                                                                                                                                                                                                                                                                                                                                                                                                                                                                                                                                                                                                                                                                                                                                                                            </w:t>
            </w:r>
          </w:p>
          <w:p w14:paraId="0D442C3E" w14:textId="77777777" w:rsidR="006E6608" w:rsidRPr="00FE1278" w:rsidRDefault="006E6608" w:rsidP="00F85DA8">
            <w:pPr>
              <w:numPr>
                <w:ilvl w:val="0"/>
                <w:numId w:val="27"/>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hAnsi="Arial" w:cs="Arial"/>
                <w:sz w:val="24"/>
                <w:szCs w:val="24"/>
              </w:rPr>
            </w:pPr>
            <w:r w:rsidRPr="00FE1278">
              <w:rPr>
                <w:rFonts w:ascii="Arial" w:hAnsi="Arial" w:cs="Arial"/>
                <w:sz w:val="24"/>
                <w:szCs w:val="24"/>
              </w:rPr>
              <w:t xml:space="preserve">Certificado de Disponibilidad Presupuestaria (CDP) escaneado.                                                                                                                                                                                                                                                                                                                                                                                                                                                                                                                                                                                                                                                                                                                                                                                                                                                                                                                                                                                                                                                                                                                                                                                                                                                                                                                                                                                                                                                                                                                                                               </w:t>
            </w:r>
          </w:p>
          <w:p w14:paraId="0B620E4F" w14:textId="77777777" w:rsidR="006E6608" w:rsidRPr="00FE1278" w:rsidRDefault="006E6608" w:rsidP="00F85DA8">
            <w:pPr>
              <w:numPr>
                <w:ilvl w:val="0"/>
                <w:numId w:val="34"/>
              </w:numPr>
              <w:tabs>
                <w:tab w:val="left" w:pos="360"/>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rPr>
            </w:pPr>
            <w:r w:rsidRPr="00FE1278">
              <w:rPr>
                <w:rFonts w:ascii="Arial" w:hAnsi="Arial" w:cs="Arial"/>
                <w:sz w:val="24"/>
                <w:szCs w:val="24"/>
              </w:rPr>
              <w:lastRenderedPageBreak/>
              <w:t>Enviar ID Licitación a Jefe de Departamento de Logística y Abastecimiento para su autorización y adjudicación ó deserción según corresponda, dichas acciones se realizan a través de Portal de Mercado público.</w:t>
            </w:r>
          </w:p>
          <w:p w14:paraId="4BCBA0A0" w14:textId="77777777" w:rsidR="006E6608" w:rsidRPr="00FE1278" w:rsidRDefault="006E6608" w:rsidP="00F85DA8">
            <w:pPr>
              <w:numPr>
                <w:ilvl w:val="0"/>
                <w:numId w:val="34"/>
              </w:numPr>
              <w:tabs>
                <w:tab w:val="left" w:pos="360"/>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rPr>
            </w:pPr>
            <w:r w:rsidRPr="00FE1278">
              <w:rPr>
                <w:rFonts w:ascii="Arial" w:hAnsi="Arial" w:cs="Arial"/>
                <w:sz w:val="24"/>
                <w:szCs w:val="24"/>
              </w:rPr>
              <w:t>Guardar en Archivador de Convenios de Mantenimiento Preventivo y Correctivo y en carpeta correspondiente de la herramienta digital Google Drive, los siguientes documentos:</w:t>
            </w:r>
          </w:p>
          <w:p w14:paraId="5DDDEF3E" w14:textId="77777777" w:rsidR="006E6608" w:rsidRPr="00FE1278" w:rsidRDefault="006E6608" w:rsidP="00F85DA8">
            <w:pPr>
              <w:numPr>
                <w:ilvl w:val="0"/>
                <w:numId w:val="27"/>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hAnsi="Arial" w:cs="Arial"/>
                <w:sz w:val="24"/>
                <w:szCs w:val="24"/>
              </w:rPr>
            </w:pPr>
            <w:r w:rsidRPr="00FE1278">
              <w:rPr>
                <w:rFonts w:ascii="Arial" w:hAnsi="Arial" w:cs="Arial"/>
                <w:sz w:val="24"/>
                <w:szCs w:val="24"/>
              </w:rPr>
              <w:t xml:space="preserve">Adjudicación o Deserción con Número de Resolución Exenta. </w:t>
            </w:r>
          </w:p>
          <w:p w14:paraId="2630048D" w14:textId="77777777" w:rsidR="006E6608" w:rsidRPr="00FE1278" w:rsidRDefault="006E6608" w:rsidP="00F85DA8">
            <w:pPr>
              <w:numPr>
                <w:ilvl w:val="0"/>
                <w:numId w:val="27"/>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hAnsi="Arial" w:cs="Arial"/>
                <w:sz w:val="24"/>
                <w:szCs w:val="24"/>
              </w:rPr>
            </w:pPr>
            <w:r w:rsidRPr="00FE1278">
              <w:rPr>
                <w:rFonts w:ascii="Arial" w:hAnsi="Arial" w:cs="Arial"/>
                <w:sz w:val="24"/>
                <w:szCs w:val="24"/>
              </w:rPr>
              <w:t>Acta de Evaluación (AE).</w:t>
            </w:r>
          </w:p>
          <w:p w14:paraId="1B2B65B3" w14:textId="77777777" w:rsidR="006E6608" w:rsidRPr="00FE1278" w:rsidRDefault="006E6608" w:rsidP="00F85DA8">
            <w:pPr>
              <w:pStyle w:val="Prrafodelista"/>
              <w:numPr>
                <w:ilvl w:val="0"/>
                <w:numId w:val="34"/>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Informar a Unidad de Planificación de compras y Gestión de Contratos sobre adjudicación de licitación para que gestionen contrato con proveedor. Se debe enviar por correo los siguientes documentos:</w:t>
            </w:r>
          </w:p>
          <w:p w14:paraId="6AE93AA6" w14:textId="77777777" w:rsidR="006E6608" w:rsidRPr="00FE1278" w:rsidRDefault="006E6608" w:rsidP="00F85DA8">
            <w:pPr>
              <w:pStyle w:val="Prrafodelista"/>
              <w:numPr>
                <w:ilvl w:val="0"/>
                <w:numId w:val="35"/>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Bases de Licitación (BL) en Word y PDF (documento con número de resolución exenta.</w:t>
            </w:r>
          </w:p>
          <w:p w14:paraId="107BDC1B" w14:textId="77777777" w:rsidR="006E6608" w:rsidRPr="00FE1278" w:rsidRDefault="006E6608" w:rsidP="00F85DA8">
            <w:pPr>
              <w:pStyle w:val="Prrafodelista"/>
              <w:numPr>
                <w:ilvl w:val="0"/>
                <w:numId w:val="35"/>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Acta de Evaluación en Word y PDF.</w:t>
            </w:r>
          </w:p>
          <w:p w14:paraId="7AB7BD90" w14:textId="77777777" w:rsidR="006E6608" w:rsidRPr="00FE1278" w:rsidRDefault="006E6608" w:rsidP="00F85DA8">
            <w:pPr>
              <w:pStyle w:val="Prrafodelista"/>
              <w:numPr>
                <w:ilvl w:val="0"/>
                <w:numId w:val="35"/>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Adjudicación en Word y PDF (documento con número de resolución exenta.</w:t>
            </w:r>
          </w:p>
          <w:p w14:paraId="75F041A2" w14:textId="77777777" w:rsidR="006E6608" w:rsidRPr="00FE1278" w:rsidRDefault="006E6608" w:rsidP="00F85DA8">
            <w:pPr>
              <w:pStyle w:val="Prrafodelista"/>
              <w:numPr>
                <w:ilvl w:val="0"/>
                <w:numId w:val="34"/>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Informar a Coordinador de Mantenimiento sobre convenio adjudicado. Se debe enviar la siguiente información por correo:</w:t>
            </w:r>
          </w:p>
          <w:p w14:paraId="1D12DBAA" w14:textId="77777777" w:rsidR="006E6608" w:rsidRPr="00FE1278" w:rsidRDefault="006E6608" w:rsidP="00F85DA8">
            <w:pPr>
              <w:pStyle w:val="Prrafodelista"/>
              <w:numPr>
                <w:ilvl w:val="0"/>
                <w:numId w:val="36"/>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ID Licitación.</w:t>
            </w:r>
          </w:p>
          <w:p w14:paraId="7781CD50" w14:textId="77777777" w:rsidR="006E6608" w:rsidRPr="00FE1278" w:rsidRDefault="006E6608" w:rsidP="00F85DA8">
            <w:pPr>
              <w:pStyle w:val="Prrafodelista"/>
              <w:numPr>
                <w:ilvl w:val="0"/>
                <w:numId w:val="36"/>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Equipos que entran al convenio de mantenimiento preventivo y correctivo.</w:t>
            </w:r>
          </w:p>
          <w:p w14:paraId="49AE7DFB" w14:textId="77777777" w:rsidR="006E6608" w:rsidRPr="00FE1278" w:rsidRDefault="006E6608" w:rsidP="00F85DA8">
            <w:pPr>
              <w:pStyle w:val="Prrafodelista"/>
              <w:numPr>
                <w:ilvl w:val="0"/>
                <w:numId w:val="36"/>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Cantidad de mantenimientos a ejecutar en el año según lo adjudicado.</w:t>
            </w:r>
          </w:p>
          <w:p w14:paraId="4623F334" w14:textId="77777777" w:rsidR="006E6608" w:rsidRPr="00FE1278" w:rsidRDefault="006E6608" w:rsidP="00F85DA8">
            <w:pPr>
              <w:pStyle w:val="Prrafodelista"/>
              <w:numPr>
                <w:ilvl w:val="0"/>
                <w:numId w:val="36"/>
              </w:numPr>
              <w:tabs>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jc w:val="both"/>
              <w:textAlignment w:val="baseline"/>
              <w:rPr>
                <w:rFonts w:ascii="Arial" w:hAnsi="Arial" w:cs="Arial"/>
              </w:rPr>
            </w:pPr>
            <w:r w:rsidRPr="00FE1278">
              <w:rPr>
                <w:rFonts w:ascii="Arial" w:hAnsi="Arial" w:cs="Arial"/>
              </w:rPr>
              <w:t>Vigencia del convenio.</w:t>
            </w:r>
          </w:p>
        </w:tc>
      </w:tr>
    </w:tbl>
    <w:p w14:paraId="6D47C398" w14:textId="77777777" w:rsidR="006E6608" w:rsidRPr="00FE1278" w:rsidRDefault="006E6608" w:rsidP="00F436E3">
      <w:pPr>
        <w:pStyle w:val="punteoextse"/>
        <w:numPr>
          <w:ilvl w:val="0"/>
          <w:numId w:val="0"/>
        </w:numPr>
        <w:spacing w:line="240" w:lineRule="auto"/>
        <w:ind w:left="357" w:hanging="357"/>
        <w:rPr>
          <w:rFonts w:ascii="Arial" w:hAnsi="Arial" w:cs="Arial"/>
          <w:b/>
          <w:szCs w:val="24"/>
        </w:rPr>
      </w:pPr>
    </w:p>
    <w:p w14:paraId="75277FB3" w14:textId="77777777" w:rsidR="007905AA" w:rsidRDefault="007905AA" w:rsidP="00F436E3">
      <w:pPr>
        <w:pStyle w:val="punteoextse"/>
        <w:numPr>
          <w:ilvl w:val="0"/>
          <w:numId w:val="0"/>
        </w:numPr>
        <w:spacing w:line="240" w:lineRule="auto"/>
        <w:ind w:left="357" w:hanging="357"/>
        <w:rPr>
          <w:rFonts w:ascii="Arial" w:hAnsi="Arial" w:cs="Arial"/>
          <w:b/>
          <w:szCs w:val="24"/>
        </w:rPr>
      </w:pPr>
    </w:p>
    <w:p w14:paraId="075ADC02" w14:textId="77777777" w:rsidR="006E6608" w:rsidRPr="00FE1278" w:rsidRDefault="007D6877" w:rsidP="00F436E3">
      <w:pPr>
        <w:pStyle w:val="punteoextse"/>
        <w:numPr>
          <w:ilvl w:val="0"/>
          <w:numId w:val="0"/>
        </w:numPr>
        <w:spacing w:line="240" w:lineRule="auto"/>
        <w:ind w:left="357" w:hanging="357"/>
        <w:rPr>
          <w:rFonts w:ascii="Arial" w:hAnsi="Arial" w:cs="Arial"/>
          <w:b/>
          <w:szCs w:val="24"/>
        </w:rPr>
      </w:pPr>
      <w:r>
        <w:rPr>
          <w:rFonts w:ascii="Arial" w:hAnsi="Arial" w:cs="Arial"/>
          <w:b/>
          <w:szCs w:val="24"/>
        </w:rPr>
        <w:t>D</w:t>
      </w:r>
      <w:r w:rsidR="006E6608" w:rsidRPr="00FE1278">
        <w:rPr>
          <w:rFonts w:ascii="Arial" w:hAnsi="Arial" w:cs="Arial"/>
          <w:b/>
          <w:szCs w:val="24"/>
        </w:rPr>
        <w:t>.4 CONTINGENCIAS</w:t>
      </w:r>
    </w:p>
    <w:p w14:paraId="43B6F472" w14:textId="77777777" w:rsidR="006E6608" w:rsidRPr="00FE1278" w:rsidRDefault="006E6608" w:rsidP="00F436E3">
      <w:pPr>
        <w:pStyle w:val="punteoextse"/>
        <w:numPr>
          <w:ilvl w:val="0"/>
          <w:numId w:val="0"/>
        </w:numPr>
        <w:spacing w:line="240" w:lineRule="auto"/>
        <w:ind w:hanging="357"/>
        <w:rPr>
          <w:rFonts w:ascii="Arial" w:hAnsi="Arial" w:cs="Arial"/>
          <w:b/>
          <w:szCs w:val="24"/>
        </w:rPr>
      </w:pPr>
    </w:p>
    <w:p w14:paraId="5CCC8A56" w14:textId="77777777" w:rsidR="006E6608" w:rsidRPr="00FE1278" w:rsidRDefault="006E6608" w:rsidP="00F85DA8">
      <w:pPr>
        <w:pStyle w:val="punteoextse"/>
        <w:numPr>
          <w:ilvl w:val="0"/>
          <w:numId w:val="14"/>
        </w:numPr>
        <w:spacing w:line="240" w:lineRule="auto"/>
        <w:rPr>
          <w:rFonts w:ascii="Arial" w:hAnsi="Arial" w:cs="Arial"/>
          <w:b/>
          <w:szCs w:val="24"/>
          <w:u w:val="single"/>
          <w:lang w:val="es-CL"/>
        </w:rPr>
      </w:pPr>
      <w:r w:rsidRPr="00FE1278">
        <w:rPr>
          <w:rFonts w:ascii="Arial" w:hAnsi="Arial" w:cs="Arial"/>
          <w:b/>
          <w:bCs/>
          <w:szCs w:val="24"/>
          <w:u w:val="single"/>
          <w:lang w:val="es-CL"/>
        </w:rPr>
        <w:t xml:space="preserve">Actividad Repuesta a Foro de Consultas </w:t>
      </w:r>
    </w:p>
    <w:p w14:paraId="2DE3E5AD" w14:textId="77777777" w:rsidR="006E6608" w:rsidRPr="00FE1278" w:rsidRDefault="006E6608" w:rsidP="00F436E3">
      <w:pPr>
        <w:pStyle w:val="punteoextse"/>
        <w:numPr>
          <w:ilvl w:val="0"/>
          <w:numId w:val="0"/>
        </w:numPr>
        <w:spacing w:line="240" w:lineRule="auto"/>
        <w:ind w:left="361" w:hanging="360"/>
        <w:rPr>
          <w:rFonts w:ascii="Arial" w:hAnsi="Arial" w:cs="Arial"/>
          <w:b/>
          <w:szCs w:val="24"/>
          <w:u w:val="single"/>
          <w:lang w:val="es-CL"/>
        </w:rPr>
      </w:pPr>
    </w:p>
    <w:p w14:paraId="1AEEEEEC" w14:textId="77777777" w:rsidR="006E6608" w:rsidRPr="00FE1278" w:rsidRDefault="006E6608" w:rsidP="00F436E3">
      <w:pPr>
        <w:pStyle w:val="punteoextse"/>
        <w:numPr>
          <w:ilvl w:val="0"/>
          <w:numId w:val="0"/>
        </w:numPr>
        <w:tabs>
          <w:tab w:val="clear" w:pos="360"/>
          <w:tab w:val="left" w:pos="284"/>
        </w:tabs>
        <w:spacing w:line="240" w:lineRule="auto"/>
        <w:ind w:firstLine="1"/>
        <w:rPr>
          <w:rFonts w:ascii="Arial" w:hAnsi="Arial" w:cs="Arial"/>
          <w:bCs/>
          <w:szCs w:val="24"/>
          <w:lang w:val="es-CL"/>
        </w:rPr>
      </w:pPr>
      <w:r w:rsidRPr="00FE1278">
        <w:rPr>
          <w:rFonts w:ascii="Arial" w:hAnsi="Arial" w:cs="Arial"/>
          <w:b/>
          <w:bCs/>
          <w:szCs w:val="24"/>
          <w:u w:val="single"/>
          <w:lang w:val="es-CL"/>
        </w:rPr>
        <w:t>Portal de Mercado público no permite la publicación de respuestas:</w:t>
      </w:r>
      <w:r w:rsidRPr="00FE1278">
        <w:rPr>
          <w:rFonts w:ascii="Arial" w:hAnsi="Arial" w:cs="Arial"/>
          <w:bCs/>
          <w:szCs w:val="24"/>
          <w:lang w:val="es-CL"/>
        </w:rPr>
        <w:t xml:space="preserve"> Ingeniero Coordinador de Compras y Abastecimiento debe realizar ingreso a Servicio al usuario http://servicioalusuario.chilecompra.cl/ </w:t>
      </w:r>
    </w:p>
    <w:p w14:paraId="5B509BBD" w14:textId="77777777" w:rsidR="006E6608" w:rsidRPr="00FE1278" w:rsidRDefault="006E6608" w:rsidP="00F436E3">
      <w:pPr>
        <w:pStyle w:val="punteoextse"/>
        <w:numPr>
          <w:ilvl w:val="0"/>
          <w:numId w:val="0"/>
        </w:numPr>
        <w:tabs>
          <w:tab w:val="clear" w:pos="360"/>
          <w:tab w:val="left" w:pos="284"/>
        </w:tabs>
        <w:spacing w:line="240" w:lineRule="auto"/>
        <w:ind w:firstLine="1"/>
        <w:rPr>
          <w:rFonts w:ascii="Arial" w:hAnsi="Arial" w:cs="Arial"/>
          <w:bCs/>
          <w:szCs w:val="24"/>
          <w:lang w:val="es-CL"/>
        </w:rPr>
      </w:pPr>
    </w:p>
    <w:p w14:paraId="3E7390DB" w14:textId="77777777" w:rsidR="006E6608" w:rsidRPr="00FE1278" w:rsidRDefault="006E6608" w:rsidP="00F85DA8">
      <w:pPr>
        <w:pStyle w:val="punteoextse"/>
        <w:numPr>
          <w:ilvl w:val="0"/>
          <w:numId w:val="14"/>
        </w:numPr>
        <w:spacing w:line="240" w:lineRule="auto"/>
        <w:rPr>
          <w:rFonts w:ascii="Arial" w:hAnsi="Arial" w:cs="Arial"/>
          <w:b/>
          <w:szCs w:val="24"/>
          <w:u w:val="single"/>
          <w:lang w:val="es-CL"/>
        </w:rPr>
      </w:pPr>
      <w:r w:rsidRPr="00FE1278">
        <w:rPr>
          <w:rFonts w:ascii="Arial" w:hAnsi="Arial" w:cs="Arial"/>
          <w:b/>
          <w:bCs/>
          <w:szCs w:val="24"/>
          <w:u w:val="single"/>
          <w:lang w:val="es-CL"/>
        </w:rPr>
        <w:t xml:space="preserve">Actividad Apertura Técnica y Económica </w:t>
      </w:r>
    </w:p>
    <w:p w14:paraId="7288EA50" w14:textId="77777777" w:rsidR="006E6608" w:rsidRPr="00FE1278" w:rsidRDefault="006E6608" w:rsidP="00F436E3">
      <w:pPr>
        <w:pStyle w:val="punteoextse"/>
        <w:numPr>
          <w:ilvl w:val="0"/>
          <w:numId w:val="0"/>
        </w:numPr>
        <w:spacing w:line="240" w:lineRule="auto"/>
        <w:ind w:left="361" w:hanging="360"/>
        <w:rPr>
          <w:rFonts w:ascii="Arial" w:hAnsi="Arial" w:cs="Arial"/>
          <w:b/>
          <w:szCs w:val="24"/>
          <w:u w:val="single"/>
          <w:lang w:val="es-CL"/>
        </w:rPr>
      </w:pPr>
    </w:p>
    <w:p w14:paraId="0991E737" w14:textId="77777777" w:rsidR="006E6608" w:rsidRPr="00FE1278" w:rsidRDefault="006E6608" w:rsidP="00F436E3">
      <w:pPr>
        <w:pStyle w:val="punteoextse"/>
        <w:numPr>
          <w:ilvl w:val="0"/>
          <w:numId w:val="0"/>
        </w:numPr>
        <w:tabs>
          <w:tab w:val="clear" w:pos="360"/>
          <w:tab w:val="left" w:pos="284"/>
        </w:tabs>
        <w:spacing w:line="240" w:lineRule="auto"/>
        <w:ind w:firstLine="1"/>
        <w:rPr>
          <w:rFonts w:ascii="Arial" w:hAnsi="Arial" w:cs="Arial"/>
          <w:bCs/>
          <w:szCs w:val="24"/>
          <w:lang w:val="es-CL"/>
        </w:rPr>
      </w:pPr>
      <w:r w:rsidRPr="00FE1278">
        <w:rPr>
          <w:rFonts w:ascii="Arial" w:hAnsi="Arial" w:cs="Arial"/>
          <w:b/>
          <w:bCs/>
          <w:szCs w:val="24"/>
          <w:u w:val="single"/>
          <w:lang w:val="es-CL"/>
        </w:rPr>
        <w:t>Portal de Mercado público no permite realizar Apertura Técnica y Económica:</w:t>
      </w:r>
      <w:r w:rsidRPr="00FE1278">
        <w:rPr>
          <w:rFonts w:ascii="Arial" w:hAnsi="Arial" w:cs="Arial"/>
          <w:bCs/>
          <w:szCs w:val="24"/>
          <w:lang w:val="es-CL"/>
        </w:rPr>
        <w:t xml:space="preserve"> Ingeniero Coordinador de Compras y Abastecimiento debe realizar ingreso a Servicio al usuario http://servicioalusuario.chilecompra.cl/ </w:t>
      </w:r>
    </w:p>
    <w:p w14:paraId="3D5FEF0A" w14:textId="77777777" w:rsidR="006E6608" w:rsidRPr="00FE1278" w:rsidRDefault="006E6608" w:rsidP="00F436E3">
      <w:pPr>
        <w:pStyle w:val="punteoextse"/>
        <w:numPr>
          <w:ilvl w:val="0"/>
          <w:numId w:val="0"/>
        </w:numPr>
        <w:tabs>
          <w:tab w:val="clear" w:pos="360"/>
          <w:tab w:val="left" w:pos="284"/>
        </w:tabs>
        <w:spacing w:line="240" w:lineRule="auto"/>
        <w:ind w:firstLine="1"/>
        <w:rPr>
          <w:rFonts w:ascii="Arial" w:hAnsi="Arial" w:cs="Arial"/>
          <w:bCs/>
          <w:szCs w:val="24"/>
          <w:lang w:val="es-CL"/>
        </w:rPr>
      </w:pPr>
    </w:p>
    <w:p w14:paraId="2462261B" w14:textId="77777777" w:rsidR="006E6608" w:rsidRPr="00FE1278" w:rsidRDefault="006E6608" w:rsidP="00F85DA8">
      <w:pPr>
        <w:pStyle w:val="punteoextse"/>
        <w:numPr>
          <w:ilvl w:val="0"/>
          <w:numId w:val="14"/>
        </w:numPr>
        <w:spacing w:line="240" w:lineRule="auto"/>
        <w:rPr>
          <w:rFonts w:ascii="Arial" w:hAnsi="Arial" w:cs="Arial"/>
          <w:b/>
          <w:szCs w:val="24"/>
          <w:u w:val="single"/>
          <w:lang w:val="es-CL"/>
        </w:rPr>
      </w:pPr>
      <w:r w:rsidRPr="00FE1278">
        <w:rPr>
          <w:rFonts w:ascii="Arial" w:hAnsi="Arial" w:cs="Arial"/>
          <w:b/>
          <w:bCs/>
          <w:szCs w:val="24"/>
          <w:u w:val="single"/>
          <w:lang w:val="es-CL"/>
        </w:rPr>
        <w:t xml:space="preserve">Actividad Evaluación de Ofertas </w:t>
      </w:r>
    </w:p>
    <w:p w14:paraId="645C9A9F" w14:textId="77777777" w:rsidR="006E6608" w:rsidRPr="00FE1278" w:rsidRDefault="006E6608" w:rsidP="00F436E3">
      <w:pPr>
        <w:pStyle w:val="punteoextse"/>
        <w:numPr>
          <w:ilvl w:val="0"/>
          <w:numId w:val="0"/>
        </w:numPr>
        <w:spacing w:line="240" w:lineRule="auto"/>
        <w:ind w:left="361" w:hanging="360"/>
        <w:rPr>
          <w:rFonts w:ascii="Arial" w:hAnsi="Arial" w:cs="Arial"/>
          <w:b/>
          <w:szCs w:val="24"/>
          <w:u w:val="single"/>
          <w:lang w:val="es-CL"/>
        </w:rPr>
      </w:pPr>
    </w:p>
    <w:p w14:paraId="4FA4A42C" w14:textId="77777777" w:rsidR="006E6608" w:rsidRPr="00FE1278" w:rsidRDefault="006E6608" w:rsidP="00F436E3">
      <w:pPr>
        <w:pStyle w:val="punteoextse"/>
        <w:numPr>
          <w:ilvl w:val="0"/>
          <w:numId w:val="0"/>
        </w:numPr>
        <w:tabs>
          <w:tab w:val="clear" w:pos="360"/>
          <w:tab w:val="left" w:pos="284"/>
        </w:tabs>
        <w:spacing w:line="240" w:lineRule="auto"/>
        <w:ind w:firstLine="1"/>
        <w:rPr>
          <w:rFonts w:ascii="Arial" w:hAnsi="Arial" w:cs="Arial"/>
          <w:bCs/>
          <w:szCs w:val="24"/>
          <w:lang w:val="es-CL"/>
        </w:rPr>
      </w:pPr>
      <w:r w:rsidRPr="00FE1278">
        <w:rPr>
          <w:rFonts w:ascii="Arial" w:hAnsi="Arial" w:cs="Arial"/>
          <w:b/>
          <w:bCs/>
          <w:szCs w:val="24"/>
          <w:u w:val="single"/>
          <w:lang w:val="es-CL"/>
        </w:rPr>
        <w:t>Portal de Mercado público no permite la descarga de Archivos:</w:t>
      </w:r>
      <w:r w:rsidRPr="00FE1278">
        <w:rPr>
          <w:rFonts w:ascii="Arial" w:hAnsi="Arial" w:cs="Arial"/>
          <w:bCs/>
          <w:szCs w:val="24"/>
          <w:lang w:val="es-CL"/>
        </w:rPr>
        <w:t xml:space="preserve"> Ingeniero Coordinador de Compras y Abastecimiento debe realizar ingreso a Servicio al usuario http://servicioalusuario.chilecompra.cl/</w:t>
      </w:r>
    </w:p>
    <w:p w14:paraId="7A3B00BA" w14:textId="77777777" w:rsidR="006E6608" w:rsidRPr="00FE1278" w:rsidRDefault="006E6608" w:rsidP="00F436E3">
      <w:pPr>
        <w:pStyle w:val="punteoextse"/>
        <w:numPr>
          <w:ilvl w:val="0"/>
          <w:numId w:val="0"/>
        </w:numPr>
        <w:tabs>
          <w:tab w:val="clear" w:pos="360"/>
          <w:tab w:val="left" w:pos="284"/>
        </w:tabs>
        <w:spacing w:line="240" w:lineRule="auto"/>
        <w:ind w:firstLine="1"/>
        <w:rPr>
          <w:rFonts w:ascii="Arial" w:hAnsi="Arial" w:cs="Arial"/>
          <w:bCs/>
          <w:szCs w:val="24"/>
          <w:lang w:val="es-CL"/>
        </w:rPr>
      </w:pPr>
    </w:p>
    <w:p w14:paraId="4497CA1E" w14:textId="77777777" w:rsidR="006E6608" w:rsidRPr="00FE1278" w:rsidRDefault="006E6608" w:rsidP="00F436E3">
      <w:pPr>
        <w:pStyle w:val="punteoextse"/>
        <w:numPr>
          <w:ilvl w:val="0"/>
          <w:numId w:val="0"/>
        </w:numPr>
        <w:tabs>
          <w:tab w:val="clear" w:pos="360"/>
          <w:tab w:val="left" w:pos="284"/>
        </w:tabs>
        <w:spacing w:line="240" w:lineRule="auto"/>
        <w:ind w:firstLine="1"/>
        <w:rPr>
          <w:rFonts w:ascii="Arial" w:hAnsi="Arial" w:cs="Arial"/>
          <w:bCs/>
          <w:szCs w:val="24"/>
          <w:lang w:val="es-CL"/>
        </w:rPr>
      </w:pPr>
      <w:r w:rsidRPr="00FE1278">
        <w:rPr>
          <w:rFonts w:ascii="Arial" w:hAnsi="Arial" w:cs="Arial"/>
          <w:b/>
          <w:bCs/>
          <w:szCs w:val="24"/>
          <w:u w:val="single"/>
          <w:lang w:val="es-CL"/>
        </w:rPr>
        <w:t>Proveedor no da respuesta a consultas realizadas vía Foro Inverso:</w:t>
      </w:r>
      <w:r w:rsidRPr="00FE1278">
        <w:rPr>
          <w:rFonts w:ascii="Arial" w:hAnsi="Arial" w:cs="Arial"/>
          <w:bCs/>
          <w:szCs w:val="24"/>
          <w:lang w:val="es-CL"/>
        </w:rPr>
        <w:t xml:space="preserve"> Ingeniero Coordinador de Compras y Abastecimiento debe realizar nuevamente consulta a través de Portal Mercado Público o realizar lo indicado en Bases de Licitación.</w:t>
      </w:r>
    </w:p>
    <w:p w14:paraId="0E31C621" w14:textId="77777777" w:rsidR="006E6608" w:rsidRPr="00FE1278" w:rsidRDefault="006E6608" w:rsidP="00F436E3">
      <w:pPr>
        <w:pStyle w:val="punteoextse"/>
        <w:numPr>
          <w:ilvl w:val="0"/>
          <w:numId w:val="0"/>
        </w:numPr>
        <w:tabs>
          <w:tab w:val="clear" w:pos="360"/>
          <w:tab w:val="left" w:pos="284"/>
        </w:tabs>
        <w:spacing w:line="240" w:lineRule="auto"/>
        <w:ind w:firstLine="1"/>
        <w:rPr>
          <w:rFonts w:ascii="Arial" w:hAnsi="Arial" w:cs="Arial"/>
          <w:bCs/>
          <w:szCs w:val="24"/>
          <w:lang w:val="es-CL"/>
        </w:rPr>
      </w:pPr>
    </w:p>
    <w:p w14:paraId="268AA2AD" w14:textId="77777777" w:rsidR="006E6608" w:rsidRPr="00FE1278" w:rsidRDefault="006E6608" w:rsidP="00F85DA8">
      <w:pPr>
        <w:pStyle w:val="punteoextse"/>
        <w:numPr>
          <w:ilvl w:val="0"/>
          <w:numId w:val="14"/>
        </w:numPr>
        <w:spacing w:line="240" w:lineRule="auto"/>
        <w:rPr>
          <w:rFonts w:ascii="Arial" w:hAnsi="Arial" w:cs="Arial"/>
          <w:b/>
          <w:szCs w:val="24"/>
          <w:u w:val="single"/>
          <w:lang w:val="es-CL"/>
        </w:rPr>
      </w:pPr>
      <w:r w:rsidRPr="00FE1278">
        <w:rPr>
          <w:rFonts w:ascii="Arial" w:hAnsi="Arial" w:cs="Arial"/>
          <w:b/>
          <w:bCs/>
          <w:szCs w:val="24"/>
          <w:u w:val="single"/>
          <w:lang w:val="es-CL"/>
        </w:rPr>
        <w:t>Actividad Solicitar firmas</w:t>
      </w:r>
    </w:p>
    <w:p w14:paraId="2F8F93A7" w14:textId="77777777" w:rsidR="006E6608" w:rsidRPr="00FE1278" w:rsidRDefault="006E6608" w:rsidP="00F436E3">
      <w:pPr>
        <w:pStyle w:val="punteoextse"/>
        <w:numPr>
          <w:ilvl w:val="0"/>
          <w:numId w:val="0"/>
        </w:numPr>
        <w:spacing w:line="240" w:lineRule="auto"/>
        <w:ind w:left="361" w:hanging="360"/>
        <w:rPr>
          <w:rFonts w:ascii="Arial" w:hAnsi="Arial" w:cs="Arial"/>
          <w:b/>
          <w:bCs/>
          <w:szCs w:val="24"/>
          <w:u w:val="single"/>
          <w:lang w:val="es-CL"/>
        </w:rPr>
      </w:pPr>
    </w:p>
    <w:p w14:paraId="3220281D" w14:textId="77777777" w:rsidR="006E6608" w:rsidRPr="00FE1278" w:rsidRDefault="006E6608" w:rsidP="00F436E3">
      <w:pPr>
        <w:pStyle w:val="punteoextse"/>
        <w:numPr>
          <w:ilvl w:val="0"/>
          <w:numId w:val="0"/>
        </w:numPr>
        <w:tabs>
          <w:tab w:val="clear" w:pos="360"/>
        </w:tabs>
        <w:spacing w:line="240" w:lineRule="auto"/>
        <w:rPr>
          <w:rFonts w:ascii="Arial" w:hAnsi="Arial" w:cs="Arial"/>
          <w:b/>
          <w:szCs w:val="24"/>
          <w:u w:val="single"/>
          <w:lang w:val="es-CL"/>
        </w:rPr>
      </w:pPr>
      <w:r w:rsidRPr="00FE1278">
        <w:rPr>
          <w:rFonts w:ascii="Arial" w:hAnsi="Arial" w:cs="Arial"/>
          <w:b/>
          <w:bCs/>
          <w:szCs w:val="24"/>
          <w:u w:val="single"/>
          <w:lang w:val="es-CL"/>
        </w:rPr>
        <w:t>No se encuentran funcionarios firmantes:</w:t>
      </w:r>
      <w:r w:rsidRPr="00FE1278">
        <w:rPr>
          <w:rFonts w:ascii="Arial" w:hAnsi="Arial" w:cs="Arial"/>
          <w:bCs/>
          <w:szCs w:val="24"/>
          <w:lang w:val="es-CL"/>
        </w:rPr>
        <w:t xml:space="preserve"> Se debe verificar si existe personal subrogante y analizar en conjunto de Coordinador de Compras y Abastecimiento si debe ser cambiado el destinatario o entregar a personal Administrativo del Departamento, Sub Departamento o Unidad que corresponda. </w:t>
      </w:r>
    </w:p>
    <w:p w14:paraId="16AFAE17" w14:textId="77777777" w:rsidR="006E6608" w:rsidRPr="00FE1278" w:rsidRDefault="006E6608" w:rsidP="00F436E3">
      <w:pPr>
        <w:pStyle w:val="punteoextse"/>
        <w:numPr>
          <w:ilvl w:val="0"/>
          <w:numId w:val="0"/>
        </w:numPr>
        <w:tabs>
          <w:tab w:val="clear" w:pos="360"/>
          <w:tab w:val="left" w:pos="284"/>
        </w:tabs>
        <w:spacing w:line="240" w:lineRule="auto"/>
        <w:rPr>
          <w:rFonts w:ascii="Arial" w:hAnsi="Arial" w:cs="Arial"/>
          <w:bCs/>
          <w:szCs w:val="24"/>
          <w:lang w:val="es-CL"/>
        </w:rPr>
      </w:pPr>
    </w:p>
    <w:p w14:paraId="6CB65BC1" w14:textId="77777777" w:rsidR="006E6608" w:rsidRPr="00FE1278" w:rsidRDefault="006E6608" w:rsidP="00F85DA8">
      <w:pPr>
        <w:pStyle w:val="punteoextse"/>
        <w:numPr>
          <w:ilvl w:val="0"/>
          <w:numId w:val="14"/>
        </w:numPr>
        <w:spacing w:line="240" w:lineRule="auto"/>
        <w:rPr>
          <w:rFonts w:ascii="Arial" w:hAnsi="Arial" w:cs="Arial"/>
          <w:b/>
          <w:szCs w:val="24"/>
          <w:u w:val="single"/>
          <w:lang w:val="es-CL"/>
        </w:rPr>
      </w:pPr>
      <w:r w:rsidRPr="00FE1278">
        <w:rPr>
          <w:rFonts w:ascii="Arial" w:hAnsi="Arial" w:cs="Arial"/>
          <w:b/>
          <w:bCs/>
          <w:szCs w:val="24"/>
          <w:u w:val="single"/>
          <w:lang w:val="es-CL"/>
        </w:rPr>
        <w:t>Actividad Publicar Adjudicación o Deserción</w:t>
      </w:r>
    </w:p>
    <w:p w14:paraId="2AEAEC2F" w14:textId="77777777" w:rsidR="006E6608" w:rsidRPr="00FE1278" w:rsidRDefault="006E6608" w:rsidP="00F436E3">
      <w:pPr>
        <w:pStyle w:val="punteoextse"/>
        <w:numPr>
          <w:ilvl w:val="0"/>
          <w:numId w:val="0"/>
        </w:numPr>
        <w:spacing w:line="240" w:lineRule="auto"/>
        <w:rPr>
          <w:rFonts w:ascii="Arial" w:hAnsi="Arial" w:cs="Arial"/>
          <w:b/>
          <w:szCs w:val="24"/>
        </w:rPr>
      </w:pPr>
    </w:p>
    <w:p w14:paraId="11737E4D" w14:textId="77777777" w:rsidR="006E6608" w:rsidRPr="00FE1278" w:rsidRDefault="006E6608" w:rsidP="00F436E3">
      <w:pPr>
        <w:pStyle w:val="punteoextse"/>
        <w:numPr>
          <w:ilvl w:val="0"/>
          <w:numId w:val="0"/>
        </w:numPr>
        <w:tabs>
          <w:tab w:val="clear" w:pos="360"/>
          <w:tab w:val="left" w:pos="284"/>
        </w:tabs>
        <w:spacing w:line="240" w:lineRule="auto"/>
        <w:ind w:firstLine="1"/>
        <w:rPr>
          <w:rFonts w:ascii="Arial" w:hAnsi="Arial" w:cs="Arial"/>
          <w:bCs/>
          <w:szCs w:val="24"/>
          <w:lang w:val="es-CL"/>
        </w:rPr>
      </w:pPr>
      <w:r w:rsidRPr="00FE1278">
        <w:rPr>
          <w:rFonts w:ascii="Arial" w:hAnsi="Arial" w:cs="Arial"/>
          <w:b/>
          <w:bCs/>
          <w:szCs w:val="24"/>
          <w:u w:val="single"/>
          <w:lang w:val="es-CL"/>
        </w:rPr>
        <w:t>Portal de Mercado público no permite el ingreso de documentos y/o completar datos necesarios para publicación de Adjudicación o Deserción:</w:t>
      </w:r>
      <w:r w:rsidRPr="00FE1278">
        <w:rPr>
          <w:rFonts w:ascii="Arial" w:hAnsi="Arial" w:cs="Arial"/>
          <w:bCs/>
          <w:szCs w:val="24"/>
          <w:lang w:val="es-CL"/>
        </w:rPr>
        <w:t xml:space="preserve"> Ingeniero Coordinador de compras y Abastecimiento debe realizar ingreso a Servicio al usuario </w:t>
      </w:r>
      <w:hyperlink r:id="rId24" w:history="1">
        <w:r w:rsidRPr="00FE1278">
          <w:rPr>
            <w:rStyle w:val="Hipervnculo"/>
            <w:rFonts w:ascii="Arial" w:hAnsi="Arial" w:cs="Arial"/>
            <w:bCs/>
            <w:szCs w:val="24"/>
            <w:lang w:val="es-CL"/>
          </w:rPr>
          <w:t>http://servicioalusuario.chilecompra.cl/</w:t>
        </w:r>
      </w:hyperlink>
      <w:r w:rsidRPr="00FE1278">
        <w:rPr>
          <w:rFonts w:ascii="Arial" w:hAnsi="Arial" w:cs="Arial"/>
          <w:bCs/>
          <w:szCs w:val="24"/>
          <w:lang w:val="es-CL"/>
        </w:rPr>
        <w:t>.</w:t>
      </w:r>
    </w:p>
    <w:p w14:paraId="16C0FE6E" w14:textId="77777777" w:rsidR="006E6608" w:rsidRPr="00FE1278" w:rsidRDefault="006E6608" w:rsidP="00F436E3">
      <w:pPr>
        <w:spacing w:line="240" w:lineRule="auto"/>
        <w:contextualSpacing/>
        <w:jc w:val="both"/>
        <w:rPr>
          <w:rFonts w:ascii="Arial" w:hAnsi="Arial" w:cs="Arial"/>
          <w:sz w:val="24"/>
          <w:szCs w:val="24"/>
        </w:rPr>
      </w:pPr>
    </w:p>
    <w:p w14:paraId="04ED8D1E" w14:textId="77777777" w:rsidR="00CB0913" w:rsidRDefault="00CB0913" w:rsidP="00CB0913">
      <w:pPr>
        <w:pStyle w:val="Prrafodelista"/>
        <w:numPr>
          <w:ilvl w:val="0"/>
          <w:numId w:val="1"/>
        </w:numPr>
        <w:ind w:left="426" w:hanging="426"/>
        <w:contextualSpacing/>
        <w:jc w:val="both"/>
        <w:outlineLvl w:val="0"/>
        <w:rPr>
          <w:rFonts w:ascii="Arial" w:hAnsi="Arial" w:cs="Arial"/>
          <w:b/>
        </w:rPr>
      </w:pPr>
      <w:r>
        <w:rPr>
          <w:rFonts w:ascii="Arial" w:hAnsi="Arial" w:cs="Arial"/>
          <w:b/>
        </w:rPr>
        <w:t>ANEXOS</w:t>
      </w:r>
    </w:p>
    <w:p w14:paraId="284B727E" w14:textId="77777777" w:rsidR="00CB0913" w:rsidRDefault="00CB0913" w:rsidP="004806A3">
      <w:pPr>
        <w:pStyle w:val="Prrafodelista"/>
        <w:ind w:left="426"/>
        <w:contextualSpacing/>
        <w:jc w:val="both"/>
        <w:rPr>
          <w:rFonts w:ascii="Arial" w:hAnsi="Arial" w:cs="Arial"/>
          <w:b/>
        </w:rPr>
      </w:pPr>
    </w:p>
    <w:p w14:paraId="71742742" w14:textId="77777777" w:rsidR="00815820" w:rsidRPr="00815820" w:rsidRDefault="00815820" w:rsidP="00815820">
      <w:pPr>
        <w:pStyle w:val="Prrafodelista"/>
        <w:keepNext/>
        <w:keepLines/>
        <w:numPr>
          <w:ilvl w:val="0"/>
          <w:numId w:val="3"/>
        </w:numPr>
        <w:spacing w:before="40"/>
        <w:outlineLvl w:val="1"/>
        <w:rPr>
          <w:rFonts w:ascii="Arial" w:eastAsiaTheme="majorEastAsia" w:hAnsi="Arial" w:cs="Arial"/>
          <w:b/>
          <w:vanish/>
          <w:color w:val="000000" w:themeColor="text1"/>
          <w:lang w:val="es-MX" w:eastAsia="es-MX"/>
        </w:rPr>
      </w:pPr>
    </w:p>
    <w:p w14:paraId="101306DD" w14:textId="77777777" w:rsidR="00815820" w:rsidRPr="00815820" w:rsidRDefault="00815820" w:rsidP="00815820">
      <w:pPr>
        <w:pStyle w:val="Prrafodelista"/>
        <w:keepNext/>
        <w:keepLines/>
        <w:numPr>
          <w:ilvl w:val="1"/>
          <w:numId w:val="3"/>
        </w:numPr>
        <w:spacing w:before="40"/>
        <w:outlineLvl w:val="1"/>
        <w:rPr>
          <w:rFonts w:ascii="Arial" w:eastAsiaTheme="majorEastAsia" w:hAnsi="Arial" w:cs="Arial"/>
          <w:b/>
          <w:vanish/>
          <w:color w:val="000000" w:themeColor="text1"/>
          <w:lang w:val="es-MX" w:eastAsia="es-MX"/>
        </w:rPr>
      </w:pPr>
    </w:p>
    <w:p w14:paraId="44FB17BD" w14:textId="77777777" w:rsidR="00017090" w:rsidRDefault="00017090" w:rsidP="00815820">
      <w:pPr>
        <w:pStyle w:val="Ttulo2"/>
        <w:numPr>
          <w:ilvl w:val="2"/>
          <w:numId w:val="3"/>
        </w:numPr>
        <w:spacing w:line="240" w:lineRule="auto"/>
        <w:ind w:left="504"/>
        <w:rPr>
          <w:rFonts w:ascii="Arial" w:hAnsi="Arial" w:cs="Arial"/>
          <w:b/>
          <w:color w:val="000000" w:themeColor="text1"/>
          <w:sz w:val="24"/>
          <w:szCs w:val="24"/>
        </w:rPr>
      </w:pPr>
      <w:commentRangeStart w:id="66"/>
      <w:r w:rsidRPr="001E2105">
        <w:rPr>
          <w:rFonts w:ascii="Arial" w:hAnsi="Arial" w:cs="Arial"/>
          <w:b/>
          <w:color w:val="000000" w:themeColor="text1"/>
          <w:sz w:val="24"/>
          <w:szCs w:val="24"/>
        </w:rPr>
        <w:t>ANEXO A – DISTRIBUCIÓN DE SERVICIOS HEC</w:t>
      </w:r>
      <w:commentRangeEnd w:id="66"/>
      <w:r w:rsidR="00E63E6E">
        <w:rPr>
          <w:rStyle w:val="Refdecomentario"/>
          <w:rFonts w:asciiTheme="minorHAnsi" w:eastAsiaTheme="minorEastAsia" w:hAnsiTheme="minorHAnsi" w:cstheme="minorBidi"/>
          <w:color w:val="auto"/>
        </w:rPr>
        <w:commentReference w:id="66"/>
      </w:r>
    </w:p>
    <w:p w14:paraId="6FCA8420" w14:textId="77777777" w:rsidR="008D401F" w:rsidRDefault="008D401F" w:rsidP="008D401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41"/>
        <w:gridCol w:w="532"/>
        <w:gridCol w:w="1656"/>
        <w:gridCol w:w="1192"/>
        <w:gridCol w:w="1342"/>
        <w:gridCol w:w="1342"/>
        <w:gridCol w:w="1123"/>
      </w:tblGrid>
      <w:tr w:rsidR="00000B78" w:rsidRPr="00903A9F" w14:paraId="6D01371F" w14:textId="77777777" w:rsidTr="00000B78">
        <w:trPr>
          <w:trHeight w:val="432"/>
          <w:tblHeader/>
        </w:trPr>
        <w:tc>
          <w:tcPr>
            <w:tcW w:w="931" w:type="pct"/>
            <w:shd w:val="clear" w:color="000000" w:fill="BDC0BF"/>
            <w:vAlign w:val="center"/>
            <w:hideMark/>
          </w:tcPr>
          <w:p w14:paraId="473BB0FE" w14:textId="77777777" w:rsidR="00000B78" w:rsidRPr="00903A9F" w:rsidRDefault="00000B78" w:rsidP="00000B78">
            <w:pPr>
              <w:spacing w:after="0" w:line="240" w:lineRule="auto"/>
              <w:jc w:val="center"/>
              <w:rPr>
                <w:rFonts w:ascii="Arial Narrow" w:eastAsia="Times New Roman" w:hAnsi="Arial Narrow" w:cs="Times New Roman"/>
                <w:b/>
                <w:bCs/>
                <w:color w:val="000000"/>
                <w:sz w:val="20"/>
                <w:szCs w:val="20"/>
                <w:lang w:val="es-CL" w:eastAsia="es-CL"/>
              </w:rPr>
            </w:pPr>
            <w:r w:rsidRPr="00000B78">
              <w:rPr>
                <w:rFonts w:ascii="Arial Narrow" w:eastAsia="Times New Roman" w:hAnsi="Arial Narrow" w:cs="Times New Roman"/>
                <w:b/>
                <w:bCs/>
                <w:color w:val="000000"/>
                <w:sz w:val="20"/>
                <w:szCs w:val="20"/>
                <w:lang w:val="es-CL" w:eastAsia="es-CL"/>
              </w:rPr>
              <w:t xml:space="preserve">SERVICIOS </w:t>
            </w:r>
          </w:p>
        </w:tc>
        <w:tc>
          <w:tcPr>
            <w:tcW w:w="301" w:type="pct"/>
            <w:shd w:val="clear" w:color="000000" w:fill="BDC0BF"/>
            <w:vAlign w:val="center"/>
            <w:hideMark/>
          </w:tcPr>
          <w:p w14:paraId="5801D35E" w14:textId="77777777" w:rsidR="00000B78" w:rsidRPr="00903A9F" w:rsidRDefault="00000B78" w:rsidP="00000B78">
            <w:pPr>
              <w:spacing w:after="0" w:line="240" w:lineRule="auto"/>
              <w:jc w:val="center"/>
              <w:rPr>
                <w:rFonts w:ascii="Arial Narrow" w:eastAsia="Times New Roman" w:hAnsi="Arial Narrow" w:cs="Times New Roman"/>
                <w:b/>
                <w:bCs/>
                <w:color w:val="000000"/>
                <w:sz w:val="20"/>
                <w:szCs w:val="20"/>
                <w:lang w:val="es-CL" w:eastAsia="es-CL"/>
              </w:rPr>
            </w:pPr>
            <w:r w:rsidRPr="00000B78">
              <w:rPr>
                <w:rFonts w:ascii="Arial Narrow" w:eastAsia="Times New Roman" w:hAnsi="Arial Narrow" w:cs="Times New Roman"/>
                <w:b/>
                <w:bCs/>
                <w:color w:val="000000"/>
                <w:sz w:val="20"/>
                <w:szCs w:val="20"/>
                <w:lang w:val="es-CL" w:eastAsia="es-CL"/>
              </w:rPr>
              <w:t>PISO</w:t>
            </w:r>
          </w:p>
        </w:tc>
        <w:tc>
          <w:tcPr>
            <w:tcW w:w="939" w:type="pct"/>
            <w:shd w:val="clear" w:color="000000" w:fill="BDC0BF"/>
            <w:vAlign w:val="center"/>
            <w:hideMark/>
          </w:tcPr>
          <w:p w14:paraId="5916A7D8" w14:textId="77777777" w:rsidR="00000B78" w:rsidRPr="00903A9F" w:rsidRDefault="00000B78" w:rsidP="00000B78">
            <w:pPr>
              <w:spacing w:after="0" w:line="240" w:lineRule="auto"/>
              <w:jc w:val="center"/>
              <w:rPr>
                <w:rFonts w:ascii="Arial Narrow" w:eastAsia="Times New Roman" w:hAnsi="Arial Narrow" w:cs="Times New Roman"/>
                <w:b/>
                <w:bCs/>
                <w:color w:val="000000"/>
                <w:sz w:val="20"/>
                <w:szCs w:val="20"/>
                <w:lang w:val="es-CL" w:eastAsia="es-CL"/>
              </w:rPr>
            </w:pPr>
            <w:r w:rsidRPr="00000B78">
              <w:rPr>
                <w:rFonts w:ascii="Arial Narrow" w:eastAsia="Times New Roman" w:hAnsi="Arial Narrow" w:cs="Times New Roman"/>
                <w:b/>
                <w:bCs/>
                <w:color w:val="000000"/>
                <w:sz w:val="20"/>
                <w:szCs w:val="20"/>
                <w:lang w:val="es-CL" w:eastAsia="es-CL"/>
              </w:rPr>
              <w:t>CLASIFICACIÓN</w:t>
            </w:r>
          </w:p>
        </w:tc>
        <w:tc>
          <w:tcPr>
            <w:tcW w:w="676" w:type="pct"/>
            <w:shd w:val="clear" w:color="000000" w:fill="BDC0BF"/>
            <w:noWrap/>
            <w:vAlign w:val="center"/>
            <w:hideMark/>
          </w:tcPr>
          <w:p w14:paraId="5531FC7C" w14:textId="77777777" w:rsidR="00000B78" w:rsidRPr="00000B78" w:rsidRDefault="00000B78" w:rsidP="00000B78">
            <w:pPr>
              <w:spacing w:after="0" w:line="240" w:lineRule="auto"/>
              <w:jc w:val="center"/>
              <w:rPr>
                <w:rFonts w:ascii="Arial Narrow" w:eastAsia="Times New Roman" w:hAnsi="Arial Narrow" w:cs="Times New Roman"/>
                <w:b/>
                <w:color w:val="000000"/>
                <w:lang w:val="es-CL" w:eastAsia="es-CL"/>
              </w:rPr>
            </w:pPr>
            <w:r w:rsidRPr="00000B78">
              <w:rPr>
                <w:rFonts w:ascii="Arial Narrow" w:eastAsia="Times New Roman" w:hAnsi="Arial Narrow" w:cs="Times New Roman"/>
                <w:b/>
                <w:color w:val="000000"/>
                <w:lang w:val="es-CL" w:eastAsia="es-CL"/>
              </w:rPr>
              <w:t>IBM – 005.1</w:t>
            </w:r>
          </w:p>
        </w:tc>
        <w:tc>
          <w:tcPr>
            <w:tcW w:w="761" w:type="pct"/>
            <w:shd w:val="clear" w:color="000000" w:fill="BDC0BF"/>
            <w:noWrap/>
            <w:vAlign w:val="center"/>
            <w:hideMark/>
          </w:tcPr>
          <w:p w14:paraId="79AFF3EA" w14:textId="77777777" w:rsidR="00000B78" w:rsidRPr="00000B78" w:rsidRDefault="00000B78" w:rsidP="00000B78">
            <w:pPr>
              <w:spacing w:after="0" w:line="240" w:lineRule="auto"/>
              <w:jc w:val="center"/>
              <w:rPr>
                <w:rFonts w:ascii="Arial Narrow" w:eastAsia="Times New Roman" w:hAnsi="Arial Narrow" w:cs="Times New Roman"/>
                <w:b/>
                <w:color w:val="000000"/>
                <w:lang w:val="es-CL" w:eastAsia="es-CL"/>
              </w:rPr>
            </w:pPr>
            <w:r w:rsidRPr="00000B78">
              <w:rPr>
                <w:rFonts w:ascii="Arial Narrow" w:eastAsia="Times New Roman" w:hAnsi="Arial Narrow" w:cs="Times New Roman"/>
                <w:b/>
                <w:color w:val="000000"/>
                <w:lang w:val="es-CL" w:eastAsia="es-CL"/>
              </w:rPr>
              <w:t>IBM – 005.2</w:t>
            </w:r>
          </w:p>
        </w:tc>
        <w:tc>
          <w:tcPr>
            <w:tcW w:w="761" w:type="pct"/>
            <w:shd w:val="clear" w:color="000000" w:fill="BDC0BF"/>
            <w:noWrap/>
            <w:vAlign w:val="center"/>
            <w:hideMark/>
          </w:tcPr>
          <w:p w14:paraId="6E2D5429" w14:textId="77777777" w:rsidR="00000B78" w:rsidRPr="00000B78" w:rsidRDefault="00000B78" w:rsidP="00000B78">
            <w:pPr>
              <w:spacing w:after="0" w:line="240" w:lineRule="auto"/>
              <w:jc w:val="center"/>
              <w:rPr>
                <w:rFonts w:ascii="Arial Narrow" w:eastAsia="Times New Roman" w:hAnsi="Arial Narrow" w:cs="Times New Roman"/>
                <w:b/>
                <w:color w:val="000000"/>
                <w:lang w:val="es-CL" w:eastAsia="es-CL"/>
              </w:rPr>
            </w:pPr>
            <w:r w:rsidRPr="00000B78">
              <w:rPr>
                <w:rFonts w:ascii="Arial Narrow" w:eastAsia="Times New Roman" w:hAnsi="Arial Narrow" w:cs="Times New Roman"/>
                <w:b/>
                <w:color w:val="000000"/>
                <w:lang w:val="es-CL" w:eastAsia="es-CL"/>
              </w:rPr>
              <w:t>IBM – 005.3</w:t>
            </w:r>
          </w:p>
        </w:tc>
        <w:tc>
          <w:tcPr>
            <w:tcW w:w="630" w:type="pct"/>
            <w:shd w:val="clear" w:color="000000" w:fill="BDC0BF"/>
            <w:noWrap/>
            <w:vAlign w:val="center"/>
            <w:hideMark/>
          </w:tcPr>
          <w:p w14:paraId="5C02A859" w14:textId="77777777" w:rsidR="00000B78" w:rsidRPr="00903A9F" w:rsidRDefault="00000B78" w:rsidP="00000B78">
            <w:pPr>
              <w:spacing w:after="0" w:line="240" w:lineRule="auto"/>
              <w:jc w:val="center"/>
              <w:rPr>
                <w:rFonts w:ascii="Arial Narrow" w:eastAsia="Times New Roman" w:hAnsi="Arial Narrow" w:cs="Times New Roman"/>
                <w:b/>
                <w:color w:val="000000"/>
                <w:lang w:val="es-CL" w:eastAsia="es-CL"/>
              </w:rPr>
            </w:pPr>
            <w:r w:rsidRPr="00000B78">
              <w:rPr>
                <w:rFonts w:ascii="Arial Narrow" w:eastAsia="Times New Roman" w:hAnsi="Arial Narrow" w:cs="Times New Roman"/>
                <w:b/>
                <w:color w:val="000000"/>
                <w:lang w:val="es-CL" w:eastAsia="es-CL"/>
              </w:rPr>
              <w:t>IBM – 005.1</w:t>
            </w:r>
          </w:p>
        </w:tc>
      </w:tr>
      <w:tr w:rsidR="006E72EE" w:rsidRPr="00903A9F" w14:paraId="096BA6EE" w14:textId="77777777" w:rsidTr="00000B78">
        <w:trPr>
          <w:trHeight w:val="413"/>
        </w:trPr>
        <w:tc>
          <w:tcPr>
            <w:tcW w:w="931" w:type="pct"/>
            <w:shd w:val="clear" w:color="000000" w:fill="DBDBDB"/>
            <w:vAlign w:val="center"/>
            <w:hideMark/>
          </w:tcPr>
          <w:p w14:paraId="62AC8377"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Laboratorio clínico</w:t>
            </w:r>
          </w:p>
        </w:tc>
        <w:tc>
          <w:tcPr>
            <w:tcW w:w="301" w:type="pct"/>
            <w:shd w:val="clear" w:color="auto" w:fill="auto"/>
            <w:vAlign w:val="center"/>
            <w:hideMark/>
          </w:tcPr>
          <w:p w14:paraId="0F3C58F4"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S1</w:t>
            </w:r>
          </w:p>
        </w:tc>
        <w:tc>
          <w:tcPr>
            <w:tcW w:w="939" w:type="pct"/>
            <w:shd w:val="clear" w:color="auto" w:fill="auto"/>
            <w:vAlign w:val="center"/>
            <w:hideMark/>
          </w:tcPr>
          <w:p w14:paraId="192D51A0"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Apoyo diagnostico</w:t>
            </w:r>
          </w:p>
        </w:tc>
        <w:tc>
          <w:tcPr>
            <w:tcW w:w="676" w:type="pct"/>
            <w:shd w:val="clear" w:color="auto" w:fill="auto"/>
            <w:vAlign w:val="center"/>
            <w:hideMark/>
          </w:tcPr>
          <w:p w14:paraId="7AA11773"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110D9D0D"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524EC261"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630" w:type="pct"/>
            <w:shd w:val="clear" w:color="auto" w:fill="auto"/>
            <w:vAlign w:val="center"/>
            <w:hideMark/>
          </w:tcPr>
          <w:p w14:paraId="3283E818"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r>
      <w:tr w:rsidR="006E72EE" w:rsidRPr="00903A9F" w14:paraId="70B9D79B" w14:textId="77777777" w:rsidTr="00000B78">
        <w:trPr>
          <w:trHeight w:val="409"/>
        </w:trPr>
        <w:tc>
          <w:tcPr>
            <w:tcW w:w="931" w:type="pct"/>
            <w:shd w:val="clear" w:color="000000" w:fill="DBDBDB"/>
            <w:vAlign w:val="center"/>
            <w:hideMark/>
          </w:tcPr>
          <w:p w14:paraId="01EFB382"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Anatomía patológica</w:t>
            </w:r>
          </w:p>
        </w:tc>
        <w:tc>
          <w:tcPr>
            <w:tcW w:w="301" w:type="pct"/>
            <w:shd w:val="clear" w:color="auto" w:fill="auto"/>
            <w:vAlign w:val="center"/>
            <w:hideMark/>
          </w:tcPr>
          <w:p w14:paraId="63C63ACC"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S1</w:t>
            </w:r>
          </w:p>
        </w:tc>
        <w:tc>
          <w:tcPr>
            <w:tcW w:w="939" w:type="pct"/>
            <w:shd w:val="clear" w:color="auto" w:fill="auto"/>
            <w:vAlign w:val="center"/>
            <w:hideMark/>
          </w:tcPr>
          <w:p w14:paraId="46CA8345"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Apoyo diagnostico</w:t>
            </w:r>
          </w:p>
        </w:tc>
        <w:tc>
          <w:tcPr>
            <w:tcW w:w="676" w:type="pct"/>
            <w:shd w:val="clear" w:color="auto" w:fill="auto"/>
            <w:vAlign w:val="center"/>
            <w:hideMark/>
          </w:tcPr>
          <w:p w14:paraId="621AD2C5"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3A14AE34"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466BC42D"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630" w:type="pct"/>
            <w:shd w:val="clear" w:color="auto" w:fill="auto"/>
            <w:vAlign w:val="center"/>
            <w:hideMark/>
          </w:tcPr>
          <w:p w14:paraId="2F51D089"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r>
      <w:tr w:rsidR="006E72EE" w:rsidRPr="00903A9F" w14:paraId="1C812A74" w14:textId="77777777" w:rsidTr="00000B78">
        <w:trPr>
          <w:trHeight w:val="409"/>
        </w:trPr>
        <w:tc>
          <w:tcPr>
            <w:tcW w:w="931" w:type="pct"/>
            <w:shd w:val="clear" w:color="000000" w:fill="DBDBDB"/>
            <w:vAlign w:val="center"/>
            <w:hideMark/>
          </w:tcPr>
          <w:p w14:paraId="24914C39"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Esterilización</w:t>
            </w:r>
          </w:p>
        </w:tc>
        <w:tc>
          <w:tcPr>
            <w:tcW w:w="301" w:type="pct"/>
            <w:shd w:val="clear" w:color="auto" w:fill="auto"/>
            <w:vAlign w:val="center"/>
            <w:hideMark/>
          </w:tcPr>
          <w:p w14:paraId="7525E45F"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S1</w:t>
            </w:r>
          </w:p>
        </w:tc>
        <w:tc>
          <w:tcPr>
            <w:tcW w:w="939" w:type="pct"/>
            <w:shd w:val="clear" w:color="auto" w:fill="auto"/>
            <w:vAlign w:val="center"/>
            <w:hideMark/>
          </w:tcPr>
          <w:p w14:paraId="49B6FD28"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 xml:space="preserve">Apoyo </w:t>
            </w:r>
            <w:r w:rsidR="006E72EE" w:rsidRPr="00903A9F">
              <w:rPr>
                <w:rFonts w:ascii="Arial Narrow" w:eastAsia="Times New Roman" w:hAnsi="Arial Narrow" w:cs="Times New Roman"/>
                <w:color w:val="000000"/>
                <w:sz w:val="20"/>
                <w:szCs w:val="20"/>
                <w:lang w:val="es-CL" w:eastAsia="es-CL"/>
              </w:rPr>
              <w:t>Logístico</w:t>
            </w:r>
          </w:p>
        </w:tc>
        <w:tc>
          <w:tcPr>
            <w:tcW w:w="676" w:type="pct"/>
            <w:shd w:val="clear" w:color="auto" w:fill="auto"/>
            <w:vAlign w:val="center"/>
            <w:hideMark/>
          </w:tcPr>
          <w:p w14:paraId="0C1AD00F"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7BAC91D5"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26639609"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630" w:type="pct"/>
            <w:shd w:val="clear" w:color="auto" w:fill="auto"/>
            <w:vAlign w:val="center"/>
            <w:hideMark/>
          </w:tcPr>
          <w:p w14:paraId="557FA246"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r>
      <w:tr w:rsidR="006E72EE" w:rsidRPr="00903A9F" w14:paraId="2BBC8872" w14:textId="77777777" w:rsidTr="00000B78">
        <w:trPr>
          <w:trHeight w:val="409"/>
        </w:trPr>
        <w:tc>
          <w:tcPr>
            <w:tcW w:w="931" w:type="pct"/>
            <w:shd w:val="clear" w:color="000000" w:fill="DBDBDB"/>
            <w:vAlign w:val="center"/>
            <w:hideMark/>
          </w:tcPr>
          <w:p w14:paraId="22466182"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Farmacia</w:t>
            </w:r>
          </w:p>
        </w:tc>
        <w:tc>
          <w:tcPr>
            <w:tcW w:w="301" w:type="pct"/>
            <w:shd w:val="clear" w:color="auto" w:fill="auto"/>
            <w:vAlign w:val="center"/>
            <w:hideMark/>
          </w:tcPr>
          <w:p w14:paraId="01178901"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S1</w:t>
            </w:r>
          </w:p>
        </w:tc>
        <w:tc>
          <w:tcPr>
            <w:tcW w:w="939" w:type="pct"/>
            <w:shd w:val="clear" w:color="auto" w:fill="auto"/>
            <w:vAlign w:val="center"/>
            <w:hideMark/>
          </w:tcPr>
          <w:p w14:paraId="7EEF977E"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 xml:space="preserve">Apoyo </w:t>
            </w:r>
            <w:r w:rsidR="006E72EE" w:rsidRPr="00903A9F">
              <w:rPr>
                <w:rFonts w:ascii="Arial Narrow" w:eastAsia="Times New Roman" w:hAnsi="Arial Narrow" w:cs="Times New Roman"/>
                <w:color w:val="000000"/>
                <w:sz w:val="20"/>
                <w:szCs w:val="20"/>
                <w:lang w:val="es-CL" w:eastAsia="es-CL"/>
              </w:rPr>
              <w:t>terapéutico</w:t>
            </w:r>
          </w:p>
        </w:tc>
        <w:tc>
          <w:tcPr>
            <w:tcW w:w="676" w:type="pct"/>
            <w:shd w:val="clear" w:color="auto" w:fill="auto"/>
            <w:vAlign w:val="center"/>
            <w:hideMark/>
          </w:tcPr>
          <w:p w14:paraId="4893BC74"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66B180EF"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42AC4603"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630" w:type="pct"/>
            <w:shd w:val="clear" w:color="auto" w:fill="auto"/>
            <w:vAlign w:val="center"/>
            <w:hideMark/>
          </w:tcPr>
          <w:p w14:paraId="6606BE39"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r>
      <w:tr w:rsidR="006E72EE" w:rsidRPr="00903A9F" w14:paraId="60E60FCE" w14:textId="77777777" w:rsidTr="00000B78">
        <w:trPr>
          <w:trHeight w:val="409"/>
        </w:trPr>
        <w:tc>
          <w:tcPr>
            <w:tcW w:w="931" w:type="pct"/>
            <w:shd w:val="clear" w:color="000000" w:fill="DBDBDB"/>
            <w:vAlign w:val="center"/>
            <w:hideMark/>
          </w:tcPr>
          <w:p w14:paraId="7ACB3AED"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lastRenderedPageBreak/>
              <w:t>UMT</w:t>
            </w:r>
          </w:p>
        </w:tc>
        <w:tc>
          <w:tcPr>
            <w:tcW w:w="301" w:type="pct"/>
            <w:shd w:val="clear" w:color="auto" w:fill="auto"/>
            <w:vAlign w:val="center"/>
            <w:hideMark/>
          </w:tcPr>
          <w:p w14:paraId="61A09B2B"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S1</w:t>
            </w:r>
          </w:p>
        </w:tc>
        <w:tc>
          <w:tcPr>
            <w:tcW w:w="939" w:type="pct"/>
            <w:shd w:val="clear" w:color="auto" w:fill="auto"/>
            <w:vAlign w:val="center"/>
            <w:hideMark/>
          </w:tcPr>
          <w:p w14:paraId="696DB13C"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 xml:space="preserve">Apoyo </w:t>
            </w:r>
            <w:r w:rsidR="006E72EE" w:rsidRPr="00903A9F">
              <w:rPr>
                <w:rFonts w:ascii="Arial Narrow" w:eastAsia="Times New Roman" w:hAnsi="Arial Narrow" w:cs="Times New Roman"/>
                <w:color w:val="000000"/>
                <w:sz w:val="20"/>
                <w:szCs w:val="20"/>
                <w:lang w:val="es-CL" w:eastAsia="es-CL"/>
              </w:rPr>
              <w:t>terapéutico</w:t>
            </w:r>
          </w:p>
        </w:tc>
        <w:tc>
          <w:tcPr>
            <w:tcW w:w="676" w:type="pct"/>
            <w:shd w:val="clear" w:color="auto" w:fill="auto"/>
            <w:vAlign w:val="center"/>
            <w:hideMark/>
          </w:tcPr>
          <w:p w14:paraId="30354B3A"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0793B04A"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47DEAD8C"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630" w:type="pct"/>
            <w:shd w:val="clear" w:color="auto" w:fill="auto"/>
            <w:vAlign w:val="center"/>
            <w:hideMark/>
          </w:tcPr>
          <w:p w14:paraId="44B4A335"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r>
      <w:tr w:rsidR="006E72EE" w:rsidRPr="00903A9F" w14:paraId="7D369A84" w14:textId="77777777" w:rsidTr="00000B78">
        <w:trPr>
          <w:trHeight w:val="409"/>
        </w:trPr>
        <w:tc>
          <w:tcPr>
            <w:tcW w:w="931" w:type="pct"/>
            <w:shd w:val="clear" w:color="000000" w:fill="DBDBDB"/>
            <w:vAlign w:val="center"/>
            <w:hideMark/>
          </w:tcPr>
          <w:p w14:paraId="74F92CB9"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Sedile</w:t>
            </w:r>
          </w:p>
        </w:tc>
        <w:tc>
          <w:tcPr>
            <w:tcW w:w="301" w:type="pct"/>
            <w:shd w:val="clear" w:color="auto" w:fill="auto"/>
            <w:vAlign w:val="center"/>
            <w:hideMark/>
          </w:tcPr>
          <w:p w14:paraId="16359BB6"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5</w:t>
            </w:r>
          </w:p>
        </w:tc>
        <w:tc>
          <w:tcPr>
            <w:tcW w:w="939" w:type="pct"/>
            <w:shd w:val="clear" w:color="auto" w:fill="auto"/>
            <w:vAlign w:val="center"/>
            <w:hideMark/>
          </w:tcPr>
          <w:p w14:paraId="21A35B2D"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 xml:space="preserve">Apoyo </w:t>
            </w:r>
            <w:r w:rsidR="006E72EE" w:rsidRPr="00903A9F">
              <w:rPr>
                <w:rFonts w:ascii="Arial Narrow" w:eastAsia="Times New Roman" w:hAnsi="Arial Narrow" w:cs="Times New Roman"/>
                <w:color w:val="000000"/>
                <w:sz w:val="20"/>
                <w:szCs w:val="20"/>
                <w:lang w:val="es-CL" w:eastAsia="es-CL"/>
              </w:rPr>
              <w:t>Logístico</w:t>
            </w:r>
          </w:p>
        </w:tc>
        <w:tc>
          <w:tcPr>
            <w:tcW w:w="676" w:type="pct"/>
            <w:shd w:val="clear" w:color="auto" w:fill="auto"/>
            <w:vAlign w:val="center"/>
            <w:hideMark/>
          </w:tcPr>
          <w:p w14:paraId="12EDA0D2"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413F591A"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364A18DB"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630" w:type="pct"/>
            <w:shd w:val="clear" w:color="auto" w:fill="auto"/>
            <w:vAlign w:val="center"/>
            <w:hideMark/>
          </w:tcPr>
          <w:p w14:paraId="53A85E4D"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r>
      <w:tr w:rsidR="006E72EE" w:rsidRPr="00903A9F" w14:paraId="7EEFDD4E" w14:textId="77777777" w:rsidTr="00000B78">
        <w:trPr>
          <w:trHeight w:val="409"/>
        </w:trPr>
        <w:tc>
          <w:tcPr>
            <w:tcW w:w="931" w:type="pct"/>
            <w:shd w:val="clear" w:color="000000" w:fill="DBDBDB"/>
            <w:vAlign w:val="center"/>
            <w:hideMark/>
          </w:tcPr>
          <w:p w14:paraId="32D2C565"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Dental</w:t>
            </w:r>
          </w:p>
        </w:tc>
        <w:tc>
          <w:tcPr>
            <w:tcW w:w="301" w:type="pct"/>
            <w:shd w:val="clear" w:color="auto" w:fill="auto"/>
            <w:vAlign w:val="center"/>
            <w:hideMark/>
          </w:tcPr>
          <w:p w14:paraId="5AEB8EE1"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1</w:t>
            </w:r>
          </w:p>
        </w:tc>
        <w:tc>
          <w:tcPr>
            <w:tcW w:w="939" w:type="pct"/>
            <w:shd w:val="clear" w:color="auto" w:fill="auto"/>
            <w:vAlign w:val="center"/>
            <w:hideMark/>
          </w:tcPr>
          <w:p w14:paraId="19D529C1"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 xml:space="preserve">Apoyo </w:t>
            </w:r>
            <w:r w:rsidR="006E72EE" w:rsidRPr="00903A9F">
              <w:rPr>
                <w:rFonts w:ascii="Arial Narrow" w:eastAsia="Times New Roman" w:hAnsi="Arial Narrow" w:cs="Times New Roman"/>
                <w:color w:val="000000"/>
                <w:sz w:val="20"/>
                <w:szCs w:val="20"/>
                <w:lang w:val="es-CL" w:eastAsia="es-CL"/>
              </w:rPr>
              <w:t>terapéutico</w:t>
            </w:r>
          </w:p>
        </w:tc>
        <w:tc>
          <w:tcPr>
            <w:tcW w:w="676" w:type="pct"/>
            <w:shd w:val="clear" w:color="auto" w:fill="auto"/>
            <w:vAlign w:val="center"/>
            <w:hideMark/>
          </w:tcPr>
          <w:p w14:paraId="21AF86B0"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65CEE2E7"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4CE3B75F"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630" w:type="pct"/>
            <w:shd w:val="clear" w:color="auto" w:fill="auto"/>
            <w:vAlign w:val="center"/>
            <w:hideMark/>
          </w:tcPr>
          <w:p w14:paraId="56FE903A"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r>
      <w:tr w:rsidR="006E72EE" w:rsidRPr="00903A9F" w14:paraId="7AAB9300" w14:textId="77777777" w:rsidTr="00000B78">
        <w:trPr>
          <w:trHeight w:val="409"/>
        </w:trPr>
        <w:tc>
          <w:tcPr>
            <w:tcW w:w="931" w:type="pct"/>
            <w:shd w:val="clear" w:color="000000" w:fill="DBDBDB"/>
            <w:vAlign w:val="center"/>
            <w:hideMark/>
          </w:tcPr>
          <w:p w14:paraId="5309EA2D"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Imagenología</w:t>
            </w:r>
          </w:p>
        </w:tc>
        <w:tc>
          <w:tcPr>
            <w:tcW w:w="301" w:type="pct"/>
            <w:shd w:val="clear" w:color="auto" w:fill="auto"/>
            <w:vAlign w:val="center"/>
            <w:hideMark/>
          </w:tcPr>
          <w:p w14:paraId="3E69AF77"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1</w:t>
            </w:r>
          </w:p>
        </w:tc>
        <w:tc>
          <w:tcPr>
            <w:tcW w:w="939" w:type="pct"/>
            <w:shd w:val="clear" w:color="auto" w:fill="auto"/>
            <w:vAlign w:val="center"/>
            <w:hideMark/>
          </w:tcPr>
          <w:p w14:paraId="777D5061"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Apoyo diagnostico</w:t>
            </w:r>
          </w:p>
        </w:tc>
        <w:tc>
          <w:tcPr>
            <w:tcW w:w="676" w:type="pct"/>
            <w:shd w:val="clear" w:color="auto" w:fill="auto"/>
            <w:vAlign w:val="center"/>
            <w:hideMark/>
          </w:tcPr>
          <w:p w14:paraId="1D818583"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c>
          <w:tcPr>
            <w:tcW w:w="761" w:type="pct"/>
            <w:shd w:val="clear" w:color="auto" w:fill="auto"/>
            <w:vAlign w:val="center"/>
            <w:hideMark/>
          </w:tcPr>
          <w:p w14:paraId="0CEBB834"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4A064C8D"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630" w:type="pct"/>
            <w:shd w:val="clear" w:color="auto" w:fill="auto"/>
            <w:vAlign w:val="center"/>
            <w:hideMark/>
          </w:tcPr>
          <w:p w14:paraId="6EB396C2"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r>
      <w:tr w:rsidR="006E72EE" w:rsidRPr="00903A9F" w14:paraId="2D79ADD7" w14:textId="77777777" w:rsidTr="00000B78">
        <w:trPr>
          <w:trHeight w:val="409"/>
        </w:trPr>
        <w:tc>
          <w:tcPr>
            <w:tcW w:w="931" w:type="pct"/>
            <w:shd w:val="clear" w:color="000000" w:fill="DBDBDB"/>
            <w:vAlign w:val="center"/>
            <w:hideMark/>
          </w:tcPr>
          <w:p w14:paraId="23335107"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Urgencia Adulto</w:t>
            </w:r>
          </w:p>
        </w:tc>
        <w:tc>
          <w:tcPr>
            <w:tcW w:w="301" w:type="pct"/>
            <w:shd w:val="clear" w:color="auto" w:fill="auto"/>
            <w:vAlign w:val="center"/>
            <w:hideMark/>
          </w:tcPr>
          <w:p w14:paraId="02B82DEC"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1</w:t>
            </w:r>
          </w:p>
        </w:tc>
        <w:tc>
          <w:tcPr>
            <w:tcW w:w="939" w:type="pct"/>
            <w:shd w:val="clear" w:color="auto" w:fill="auto"/>
            <w:vAlign w:val="center"/>
            <w:hideMark/>
          </w:tcPr>
          <w:p w14:paraId="6EC668EF" w14:textId="77777777" w:rsidR="00903A9F" w:rsidRPr="00903A9F" w:rsidRDefault="006E72EE"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Clínico</w:t>
            </w:r>
          </w:p>
        </w:tc>
        <w:tc>
          <w:tcPr>
            <w:tcW w:w="676" w:type="pct"/>
            <w:shd w:val="clear" w:color="auto" w:fill="auto"/>
            <w:vAlign w:val="center"/>
            <w:hideMark/>
          </w:tcPr>
          <w:p w14:paraId="4CB48D7D"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45A4DE22"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60EAA381"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c>
          <w:tcPr>
            <w:tcW w:w="630" w:type="pct"/>
            <w:shd w:val="clear" w:color="auto" w:fill="auto"/>
            <w:vAlign w:val="center"/>
            <w:hideMark/>
          </w:tcPr>
          <w:p w14:paraId="248F6DF2"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r>
      <w:tr w:rsidR="006E72EE" w:rsidRPr="00903A9F" w14:paraId="3CFA23C1" w14:textId="77777777" w:rsidTr="00000B78">
        <w:trPr>
          <w:trHeight w:val="409"/>
        </w:trPr>
        <w:tc>
          <w:tcPr>
            <w:tcW w:w="931" w:type="pct"/>
            <w:shd w:val="clear" w:color="000000" w:fill="DBDBDB"/>
            <w:vAlign w:val="center"/>
            <w:hideMark/>
          </w:tcPr>
          <w:p w14:paraId="300ECB2D"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Urgencia Pediátrico</w:t>
            </w:r>
          </w:p>
        </w:tc>
        <w:tc>
          <w:tcPr>
            <w:tcW w:w="301" w:type="pct"/>
            <w:shd w:val="clear" w:color="auto" w:fill="auto"/>
            <w:vAlign w:val="center"/>
            <w:hideMark/>
          </w:tcPr>
          <w:p w14:paraId="42954E6C"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1</w:t>
            </w:r>
          </w:p>
        </w:tc>
        <w:tc>
          <w:tcPr>
            <w:tcW w:w="939" w:type="pct"/>
            <w:shd w:val="clear" w:color="auto" w:fill="auto"/>
            <w:vAlign w:val="center"/>
            <w:hideMark/>
          </w:tcPr>
          <w:p w14:paraId="74EE4D3D" w14:textId="77777777" w:rsidR="00903A9F" w:rsidRPr="00903A9F" w:rsidRDefault="006E72EE"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Clínico</w:t>
            </w:r>
          </w:p>
        </w:tc>
        <w:tc>
          <w:tcPr>
            <w:tcW w:w="676" w:type="pct"/>
            <w:shd w:val="clear" w:color="auto" w:fill="auto"/>
            <w:vAlign w:val="center"/>
            <w:hideMark/>
          </w:tcPr>
          <w:p w14:paraId="75160C5A"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69E4C7D0"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08D25ECB"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c>
          <w:tcPr>
            <w:tcW w:w="630" w:type="pct"/>
            <w:shd w:val="clear" w:color="auto" w:fill="auto"/>
            <w:vAlign w:val="center"/>
            <w:hideMark/>
          </w:tcPr>
          <w:p w14:paraId="098B3843"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r>
      <w:tr w:rsidR="006E72EE" w:rsidRPr="00903A9F" w14:paraId="61E5AB21" w14:textId="77777777" w:rsidTr="00000B78">
        <w:trPr>
          <w:trHeight w:val="409"/>
        </w:trPr>
        <w:tc>
          <w:tcPr>
            <w:tcW w:w="931" w:type="pct"/>
            <w:shd w:val="clear" w:color="000000" w:fill="DBDBDB"/>
            <w:vAlign w:val="center"/>
            <w:hideMark/>
          </w:tcPr>
          <w:p w14:paraId="633A6C8B"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Urgencia Ginecologica</w:t>
            </w:r>
          </w:p>
        </w:tc>
        <w:tc>
          <w:tcPr>
            <w:tcW w:w="301" w:type="pct"/>
            <w:shd w:val="clear" w:color="auto" w:fill="auto"/>
            <w:vAlign w:val="center"/>
            <w:hideMark/>
          </w:tcPr>
          <w:p w14:paraId="5362EAA2"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1</w:t>
            </w:r>
          </w:p>
        </w:tc>
        <w:tc>
          <w:tcPr>
            <w:tcW w:w="939" w:type="pct"/>
            <w:shd w:val="clear" w:color="auto" w:fill="auto"/>
            <w:vAlign w:val="center"/>
            <w:hideMark/>
          </w:tcPr>
          <w:p w14:paraId="14D03666" w14:textId="77777777" w:rsidR="00903A9F" w:rsidRPr="00903A9F" w:rsidRDefault="006E72EE"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Clínico</w:t>
            </w:r>
          </w:p>
        </w:tc>
        <w:tc>
          <w:tcPr>
            <w:tcW w:w="676" w:type="pct"/>
            <w:shd w:val="clear" w:color="auto" w:fill="auto"/>
            <w:vAlign w:val="center"/>
            <w:hideMark/>
          </w:tcPr>
          <w:p w14:paraId="12C3AFF7"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78424016"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20A19663"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c>
          <w:tcPr>
            <w:tcW w:w="630" w:type="pct"/>
            <w:shd w:val="clear" w:color="auto" w:fill="auto"/>
            <w:vAlign w:val="center"/>
            <w:hideMark/>
          </w:tcPr>
          <w:p w14:paraId="72131A52"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r>
      <w:tr w:rsidR="006E72EE" w:rsidRPr="00903A9F" w14:paraId="0E321A65" w14:textId="77777777" w:rsidTr="00000B78">
        <w:trPr>
          <w:trHeight w:val="409"/>
        </w:trPr>
        <w:tc>
          <w:tcPr>
            <w:tcW w:w="931" w:type="pct"/>
            <w:shd w:val="clear" w:color="000000" w:fill="DBDBDB"/>
            <w:vAlign w:val="center"/>
            <w:hideMark/>
          </w:tcPr>
          <w:p w14:paraId="42E30E32"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CAE (Endoscopía)</w:t>
            </w:r>
          </w:p>
        </w:tc>
        <w:tc>
          <w:tcPr>
            <w:tcW w:w="301" w:type="pct"/>
            <w:shd w:val="clear" w:color="auto" w:fill="auto"/>
            <w:vAlign w:val="center"/>
            <w:hideMark/>
          </w:tcPr>
          <w:p w14:paraId="1BA45BA6"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1</w:t>
            </w:r>
          </w:p>
        </w:tc>
        <w:tc>
          <w:tcPr>
            <w:tcW w:w="939" w:type="pct"/>
            <w:shd w:val="clear" w:color="auto" w:fill="auto"/>
            <w:vAlign w:val="center"/>
            <w:hideMark/>
          </w:tcPr>
          <w:p w14:paraId="0B5CADB9" w14:textId="77777777" w:rsidR="00903A9F" w:rsidRPr="00903A9F" w:rsidRDefault="006E72EE"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Clínico</w:t>
            </w:r>
          </w:p>
        </w:tc>
        <w:tc>
          <w:tcPr>
            <w:tcW w:w="676" w:type="pct"/>
            <w:shd w:val="clear" w:color="auto" w:fill="auto"/>
            <w:vAlign w:val="center"/>
            <w:hideMark/>
          </w:tcPr>
          <w:p w14:paraId="7D815171"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651E67F1"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5A86672F"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630" w:type="pct"/>
            <w:shd w:val="clear" w:color="auto" w:fill="auto"/>
            <w:vAlign w:val="center"/>
            <w:hideMark/>
          </w:tcPr>
          <w:p w14:paraId="71315FB8"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r>
      <w:tr w:rsidR="006E72EE" w:rsidRPr="00903A9F" w14:paraId="0C6C7F3F" w14:textId="77777777" w:rsidTr="00000B78">
        <w:trPr>
          <w:trHeight w:val="409"/>
        </w:trPr>
        <w:tc>
          <w:tcPr>
            <w:tcW w:w="931" w:type="pct"/>
            <w:shd w:val="clear" w:color="000000" w:fill="DBDBDB"/>
            <w:vAlign w:val="center"/>
            <w:hideMark/>
          </w:tcPr>
          <w:p w14:paraId="332B549B"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CAE (Otorrino-Oftalmología)</w:t>
            </w:r>
          </w:p>
        </w:tc>
        <w:tc>
          <w:tcPr>
            <w:tcW w:w="301" w:type="pct"/>
            <w:shd w:val="clear" w:color="auto" w:fill="auto"/>
            <w:vAlign w:val="center"/>
            <w:hideMark/>
          </w:tcPr>
          <w:p w14:paraId="205995D4"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1</w:t>
            </w:r>
          </w:p>
        </w:tc>
        <w:tc>
          <w:tcPr>
            <w:tcW w:w="939" w:type="pct"/>
            <w:shd w:val="clear" w:color="auto" w:fill="auto"/>
            <w:vAlign w:val="center"/>
            <w:hideMark/>
          </w:tcPr>
          <w:p w14:paraId="27D59F7D" w14:textId="77777777" w:rsidR="00903A9F" w:rsidRPr="00903A9F" w:rsidRDefault="006E72EE"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Clínico</w:t>
            </w:r>
          </w:p>
        </w:tc>
        <w:tc>
          <w:tcPr>
            <w:tcW w:w="676" w:type="pct"/>
            <w:shd w:val="clear" w:color="auto" w:fill="auto"/>
            <w:vAlign w:val="center"/>
            <w:hideMark/>
          </w:tcPr>
          <w:p w14:paraId="49543E19"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c>
          <w:tcPr>
            <w:tcW w:w="761" w:type="pct"/>
            <w:shd w:val="clear" w:color="auto" w:fill="auto"/>
            <w:vAlign w:val="center"/>
            <w:hideMark/>
          </w:tcPr>
          <w:p w14:paraId="3FDF2E0F"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6FF6BB48"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630" w:type="pct"/>
            <w:shd w:val="clear" w:color="auto" w:fill="auto"/>
            <w:vAlign w:val="center"/>
            <w:hideMark/>
          </w:tcPr>
          <w:p w14:paraId="677B9E15"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r>
      <w:tr w:rsidR="006E72EE" w:rsidRPr="00903A9F" w14:paraId="30F35971" w14:textId="77777777" w:rsidTr="00000B78">
        <w:trPr>
          <w:trHeight w:val="409"/>
        </w:trPr>
        <w:tc>
          <w:tcPr>
            <w:tcW w:w="931" w:type="pct"/>
            <w:shd w:val="clear" w:color="000000" w:fill="DBDBDB"/>
            <w:vAlign w:val="center"/>
            <w:hideMark/>
          </w:tcPr>
          <w:p w14:paraId="395A51C7"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CAE (Cardiología- Neurología)</w:t>
            </w:r>
          </w:p>
        </w:tc>
        <w:tc>
          <w:tcPr>
            <w:tcW w:w="301" w:type="pct"/>
            <w:shd w:val="clear" w:color="auto" w:fill="auto"/>
            <w:vAlign w:val="center"/>
            <w:hideMark/>
          </w:tcPr>
          <w:p w14:paraId="59001A7B"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1</w:t>
            </w:r>
          </w:p>
        </w:tc>
        <w:tc>
          <w:tcPr>
            <w:tcW w:w="939" w:type="pct"/>
            <w:shd w:val="clear" w:color="auto" w:fill="auto"/>
            <w:vAlign w:val="center"/>
            <w:hideMark/>
          </w:tcPr>
          <w:p w14:paraId="7404BCB1" w14:textId="77777777" w:rsidR="00903A9F" w:rsidRPr="00903A9F" w:rsidRDefault="006E72EE"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Clínico</w:t>
            </w:r>
          </w:p>
        </w:tc>
        <w:tc>
          <w:tcPr>
            <w:tcW w:w="676" w:type="pct"/>
            <w:shd w:val="clear" w:color="auto" w:fill="auto"/>
            <w:vAlign w:val="center"/>
            <w:hideMark/>
          </w:tcPr>
          <w:p w14:paraId="74C7D499"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c>
          <w:tcPr>
            <w:tcW w:w="761" w:type="pct"/>
            <w:shd w:val="clear" w:color="auto" w:fill="auto"/>
            <w:vAlign w:val="center"/>
            <w:hideMark/>
          </w:tcPr>
          <w:p w14:paraId="3133ECFD"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3017860B"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630" w:type="pct"/>
            <w:shd w:val="clear" w:color="auto" w:fill="auto"/>
            <w:vAlign w:val="center"/>
            <w:hideMark/>
          </w:tcPr>
          <w:p w14:paraId="117E2F90"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r>
      <w:tr w:rsidR="006E72EE" w:rsidRPr="00903A9F" w14:paraId="4E456B62" w14:textId="77777777" w:rsidTr="00000B78">
        <w:trPr>
          <w:trHeight w:val="409"/>
        </w:trPr>
        <w:tc>
          <w:tcPr>
            <w:tcW w:w="931" w:type="pct"/>
            <w:shd w:val="clear" w:color="000000" w:fill="DBDBDB"/>
            <w:vAlign w:val="center"/>
            <w:hideMark/>
          </w:tcPr>
          <w:p w14:paraId="02BB0B63"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Medicina fisica</w:t>
            </w:r>
          </w:p>
        </w:tc>
        <w:tc>
          <w:tcPr>
            <w:tcW w:w="301" w:type="pct"/>
            <w:shd w:val="clear" w:color="auto" w:fill="auto"/>
            <w:vAlign w:val="center"/>
            <w:hideMark/>
          </w:tcPr>
          <w:p w14:paraId="5CB08571"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1</w:t>
            </w:r>
          </w:p>
        </w:tc>
        <w:tc>
          <w:tcPr>
            <w:tcW w:w="939" w:type="pct"/>
            <w:shd w:val="clear" w:color="auto" w:fill="auto"/>
            <w:vAlign w:val="center"/>
            <w:hideMark/>
          </w:tcPr>
          <w:p w14:paraId="7AFC2DE5"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 xml:space="preserve">Apoyo </w:t>
            </w:r>
            <w:r w:rsidR="006E72EE" w:rsidRPr="00903A9F">
              <w:rPr>
                <w:rFonts w:ascii="Arial Narrow" w:eastAsia="Times New Roman" w:hAnsi="Arial Narrow" w:cs="Times New Roman"/>
                <w:color w:val="000000"/>
                <w:sz w:val="20"/>
                <w:szCs w:val="20"/>
                <w:lang w:val="es-CL" w:eastAsia="es-CL"/>
              </w:rPr>
              <w:t>terapéutico</w:t>
            </w:r>
          </w:p>
        </w:tc>
        <w:tc>
          <w:tcPr>
            <w:tcW w:w="676" w:type="pct"/>
            <w:shd w:val="clear" w:color="auto" w:fill="auto"/>
            <w:vAlign w:val="center"/>
            <w:hideMark/>
          </w:tcPr>
          <w:p w14:paraId="3779A5F9"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50E11DFE"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67487FA0"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630" w:type="pct"/>
            <w:shd w:val="clear" w:color="auto" w:fill="auto"/>
            <w:vAlign w:val="center"/>
            <w:hideMark/>
          </w:tcPr>
          <w:p w14:paraId="6354FB9C"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r>
      <w:tr w:rsidR="006E72EE" w:rsidRPr="00903A9F" w14:paraId="255618D5" w14:textId="77777777" w:rsidTr="00000B78">
        <w:trPr>
          <w:trHeight w:val="409"/>
        </w:trPr>
        <w:tc>
          <w:tcPr>
            <w:tcW w:w="931" w:type="pct"/>
            <w:shd w:val="clear" w:color="000000" w:fill="DBDBDB"/>
            <w:vAlign w:val="center"/>
            <w:hideMark/>
          </w:tcPr>
          <w:p w14:paraId="58357507"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Pabellones</w:t>
            </w:r>
          </w:p>
        </w:tc>
        <w:tc>
          <w:tcPr>
            <w:tcW w:w="301" w:type="pct"/>
            <w:shd w:val="clear" w:color="auto" w:fill="auto"/>
            <w:vAlign w:val="center"/>
            <w:hideMark/>
          </w:tcPr>
          <w:p w14:paraId="15D77300"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2</w:t>
            </w:r>
          </w:p>
        </w:tc>
        <w:tc>
          <w:tcPr>
            <w:tcW w:w="939" w:type="pct"/>
            <w:shd w:val="clear" w:color="auto" w:fill="auto"/>
            <w:vAlign w:val="center"/>
            <w:hideMark/>
          </w:tcPr>
          <w:p w14:paraId="0563783B"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Apoyo terap</w:t>
            </w:r>
            <w:r w:rsidR="006E72EE">
              <w:rPr>
                <w:rFonts w:ascii="Arial Narrow" w:eastAsia="Times New Roman" w:hAnsi="Arial Narrow" w:cs="Times New Roman"/>
                <w:color w:val="000000"/>
                <w:sz w:val="20"/>
                <w:szCs w:val="20"/>
                <w:lang w:val="es-CL" w:eastAsia="es-CL"/>
              </w:rPr>
              <w:t>é</w:t>
            </w:r>
            <w:r w:rsidRPr="00903A9F">
              <w:rPr>
                <w:rFonts w:ascii="Arial Narrow" w:eastAsia="Times New Roman" w:hAnsi="Arial Narrow" w:cs="Times New Roman"/>
                <w:color w:val="000000"/>
                <w:sz w:val="20"/>
                <w:szCs w:val="20"/>
                <w:lang w:val="es-CL" w:eastAsia="es-CL"/>
              </w:rPr>
              <w:t>utico</w:t>
            </w:r>
          </w:p>
        </w:tc>
        <w:tc>
          <w:tcPr>
            <w:tcW w:w="676" w:type="pct"/>
            <w:shd w:val="clear" w:color="auto" w:fill="auto"/>
            <w:vAlign w:val="center"/>
            <w:hideMark/>
          </w:tcPr>
          <w:p w14:paraId="54082FDF"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c>
          <w:tcPr>
            <w:tcW w:w="761" w:type="pct"/>
            <w:shd w:val="clear" w:color="auto" w:fill="auto"/>
            <w:vAlign w:val="center"/>
            <w:hideMark/>
          </w:tcPr>
          <w:p w14:paraId="59215FF1"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 </w:t>
            </w:r>
          </w:p>
        </w:tc>
        <w:tc>
          <w:tcPr>
            <w:tcW w:w="761" w:type="pct"/>
            <w:shd w:val="clear" w:color="auto" w:fill="auto"/>
            <w:vAlign w:val="center"/>
            <w:hideMark/>
          </w:tcPr>
          <w:p w14:paraId="706A89E6"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 </w:t>
            </w:r>
          </w:p>
        </w:tc>
        <w:tc>
          <w:tcPr>
            <w:tcW w:w="630" w:type="pct"/>
            <w:shd w:val="clear" w:color="auto" w:fill="auto"/>
            <w:vAlign w:val="center"/>
            <w:hideMark/>
          </w:tcPr>
          <w:p w14:paraId="4239253B"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r>
      <w:tr w:rsidR="006E72EE" w:rsidRPr="00903A9F" w14:paraId="336AF4B8" w14:textId="77777777" w:rsidTr="00000B78">
        <w:trPr>
          <w:trHeight w:val="409"/>
        </w:trPr>
        <w:tc>
          <w:tcPr>
            <w:tcW w:w="931" w:type="pct"/>
            <w:shd w:val="clear" w:color="000000" w:fill="DBDBDB"/>
            <w:vAlign w:val="center"/>
            <w:hideMark/>
          </w:tcPr>
          <w:p w14:paraId="73037965"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CMA</w:t>
            </w:r>
          </w:p>
        </w:tc>
        <w:tc>
          <w:tcPr>
            <w:tcW w:w="301" w:type="pct"/>
            <w:shd w:val="clear" w:color="auto" w:fill="auto"/>
            <w:vAlign w:val="center"/>
            <w:hideMark/>
          </w:tcPr>
          <w:p w14:paraId="6755059C"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2</w:t>
            </w:r>
          </w:p>
        </w:tc>
        <w:tc>
          <w:tcPr>
            <w:tcW w:w="939" w:type="pct"/>
            <w:shd w:val="clear" w:color="auto" w:fill="auto"/>
            <w:vAlign w:val="center"/>
            <w:hideMark/>
          </w:tcPr>
          <w:p w14:paraId="43C51D7E"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 xml:space="preserve">Apoyo </w:t>
            </w:r>
            <w:r w:rsidR="006E72EE" w:rsidRPr="00903A9F">
              <w:rPr>
                <w:rFonts w:ascii="Arial Narrow" w:eastAsia="Times New Roman" w:hAnsi="Arial Narrow" w:cs="Times New Roman"/>
                <w:color w:val="000000"/>
                <w:sz w:val="20"/>
                <w:szCs w:val="20"/>
                <w:lang w:val="es-CL" w:eastAsia="es-CL"/>
              </w:rPr>
              <w:t>terapéutico</w:t>
            </w:r>
          </w:p>
        </w:tc>
        <w:tc>
          <w:tcPr>
            <w:tcW w:w="676" w:type="pct"/>
            <w:shd w:val="clear" w:color="auto" w:fill="auto"/>
            <w:vAlign w:val="center"/>
            <w:hideMark/>
          </w:tcPr>
          <w:p w14:paraId="7C095338"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c>
          <w:tcPr>
            <w:tcW w:w="761" w:type="pct"/>
            <w:shd w:val="clear" w:color="auto" w:fill="auto"/>
            <w:vAlign w:val="center"/>
            <w:hideMark/>
          </w:tcPr>
          <w:p w14:paraId="0CCA937E"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5288FDE6"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630" w:type="pct"/>
            <w:shd w:val="clear" w:color="auto" w:fill="auto"/>
            <w:vAlign w:val="center"/>
            <w:hideMark/>
          </w:tcPr>
          <w:p w14:paraId="6C813213"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r>
      <w:tr w:rsidR="006E72EE" w:rsidRPr="00903A9F" w14:paraId="6DBCD424" w14:textId="77777777" w:rsidTr="00000B78">
        <w:trPr>
          <w:trHeight w:val="409"/>
        </w:trPr>
        <w:tc>
          <w:tcPr>
            <w:tcW w:w="931" w:type="pct"/>
            <w:shd w:val="clear" w:color="000000" w:fill="DBDBDB"/>
            <w:vAlign w:val="center"/>
            <w:hideMark/>
          </w:tcPr>
          <w:p w14:paraId="293B0D63"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Hemodialisis</w:t>
            </w:r>
          </w:p>
        </w:tc>
        <w:tc>
          <w:tcPr>
            <w:tcW w:w="301" w:type="pct"/>
            <w:shd w:val="clear" w:color="auto" w:fill="auto"/>
            <w:vAlign w:val="center"/>
            <w:hideMark/>
          </w:tcPr>
          <w:p w14:paraId="597D60EF"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2</w:t>
            </w:r>
          </w:p>
        </w:tc>
        <w:tc>
          <w:tcPr>
            <w:tcW w:w="939" w:type="pct"/>
            <w:shd w:val="clear" w:color="auto" w:fill="auto"/>
            <w:vAlign w:val="center"/>
            <w:hideMark/>
          </w:tcPr>
          <w:p w14:paraId="39FCA616"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Apoyo terap</w:t>
            </w:r>
            <w:r w:rsidR="006E72EE">
              <w:rPr>
                <w:rFonts w:ascii="Arial Narrow" w:eastAsia="Times New Roman" w:hAnsi="Arial Narrow" w:cs="Times New Roman"/>
                <w:color w:val="000000"/>
                <w:sz w:val="20"/>
                <w:szCs w:val="20"/>
                <w:lang w:val="es-CL" w:eastAsia="es-CL"/>
              </w:rPr>
              <w:t>é</w:t>
            </w:r>
            <w:r w:rsidRPr="00903A9F">
              <w:rPr>
                <w:rFonts w:ascii="Arial Narrow" w:eastAsia="Times New Roman" w:hAnsi="Arial Narrow" w:cs="Times New Roman"/>
                <w:color w:val="000000"/>
                <w:sz w:val="20"/>
                <w:szCs w:val="20"/>
                <w:lang w:val="es-CL" w:eastAsia="es-CL"/>
              </w:rPr>
              <w:t>utico</w:t>
            </w:r>
          </w:p>
        </w:tc>
        <w:tc>
          <w:tcPr>
            <w:tcW w:w="676" w:type="pct"/>
            <w:shd w:val="clear" w:color="auto" w:fill="auto"/>
            <w:vAlign w:val="center"/>
            <w:hideMark/>
          </w:tcPr>
          <w:p w14:paraId="2C7C7E19"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3EFE5255"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c>
          <w:tcPr>
            <w:tcW w:w="761" w:type="pct"/>
            <w:shd w:val="clear" w:color="auto" w:fill="auto"/>
            <w:vAlign w:val="center"/>
            <w:hideMark/>
          </w:tcPr>
          <w:p w14:paraId="3DA96B22"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630" w:type="pct"/>
            <w:shd w:val="clear" w:color="auto" w:fill="auto"/>
            <w:vAlign w:val="center"/>
            <w:hideMark/>
          </w:tcPr>
          <w:p w14:paraId="277FD28B"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r>
      <w:tr w:rsidR="006E72EE" w:rsidRPr="00903A9F" w14:paraId="1FC23950" w14:textId="77777777" w:rsidTr="00000B78">
        <w:trPr>
          <w:trHeight w:val="409"/>
        </w:trPr>
        <w:tc>
          <w:tcPr>
            <w:tcW w:w="931" w:type="pct"/>
            <w:shd w:val="clear" w:color="000000" w:fill="DBDBDB"/>
            <w:vAlign w:val="center"/>
            <w:hideMark/>
          </w:tcPr>
          <w:p w14:paraId="00236B62"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UPC Adulto</w:t>
            </w:r>
          </w:p>
        </w:tc>
        <w:tc>
          <w:tcPr>
            <w:tcW w:w="301" w:type="pct"/>
            <w:shd w:val="clear" w:color="auto" w:fill="auto"/>
            <w:vAlign w:val="center"/>
            <w:hideMark/>
          </w:tcPr>
          <w:p w14:paraId="69DB3D48"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2</w:t>
            </w:r>
          </w:p>
        </w:tc>
        <w:tc>
          <w:tcPr>
            <w:tcW w:w="939" w:type="pct"/>
            <w:shd w:val="clear" w:color="auto" w:fill="auto"/>
            <w:vAlign w:val="center"/>
            <w:hideMark/>
          </w:tcPr>
          <w:p w14:paraId="1ACAD338" w14:textId="77777777" w:rsidR="00903A9F" w:rsidRPr="00903A9F" w:rsidRDefault="006E72EE"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Clínico</w:t>
            </w:r>
          </w:p>
        </w:tc>
        <w:tc>
          <w:tcPr>
            <w:tcW w:w="676" w:type="pct"/>
            <w:shd w:val="clear" w:color="auto" w:fill="auto"/>
            <w:vAlign w:val="center"/>
            <w:hideMark/>
          </w:tcPr>
          <w:p w14:paraId="7215C7F5"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48A5002F"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c>
          <w:tcPr>
            <w:tcW w:w="761" w:type="pct"/>
            <w:shd w:val="clear" w:color="auto" w:fill="auto"/>
            <w:vAlign w:val="center"/>
            <w:hideMark/>
          </w:tcPr>
          <w:p w14:paraId="7D04E06A"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630" w:type="pct"/>
            <w:shd w:val="clear" w:color="auto" w:fill="auto"/>
            <w:vAlign w:val="center"/>
            <w:hideMark/>
          </w:tcPr>
          <w:p w14:paraId="3F223E71"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r>
      <w:tr w:rsidR="006E72EE" w:rsidRPr="00903A9F" w14:paraId="499A3630" w14:textId="77777777" w:rsidTr="00000B78">
        <w:trPr>
          <w:trHeight w:val="409"/>
        </w:trPr>
        <w:tc>
          <w:tcPr>
            <w:tcW w:w="931" w:type="pct"/>
            <w:shd w:val="clear" w:color="000000" w:fill="DBDBDB"/>
            <w:vAlign w:val="center"/>
            <w:hideMark/>
          </w:tcPr>
          <w:p w14:paraId="791D77BE"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UPC Pediatrica</w:t>
            </w:r>
          </w:p>
        </w:tc>
        <w:tc>
          <w:tcPr>
            <w:tcW w:w="301" w:type="pct"/>
            <w:shd w:val="clear" w:color="auto" w:fill="auto"/>
            <w:vAlign w:val="center"/>
            <w:hideMark/>
          </w:tcPr>
          <w:p w14:paraId="7A87B160"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2</w:t>
            </w:r>
          </w:p>
        </w:tc>
        <w:tc>
          <w:tcPr>
            <w:tcW w:w="939" w:type="pct"/>
            <w:shd w:val="clear" w:color="auto" w:fill="auto"/>
            <w:vAlign w:val="center"/>
            <w:hideMark/>
          </w:tcPr>
          <w:p w14:paraId="42ACABBB" w14:textId="77777777" w:rsidR="00903A9F" w:rsidRPr="00903A9F" w:rsidRDefault="006E72EE"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Clínico</w:t>
            </w:r>
          </w:p>
        </w:tc>
        <w:tc>
          <w:tcPr>
            <w:tcW w:w="676" w:type="pct"/>
            <w:shd w:val="clear" w:color="auto" w:fill="auto"/>
            <w:vAlign w:val="center"/>
            <w:hideMark/>
          </w:tcPr>
          <w:p w14:paraId="75450883"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746472C9"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c>
          <w:tcPr>
            <w:tcW w:w="761" w:type="pct"/>
            <w:shd w:val="clear" w:color="auto" w:fill="auto"/>
            <w:vAlign w:val="center"/>
            <w:hideMark/>
          </w:tcPr>
          <w:p w14:paraId="4C948A1F"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630" w:type="pct"/>
            <w:shd w:val="clear" w:color="auto" w:fill="auto"/>
            <w:vAlign w:val="center"/>
            <w:hideMark/>
          </w:tcPr>
          <w:p w14:paraId="79839FE6"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r>
      <w:tr w:rsidR="006E72EE" w:rsidRPr="00903A9F" w14:paraId="0D0C009D" w14:textId="77777777" w:rsidTr="00000B78">
        <w:trPr>
          <w:trHeight w:val="409"/>
        </w:trPr>
        <w:tc>
          <w:tcPr>
            <w:tcW w:w="931" w:type="pct"/>
            <w:shd w:val="clear" w:color="000000" w:fill="DBDBDB"/>
            <w:vAlign w:val="center"/>
            <w:hideMark/>
          </w:tcPr>
          <w:p w14:paraId="3C1D9E30"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Neonatología</w:t>
            </w:r>
          </w:p>
        </w:tc>
        <w:tc>
          <w:tcPr>
            <w:tcW w:w="301" w:type="pct"/>
            <w:shd w:val="clear" w:color="auto" w:fill="auto"/>
            <w:vAlign w:val="center"/>
            <w:hideMark/>
          </w:tcPr>
          <w:p w14:paraId="574A6D9B"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2</w:t>
            </w:r>
          </w:p>
        </w:tc>
        <w:tc>
          <w:tcPr>
            <w:tcW w:w="939" w:type="pct"/>
            <w:shd w:val="clear" w:color="auto" w:fill="auto"/>
            <w:vAlign w:val="center"/>
            <w:hideMark/>
          </w:tcPr>
          <w:p w14:paraId="5D5BA8CD" w14:textId="77777777" w:rsidR="00903A9F" w:rsidRPr="00903A9F" w:rsidRDefault="006E72EE"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Clínico</w:t>
            </w:r>
          </w:p>
        </w:tc>
        <w:tc>
          <w:tcPr>
            <w:tcW w:w="676" w:type="pct"/>
            <w:shd w:val="clear" w:color="auto" w:fill="auto"/>
            <w:vAlign w:val="center"/>
            <w:hideMark/>
          </w:tcPr>
          <w:p w14:paraId="2067A3FB"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430A900D"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c>
          <w:tcPr>
            <w:tcW w:w="761" w:type="pct"/>
            <w:shd w:val="clear" w:color="auto" w:fill="auto"/>
            <w:vAlign w:val="center"/>
            <w:hideMark/>
          </w:tcPr>
          <w:p w14:paraId="07452196"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630" w:type="pct"/>
            <w:shd w:val="clear" w:color="auto" w:fill="auto"/>
            <w:vAlign w:val="center"/>
            <w:hideMark/>
          </w:tcPr>
          <w:p w14:paraId="02262953"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r>
      <w:tr w:rsidR="006E72EE" w:rsidRPr="00903A9F" w14:paraId="1789C000" w14:textId="77777777" w:rsidTr="00000B78">
        <w:trPr>
          <w:trHeight w:val="409"/>
        </w:trPr>
        <w:tc>
          <w:tcPr>
            <w:tcW w:w="931" w:type="pct"/>
            <w:shd w:val="clear" w:color="000000" w:fill="DBDBDB"/>
            <w:vAlign w:val="center"/>
            <w:hideMark/>
          </w:tcPr>
          <w:p w14:paraId="20804801"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CAE Ginecologia</w:t>
            </w:r>
          </w:p>
        </w:tc>
        <w:tc>
          <w:tcPr>
            <w:tcW w:w="301" w:type="pct"/>
            <w:shd w:val="clear" w:color="auto" w:fill="auto"/>
            <w:vAlign w:val="center"/>
            <w:hideMark/>
          </w:tcPr>
          <w:p w14:paraId="745704F9"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2</w:t>
            </w:r>
          </w:p>
        </w:tc>
        <w:tc>
          <w:tcPr>
            <w:tcW w:w="939" w:type="pct"/>
            <w:shd w:val="clear" w:color="auto" w:fill="auto"/>
            <w:vAlign w:val="center"/>
            <w:hideMark/>
          </w:tcPr>
          <w:p w14:paraId="4966C55F" w14:textId="77777777" w:rsidR="00903A9F" w:rsidRPr="00903A9F" w:rsidRDefault="006E72EE"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Clínico</w:t>
            </w:r>
          </w:p>
        </w:tc>
        <w:tc>
          <w:tcPr>
            <w:tcW w:w="676" w:type="pct"/>
            <w:shd w:val="clear" w:color="auto" w:fill="auto"/>
            <w:vAlign w:val="center"/>
            <w:hideMark/>
          </w:tcPr>
          <w:p w14:paraId="06AEA7F4"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756DF854"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16DCB3AB"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c>
          <w:tcPr>
            <w:tcW w:w="630" w:type="pct"/>
            <w:shd w:val="clear" w:color="auto" w:fill="auto"/>
            <w:vAlign w:val="center"/>
            <w:hideMark/>
          </w:tcPr>
          <w:p w14:paraId="2BE5520E"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r>
      <w:tr w:rsidR="006E72EE" w:rsidRPr="00903A9F" w14:paraId="3B5E1AEE" w14:textId="77777777" w:rsidTr="00000B78">
        <w:trPr>
          <w:trHeight w:val="409"/>
        </w:trPr>
        <w:tc>
          <w:tcPr>
            <w:tcW w:w="931" w:type="pct"/>
            <w:shd w:val="clear" w:color="000000" w:fill="DBDBDB"/>
            <w:vAlign w:val="center"/>
            <w:hideMark/>
          </w:tcPr>
          <w:p w14:paraId="1A977C78"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CAE Neurología</w:t>
            </w:r>
          </w:p>
        </w:tc>
        <w:tc>
          <w:tcPr>
            <w:tcW w:w="301" w:type="pct"/>
            <w:shd w:val="clear" w:color="auto" w:fill="auto"/>
            <w:vAlign w:val="center"/>
            <w:hideMark/>
          </w:tcPr>
          <w:p w14:paraId="408ED179"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2</w:t>
            </w:r>
          </w:p>
        </w:tc>
        <w:tc>
          <w:tcPr>
            <w:tcW w:w="939" w:type="pct"/>
            <w:shd w:val="clear" w:color="auto" w:fill="auto"/>
            <w:vAlign w:val="center"/>
            <w:hideMark/>
          </w:tcPr>
          <w:p w14:paraId="4206EC8B" w14:textId="77777777" w:rsidR="00903A9F" w:rsidRPr="00903A9F" w:rsidRDefault="006E72EE"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Clínico</w:t>
            </w:r>
          </w:p>
        </w:tc>
        <w:tc>
          <w:tcPr>
            <w:tcW w:w="676" w:type="pct"/>
            <w:shd w:val="clear" w:color="auto" w:fill="auto"/>
            <w:vAlign w:val="center"/>
            <w:hideMark/>
          </w:tcPr>
          <w:p w14:paraId="1EAD6551"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c>
          <w:tcPr>
            <w:tcW w:w="761" w:type="pct"/>
            <w:shd w:val="clear" w:color="auto" w:fill="auto"/>
            <w:vAlign w:val="center"/>
            <w:hideMark/>
          </w:tcPr>
          <w:p w14:paraId="7D149F93" w14:textId="77777777" w:rsidR="00903A9F" w:rsidRPr="00903A9F" w:rsidRDefault="00903A9F" w:rsidP="00903A9F">
            <w:pPr>
              <w:spacing w:after="0" w:line="240" w:lineRule="auto"/>
              <w:jc w:val="center"/>
              <w:rPr>
                <w:rFonts w:ascii="Arial Narrow" w:eastAsia="Times New Roman" w:hAnsi="Arial Narrow" w:cs="Times New Roman"/>
                <w:b/>
                <w:bCs/>
                <w:color w:val="FF2C21"/>
                <w:sz w:val="20"/>
                <w:szCs w:val="20"/>
                <w:lang w:val="es-CL" w:eastAsia="es-CL"/>
              </w:rPr>
            </w:pPr>
            <w:r w:rsidRPr="00903A9F">
              <w:rPr>
                <w:rFonts w:ascii="Arial Narrow" w:eastAsia="Times New Roman" w:hAnsi="Arial Narrow" w:cs="Times New Roman"/>
                <w:b/>
                <w:bCs/>
                <w:color w:val="FF2C21"/>
                <w:sz w:val="20"/>
                <w:szCs w:val="20"/>
                <w:lang w:val="es-CL" w:eastAsia="es-CL"/>
              </w:rPr>
              <w:t> </w:t>
            </w:r>
          </w:p>
        </w:tc>
        <w:tc>
          <w:tcPr>
            <w:tcW w:w="761" w:type="pct"/>
            <w:shd w:val="clear" w:color="auto" w:fill="auto"/>
            <w:vAlign w:val="center"/>
            <w:hideMark/>
          </w:tcPr>
          <w:p w14:paraId="1B3AD1BA" w14:textId="77777777" w:rsidR="00903A9F" w:rsidRPr="00903A9F" w:rsidRDefault="00903A9F" w:rsidP="00903A9F">
            <w:pPr>
              <w:spacing w:after="0" w:line="240" w:lineRule="auto"/>
              <w:jc w:val="center"/>
              <w:rPr>
                <w:rFonts w:ascii="Arial Narrow" w:eastAsia="Times New Roman" w:hAnsi="Arial Narrow" w:cs="Times New Roman"/>
                <w:b/>
                <w:bCs/>
                <w:color w:val="FF2C21"/>
                <w:sz w:val="20"/>
                <w:szCs w:val="20"/>
                <w:lang w:val="es-CL" w:eastAsia="es-CL"/>
              </w:rPr>
            </w:pPr>
            <w:r w:rsidRPr="00903A9F">
              <w:rPr>
                <w:rFonts w:ascii="Arial Narrow" w:eastAsia="Times New Roman" w:hAnsi="Arial Narrow" w:cs="Times New Roman"/>
                <w:b/>
                <w:bCs/>
                <w:color w:val="FF2C21"/>
                <w:sz w:val="20"/>
                <w:szCs w:val="20"/>
                <w:lang w:val="es-CL" w:eastAsia="es-CL"/>
              </w:rPr>
              <w:t> </w:t>
            </w:r>
          </w:p>
        </w:tc>
        <w:tc>
          <w:tcPr>
            <w:tcW w:w="630" w:type="pct"/>
            <w:shd w:val="clear" w:color="auto" w:fill="auto"/>
            <w:vAlign w:val="center"/>
            <w:hideMark/>
          </w:tcPr>
          <w:p w14:paraId="3A8C81D8"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r>
      <w:tr w:rsidR="006E72EE" w:rsidRPr="00903A9F" w14:paraId="42DF2605" w14:textId="77777777" w:rsidTr="00000B78">
        <w:trPr>
          <w:trHeight w:val="409"/>
        </w:trPr>
        <w:tc>
          <w:tcPr>
            <w:tcW w:w="931" w:type="pct"/>
            <w:shd w:val="clear" w:color="000000" w:fill="DBDBDB"/>
            <w:vAlign w:val="center"/>
            <w:hideMark/>
          </w:tcPr>
          <w:p w14:paraId="243BDFAC"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Sala De Parto Integral (SAIP)</w:t>
            </w:r>
          </w:p>
        </w:tc>
        <w:tc>
          <w:tcPr>
            <w:tcW w:w="301" w:type="pct"/>
            <w:shd w:val="clear" w:color="auto" w:fill="auto"/>
            <w:vAlign w:val="center"/>
            <w:hideMark/>
          </w:tcPr>
          <w:p w14:paraId="2800A0B4"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2</w:t>
            </w:r>
          </w:p>
        </w:tc>
        <w:tc>
          <w:tcPr>
            <w:tcW w:w="939" w:type="pct"/>
            <w:shd w:val="clear" w:color="auto" w:fill="auto"/>
            <w:vAlign w:val="center"/>
            <w:hideMark/>
          </w:tcPr>
          <w:p w14:paraId="3B21DD5A" w14:textId="77777777" w:rsidR="00903A9F" w:rsidRPr="00903A9F" w:rsidRDefault="006E72EE"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Clínico</w:t>
            </w:r>
          </w:p>
        </w:tc>
        <w:tc>
          <w:tcPr>
            <w:tcW w:w="676" w:type="pct"/>
            <w:shd w:val="clear" w:color="auto" w:fill="auto"/>
            <w:vAlign w:val="center"/>
            <w:hideMark/>
          </w:tcPr>
          <w:p w14:paraId="1D3595DF"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2BC34D20" w14:textId="77777777" w:rsidR="00903A9F" w:rsidRPr="00903A9F" w:rsidRDefault="00903A9F" w:rsidP="00903A9F">
            <w:pPr>
              <w:spacing w:after="0" w:line="240" w:lineRule="auto"/>
              <w:jc w:val="center"/>
              <w:rPr>
                <w:rFonts w:ascii="Arial Narrow" w:eastAsia="Times New Roman" w:hAnsi="Arial Narrow" w:cs="Times New Roman"/>
                <w:b/>
                <w:bCs/>
                <w:color w:val="FF2C21"/>
                <w:sz w:val="20"/>
                <w:szCs w:val="20"/>
                <w:lang w:val="es-CL" w:eastAsia="es-CL"/>
              </w:rPr>
            </w:pPr>
            <w:r w:rsidRPr="00903A9F">
              <w:rPr>
                <w:rFonts w:ascii="Arial Narrow" w:eastAsia="Times New Roman" w:hAnsi="Arial Narrow" w:cs="Times New Roman"/>
                <w:b/>
                <w:bCs/>
                <w:color w:val="FF2C21"/>
                <w:sz w:val="20"/>
                <w:szCs w:val="20"/>
                <w:lang w:val="es-CL" w:eastAsia="es-CL"/>
              </w:rPr>
              <w:t> </w:t>
            </w:r>
          </w:p>
        </w:tc>
        <w:tc>
          <w:tcPr>
            <w:tcW w:w="761" w:type="pct"/>
            <w:shd w:val="clear" w:color="auto" w:fill="auto"/>
            <w:vAlign w:val="center"/>
            <w:hideMark/>
          </w:tcPr>
          <w:p w14:paraId="7E72988B"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c>
          <w:tcPr>
            <w:tcW w:w="630" w:type="pct"/>
            <w:shd w:val="clear" w:color="auto" w:fill="auto"/>
            <w:vAlign w:val="center"/>
            <w:hideMark/>
          </w:tcPr>
          <w:p w14:paraId="0D52F71F"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r>
      <w:tr w:rsidR="006E72EE" w:rsidRPr="00903A9F" w14:paraId="2D3DB876" w14:textId="77777777" w:rsidTr="00000B78">
        <w:trPr>
          <w:trHeight w:val="649"/>
        </w:trPr>
        <w:tc>
          <w:tcPr>
            <w:tcW w:w="931" w:type="pct"/>
            <w:shd w:val="clear" w:color="000000" w:fill="DBDBDB"/>
            <w:vAlign w:val="center"/>
            <w:hideMark/>
          </w:tcPr>
          <w:p w14:paraId="05C26BC8"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Salud Mental (Hospital Día-Hospitalización corta estadía)</w:t>
            </w:r>
          </w:p>
        </w:tc>
        <w:tc>
          <w:tcPr>
            <w:tcW w:w="301" w:type="pct"/>
            <w:shd w:val="clear" w:color="auto" w:fill="auto"/>
            <w:vAlign w:val="center"/>
            <w:hideMark/>
          </w:tcPr>
          <w:p w14:paraId="0EAD8298"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3</w:t>
            </w:r>
          </w:p>
        </w:tc>
        <w:tc>
          <w:tcPr>
            <w:tcW w:w="939" w:type="pct"/>
            <w:shd w:val="clear" w:color="auto" w:fill="auto"/>
            <w:vAlign w:val="center"/>
            <w:hideMark/>
          </w:tcPr>
          <w:p w14:paraId="3177B7C5" w14:textId="77777777" w:rsidR="00903A9F" w:rsidRPr="00903A9F" w:rsidRDefault="006E72EE"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Clínico</w:t>
            </w:r>
          </w:p>
        </w:tc>
        <w:tc>
          <w:tcPr>
            <w:tcW w:w="676" w:type="pct"/>
            <w:shd w:val="clear" w:color="auto" w:fill="auto"/>
            <w:vAlign w:val="center"/>
            <w:hideMark/>
          </w:tcPr>
          <w:p w14:paraId="58D1BD08"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014DCC27"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c>
          <w:tcPr>
            <w:tcW w:w="761" w:type="pct"/>
            <w:shd w:val="clear" w:color="auto" w:fill="auto"/>
            <w:vAlign w:val="center"/>
            <w:hideMark/>
          </w:tcPr>
          <w:p w14:paraId="209DAB64"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630" w:type="pct"/>
            <w:shd w:val="clear" w:color="auto" w:fill="auto"/>
            <w:vAlign w:val="center"/>
            <w:hideMark/>
          </w:tcPr>
          <w:p w14:paraId="5BC4F026"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r>
      <w:tr w:rsidR="006E72EE" w:rsidRPr="00903A9F" w14:paraId="09A9C654" w14:textId="77777777" w:rsidTr="00000B78">
        <w:trPr>
          <w:trHeight w:val="409"/>
        </w:trPr>
        <w:tc>
          <w:tcPr>
            <w:tcW w:w="931" w:type="pct"/>
            <w:shd w:val="clear" w:color="000000" w:fill="DBDBDB"/>
            <w:vAlign w:val="center"/>
            <w:hideMark/>
          </w:tcPr>
          <w:p w14:paraId="33DA5026"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Medicina</w:t>
            </w:r>
          </w:p>
        </w:tc>
        <w:tc>
          <w:tcPr>
            <w:tcW w:w="301" w:type="pct"/>
            <w:shd w:val="clear" w:color="auto" w:fill="auto"/>
            <w:vAlign w:val="center"/>
            <w:hideMark/>
          </w:tcPr>
          <w:p w14:paraId="59418E01"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4</w:t>
            </w:r>
          </w:p>
        </w:tc>
        <w:tc>
          <w:tcPr>
            <w:tcW w:w="939" w:type="pct"/>
            <w:shd w:val="clear" w:color="auto" w:fill="auto"/>
            <w:vAlign w:val="center"/>
            <w:hideMark/>
          </w:tcPr>
          <w:p w14:paraId="42F1B227" w14:textId="77777777" w:rsidR="00903A9F" w:rsidRPr="00903A9F" w:rsidRDefault="006E72EE"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Clínico</w:t>
            </w:r>
          </w:p>
        </w:tc>
        <w:tc>
          <w:tcPr>
            <w:tcW w:w="676" w:type="pct"/>
            <w:shd w:val="clear" w:color="auto" w:fill="auto"/>
            <w:vAlign w:val="center"/>
            <w:hideMark/>
          </w:tcPr>
          <w:p w14:paraId="4D4C4A53"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02CC28EC"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6D4AA63F"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c>
          <w:tcPr>
            <w:tcW w:w="630" w:type="pct"/>
            <w:shd w:val="clear" w:color="auto" w:fill="auto"/>
            <w:vAlign w:val="center"/>
            <w:hideMark/>
          </w:tcPr>
          <w:p w14:paraId="63D8A7C9"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r>
      <w:tr w:rsidR="006E72EE" w:rsidRPr="00903A9F" w14:paraId="06655CCA" w14:textId="77777777" w:rsidTr="00000B78">
        <w:trPr>
          <w:trHeight w:val="409"/>
        </w:trPr>
        <w:tc>
          <w:tcPr>
            <w:tcW w:w="931" w:type="pct"/>
            <w:shd w:val="clear" w:color="000000" w:fill="DBDBDB"/>
            <w:vAlign w:val="center"/>
            <w:hideMark/>
          </w:tcPr>
          <w:p w14:paraId="512A451A"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Puerperio</w:t>
            </w:r>
          </w:p>
        </w:tc>
        <w:tc>
          <w:tcPr>
            <w:tcW w:w="301" w:type="pct"/>
            <w:shd w:val="clear" w:color="auto" w:fill="auto"/>
            <w:vAlign w:val="center"/>
            <w:hideMark/>
          </w:tcPr>
          <w:p w14:paraId="5DA9E650"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4</w:t>
            </w:r>
          </w:p>
        </w:tc>
        <w:tc>
          <w:tcPr>
            <w:tcW w:w="939" w:type="pct"/>
            <w:shd w:val="clear" w:color="auto" w:fill="auto"/>
            <w:vAlign w:val="center"/>
            <w:hideMark/>
          </w:tcPr>
          <w:p w14:paraId="59F56C2B" w14:textId="77777777" w:rsidR="00903A9F" w:rsidRPr="00903A9F" w:rsidRDefault="006E72EE"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Clínico</w:t>
            </w:r>
          </w:p>
        </w:tc>
        <w:tc>
          <w:tcPr>
            <w:tcW w:w="676" w:type="pct"/>
            <w:shd w:val="clear" w:color="auto" w:fill="auto"/>
            <w:vAlign w:val="center"/>
            <w:hideMark/>
          </w:tcPr>
          <w:p w14:paraId="3743970C"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370670A4"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0D1C0FC9"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c>
          <w:tcPr>
            <w:tcW w:w="630" w:type="pct"/>
            <w:shd w:val="clear" w:color="auto" w:fill="auto"/>
            <w:vAlign w:val="center"/>
            <w:hideMark/>
          </w:tcPr>
          <w:p w14:paraId="08963B15"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r>
      <w:tr w:rsidR="006E72EE" w:rsidRPr="00903A9F" w14:paraId="4B84E883" w14:textId="77777777" w:rsidTr="00000B78">
        <w:trPr>
          <w:trHeight w:val="409"/>
        </w:trPr>
        <w:tc>
          <w:tcPr>
            <w:tcW w:w="931" w:type="pct"/>
            <w:shd w:val="clear" w:color="000000" w:fill="DBDBDB"/>
            <w:vAlign w:val="center"/>
            <w:hideMark/>
          </w:tcPr>
          <w:p w14:paraId="79A561C9"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Ginecología alto riesgo</w:t>
            </w:r>
          </w:p>
        </w:tc>
        <w:tc>
          <w:tcPr>
            <w:tcW w:w="301" w:type="pct"/>
            <w:shd w:val="clear" w:color="auto" w:fill="auto"/>
            <w:vAlign w:val="center"/>
            <w:hideMark/>
          </w:tcPr>
          <w:p w14:paraId="58A542E5"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4</w:t>
            </w:r>
          </w:p>
        </w:tc>
        <w:tc>
          <w:tcPr>
            <w:tcW w:w="939" w:type="pct"/>
            <w:shd w:val="clear" w:color="auto" w:fill="auto"/>
            <w:vAlign w:val="center"/>
            <w:hideMark/>
          </w:tcPr>
          <w:p w14:paraId="5704342A" w14:textId="77777777" w:rsidR="00903A9F" w:rsidRPr="00903A9F" w:rsidRDefault="006E72EE"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Clínico</w:t>
            </w:r>
          </w:p>
        </w:tc>
        <w:tc>
          <w:tcPr>
            <w:tcW w:w="676" w:type="pct"/>
            <w:shd w:val="clear" w:color="auto" w:fill="auto"/>
            <w:vAlign w:val="center"/>
            <w:hideMark/>
          </w:tcPr>
          <w:p w14:paraId="57521B74"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03F41613"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45FF7DB7"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c>
          <w:tcPr>
            <w:tcW w:w="630" w:type="pct"/>
            <w:shd w:val="clear" w:color="auto" w:fill="auto"/>
            <w:vAlign w:val="center"/>
            <w:hideMark/>
          </w:tcPr>
          <w:p w14:paraId="7586B2C3"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r>
      <w:tr w:rsidR="006E72EE" w:rsidRPr="00903A9F" w14:paraId="427F5D95" w14:textId="77777777" w:rsidTr="00000B78">
        <w:trPr>
          <w:trHeight w:val="409"/>
        </w:trPr>
        <w:tc>
          <w:tcPr>
            <w:tcW w:w="931" w:type="pct"/>
            <w:shd w:val="clear" w:color="000000" w:fill="DBDBDB"/>
            <w:vAlign w:val="center"/>
            <w:hideMark/>
          </w:tcPr>
          <w:p w14:paraId="44D8C53A"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Geriatría</w:t>
            </w:r>
          </w:p>
        </w:tc>
        <w:tc>
          <w:tcPr>
            <w:tcW w:w="301" w:type="pct"/>
            <w:shd w:val="clear" w:color="auto" w:fill="auto"/>
            <w:vAlign w:val="center"/>
            <w:hideMark/>
          </w:tcPr>
          <w:p w14:paraId="4B132187"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4</w:t>
            </w:r>
          </w:p>
        </w:tc>
        <w:tc>
          <w:tcPr>
            <w:tcW w:w="939" w:type="pct"/>
            <w:shd w:val="clear" w:color="auto" w:fill="auto"/>
            <w:vAlign w:val="center"/>
            <w:hideMark/>
          </w:tcPr>
          <w:p w14:paraId="37FA219E" w14:textId="77777777" w:rsidR="00903A9F" w:rsidRPr="00903A9F" w:rsidRDefault="006E72EE"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Clínico</w:t>
            </w:r>
          </w:p>
        </w:tc>
        <w:tc>
          <w:tcPr>
            <w:tcW w:w="676" w:type="pct"/>
            <w:shd w:val="clear" w:color="auto" w:fill="auto"/>
            <w:vAlign w:val="center"/>
            <w:hideMark/>
          </w:tcPr>
          <w:p w14:paraId="11E8819E"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1FC14E5C"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c>
          <w:tcPr>
            <w:tcW w:w="761" w:type="pct"/>
            <w:shd w:val="clear" w:color="auto" w:fill="auto"/>
            <w:vAlign w:val="center"/>
            <w:hideMark/>
          </w:tcPr>
          <w:p w14:paraId="55E7EF98"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630" w:type="pct"/>
            <w:shd w:val="clear" w:color="auto" w:fill="auto"/>
            <w:vAlign w:val="center"/>
            <w:hideMark/>
          </w:tcPr>
          <w:p w14:paraId="3DDF81B2"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r>
      <w:tr w:rsidR="006E72EE" w:rsidRPr="00903A9F" w14:paraId="6E4B4686" w14:textId="77777777" w:rsidTr="00000B78">
        <w:trPr>
          <w:trHeight w:val="409"/>
        </w:trPr>
        <w:tc>
          <w:tcPr>
            <w:tcW w:w="931" w:type="pct"/>
            <w:shd w:val="clear" w:color="000000" w:fill="DBDBDB"/>
            <w:vAlign w:val="center"/>
            <w:hideMark/>
          </w:tcPr>
          <w:p w14:paraId="2B3607C1"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Cirugía</w:t>
            </w:r>
          </w:p>
        </w:tc>
        <w:tc>
          <w:tcPr>
            <w:tcW w:w="301" w:type="pct"/>
            <w:shd w:val="clear" w:color="auto" w:fill="auto"/>
            <w:vAlign w:val="center"/>
            <w:hideMark/>
          </w:tcPr>
          <w:p w14:paraId="52D43CCC"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5</w:t>
            </w:r>
          </w:p>
        </w:tc>
        <w:tc>
          <w:tcPr>
            <w:tcW w:w="939" w:type="pct"/>
            <w:shd w:val="clear" w:color="auto" w:fill="auto"/>
            <w:vAlign w:val="center"/>
            <w:hideMark/>
          </w:tcPr>
          <w:p w14:paraId="332D351A" w14:textId="77777777" w:rsidR="00903A9F" w:rsidRPr="00903A9F" w:rsidRDefault="006E72EE"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Clínico</w:t>
            </w:r>
          </w:p>
        </w:tc>
        <w:tc>
          <w:tcPr>
            <w:tcW w:w="676" w:type="pct"/>
            <w:shd w:val="clear" w:color="auto" w:fill="auto"/>
            <w:vAlign w:val="center"/>
            <w:hideMark/>
          </w:tcPr>
          <w:p w14:paraId="685AFBDD"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057D29D3"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2DBA43A4"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c>
          <w:tcPr>
            <w:tcW w:w="630" w:type="pct"/>
            <w:shd w:val="clear" w:color="auto" w:fill="auto"/>
            <w:vAlign w:val="center"/>
            <w:hideMark/>
          </w:tcPr>
          <w:p w14:paraId="5DC1C910"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r>
      <w:tr w:rsidR="006E72EE" w:rsidRPr="00903A9F" w14:paraId="40840A8D" w14:textId="77777777" w:rsidTr="00000B78">
        <w:trPr>
          <w:trHeight w:val="649"/>
        </w:trPr>
        <w:tc>
          <w:tcPr>
            <w:tcW w:w="931" w:type="pct"/>
            <w:shd w:val="clear" w:color="000000" w:fill="DBDBDB"/>
            <w:vAlign w:val="center"/>
            <w:hideMark/>
          </w:tcPr>
          <w:p w14:paraId="58DD691B"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lastRenderedPageBreak/>
              <w:t>Hospitalización infantil (Básico y Agudo)</w:t>
            </w:r>
          </w:p>
        </w:tc>
        <w:tc>
          <w:tcPr>
            <w:tcW w:w="301" w:type="pct"/>
            <w:shd w:val="clear" w:color="auto" w:fill="auto"/>
            <w:vAlign w:val="center"/>
            <w:hideMark/>
          </w:tcPr>
          <w:p w14:paraId="41161656" w14:textId="77777777" w:rsidR="00903A9F" w:rsidRPr="00903A9F" w:rsidRDefault="00903A9F"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5</w:t>
            </w:r>
          </w:p>
        </w:tc>
        <w:tc>
          <w:tcPr>
            <w:tcW w:w="939" w:type="pct"/>
            <w:shd w:val="clear" w:color="auto" w:fill="auto"/>
            <w:vAlign w:val="center"/>
            <w:hideMark/>
          </w:tcPr>
          <w:p w14:paraId="0763BFCE" w14:textId="77777777" w:rsidR="00903A9F" w:rsidRPr="00903A9F" w:rsidRDefault="006E72EE" w:rsidP="00903A9F">
            <w:pPr>
              <w:spacing w:after="0" w:line="240" w:lineRule="auto"/>
              <w:jc w:val="center"/>
              <w:rPr>
                <w:rFonts w:ascii="Arial Narrow" w:eastAsia="Times New Roman" w:hAnsi="Arial Narrow" w:cs="Times New Roman"/>
                <w:color w:val="000000"/>
                <w:sz w:val="20"/>
                <w:szCs w:val="20"/>
                <w:lang w:val="es-CL" w:eastAsia="es-CL"/>
              </w:rPr>
            </w:pPr>
            <w:r w:rsidRPr="00903A9F">
              <w:rPr>
                <w:rFonts w:ascii="Arial Narrow" w:eastAsia="Times New Roman" w:hAnsi="Arial Narrow" w:cs="Times New Roman"/>
                <w:color w:val="000000"/>
                <w:sz w:val="20"/>
                <w:szCs w:val="20"/>
                <w:lang w:val="es-CL" w:eastAsia="es-CL"/>
              </w:rPr>
              <w:t>Clínico</w:t>
            </w:r>
          </w:p>
        </w:tc>
        <w:tc>
          <w:tcPr>
            <w:tcW w:w="676" w:type="pct"/>
            <w:shd w:val="clear" w:color="auto" w:fill="auto"/>
            <w:vAlign w:val="center"/>
            <w:hideMark/>
          </w:tcPr>
          <w:p w14:paraId="18C1FE28"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761" w:type="pct"/>
            <w:shd w:val="clear" w:color="auto" w:fill="auto"/>
            <w:vAlign w:val="center"/>
            <w:hideMark/>
          </w:tcPr>
          <w:p w14:paraId="65400079"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X</w:t>
            </w:r>
          </w:p>
        </w:tc>
        <w:tc>
          <w:tcPr>
            <w:tcW w:w="761" w:type="pct"/>
            <w:shd w:val="clear" w:color="auto" w:fill="auto"/>
            <w:vAlign w:val="center"/>
            <w:hideMark/>
          </w:tcPr>
          <w:p w14:paraId="635F07C8"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c>
          <w:tcPr>
            <w:tcW w:w="630" w:type="pct"/>
            <w:shd w:val="clear" w:color="auto" w:fill="auto"/>
            <w:vAlign w:val="center"/>
            <w:hideMark/>
          </w:tcPr>
          <w:p w14:paraId="4FBA7E17" w14:textId="77777777" w:rsidR="00903A9F" w:rsidRPr="00903A9F" w:rsidRDefault="00903A9F" w:rsidP="00903A9F">
            <w:pPr>
              <w:spacing w:after="0" w:line="240" w:lineRule="auto"/>
              <w:jc w:val="center"/>
              <w:rPr>
                <w:rFonts w:ascii="Arial Narrow" w:eastAsia="Times New Roman" w:hAnsi="Arial Narrow" w:cs="Times New Roman"/>
                <w:b/>
                <w:bCs/>
                <w:color w:val="000000"/>
                <w:sz w:val="20"/>
                <w:szCs w:val="20"/>
                <w:lang w:val="es-CL" w:eastAsia="es-CL"/>
              </w:rPr>
            </w:pPr>
            <w:r w:rsidRPr="00903A9F">
              <w:rPr>
                <w:rFonts w:ascii="Arial Narrow" w:eastAsia="Times New Roman" w:hAnsi="Arial Narrow" w:cs="Times New Roman"/>
                <w:b/>
                <w:bCs/>
                <w:color w:val="000000"/>
                <w:sz w:val="20"/>
                <w:szCs w:val="20"/>
                <w:lang w:val="es-CL" w:eastAsia="es-CL"/>
              </w:rPr>
              <w:t> </w:t>
            </w:r>
          </w:p>
        </w:tc>
      </w:tr>
    </w:tbl>
    <w:p w14:paraId="2495A707" w14:textId="77777777" w:rsidR="008D401F" w:rsidRPr="008D401F" w:rsidRDefault="008D401F" w:rsidP="008D401F"/>
    <w:p w14:paraId="1C358F49" w14:textId="77777777" w:rsidR="005E4FCE" w:rsidRDefault="005E4FCE" w:rsidP="001E2105">
      <w:pPr>
        <w:pStyle w:val="Prrafodelista"/>
        <w:ind w:left="1134"/>
        <w:rPr>
          <w:rFonts w:ascii="Arial" w:hAnsi="Arial" w:cs="Arial"/>
          <w:b/>
        </w:rPr>
      </w:pPr>
    </w:p>
    <w:p w14:paraId="4DC6B1E5" w14:textId="77777777" w:rsidR="005E4FCE" w:rsidRPr="001E2105" w:rsidRDefault="005E4FCE" w:rsidP="001E2105">
      <w:pPr>
        <w:pStyle w:val="Ttulo2"/>
        <w:numPr>
          <w:ilvl w:val="2"/>
          <w:numId w:val="3"/>
        </w:numPr>
        <w:spacing w:line="240" w:lineRule="auto"/>
        <w:ind w:left="504"/>
        <w:rPr>
          <w:rFonts w:ascii="Arial" w:hAnsi="Arial" w:cs="Arial"/>
          <w:b/>
          <w:color w:val="000000" w:themeColor="text1"/>
          <w:sz w:val="24"/>
          <w:szCs w:val="24"/>
        </w:rPr>
      </w:pPr>
      <w:r w:rsidRPr="001E2105">
        <w:rPr>
          <w:rFonts w:ascii="Arial" w:hAnsi="Arial" w:cs="Arial"/>
          <w:b/>
          <w:color w:val="000000" w:themeColor="text1"/>
          <w:sz w:val="24"/>
          <w:szCs w:val="24"/>
        </w:rPr>
        <w:t xml:space="preserve">ANEXO B – </w:t>
      </w:r>
      <w:r w:rsidR="009109A5">
        <w:rPr>
          <w:rFonts w:ascii="Arial" w:hAnsi="Arial" w:cs="Arial"/>
          <w:b/>
          <w:color w:val="000000" w:themeColor="text1"/>
          <w:sz w:val="24"/>
          <w:szCs w:val="24"/>
        </w:rPr>
        <w:t>EQUIPOS MÉDICOS ASIGNADOS</w:t>
      </w:r>
      <w:r w:rsidRPr="001E2105">
        <w:rPr>
          <w:rFonts w:ascii="Arial" w:hAnsi="Arial" w:cs="Arial"/>
          <w:b/>
          <w:color w:val="000000" w:themeColor="text1"/>
          <w:sz w:val="24"/>
          <w:szCs w:val="24"/>
        </w:rPr>
        <w:t xml:space="preserve"> HEC</w:t>
      </w:r>
    </w:p>
    <w:p w14:paraId="5AA377E1" w14:textId="77777777" w:rsidR="00017090" w:rsidRPr="00017090" w:rsidRDefault="00017090" w:rsidP="00017090">
      <w:pPr>
        <w:pStyle w:val="Prrafodelista"/>
        <w:rPr>
          <w:rFonts w:ascii="Arial"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49"/>
        <w:gridCol w:w="1723"/>
        <w:gridCol w:w="1264"/>
        <w:gridCol w:w="1264"/>
        <w:gridCol w:w="1264"/>
        <w:gridCol w:w="1264"/>
      </w:tblGrid>
      <w:tr w:rsidR="00751C8D" w:rsidRPr="00751C8D" w14:paraId="0936DF61" w14:textId="77777777" w:rsidTr="008D401F">
        <w:trPr>
          <w:trHeight w:val="559"/>
        </w:trPr>
        <w:tc>
          <w:tcPr>
            <w:tcW w:w="5000" w:type="pct"/>
            <w:gridSpan w:val="6"/>
            <w:shd w:val="clear" w:color="auto" w:fill="auto"/>
            <w:noWrap/>
            <w:vAlign w:val="center"/>
            <w:hideMark/>
          </w:tcPr>
          <w:p w14:paraId="4C3ADCD6" w14:textId="77777777" w:rsidR="00751C8D" w:rsidRPr="00751C8D" w:rsidRDefault="00751C8D" w:rsidP="00751C8D">
            <w:pPr>
              <w:spacing w:after="0" w:line="240" w:lineRule="auto"/>
              <w:jc w:val="center"/>
              <w:rPr>
                <w:rFonts w:ascii="Arial Narrow" w:eastAsia="Times New Roman" w:hAnsi="Arial Narrow" w:cs="Times New Roman"/>
                <w:color w:val="000000"/>
                <w:sz w:val="24"/>
                <w:szCs w:val="24"/>
                <w:lang w:val="es-CL" w:eastAsia="es-CL"/>
              </w:rPr>
            </w:pPr>
            <w:r w:rsidRPr="00751C8D">
              <w:rPr>
                <w:rFonts w:ascii="Arial Narrow" w:eastAsia="Times New Roman" w:hAnsi="Arial Narrow" w:cs="Times New Roman"/>
                <w:color w:val="000000"/>
                <w:sz w:val="24"/>
                <w:szCs w:val="24"/>
                <w:lang w:val="es-CL" w:eastAsia="es-CL"/>
              </w:rPr>
              <w:t xml:space="preserve">DISTRIBUCIÓN </w:t>
            </w:r>
            <w:r w:rsidR="008D401F" w:rsidRPr="008D401F">
              <w:rPr>
                <w:rFonts w:ascii="Arial Narrow" w:eastAsia="Times New Roman" w:hAnsi="Arial Narrow" w:cs="Times New Roman"/>
                <w:color w:val="000000"/>
                <w:sz w:val="24"/>
                <w:szCs w:val="24"/>
                <w:lang w:val="es-CL" w:eastAsia="es-CL"/>
              </w:rPr>
              <w:t>EQUIPOS MÉDICOS</w:t>
            </w:r>
            <w:r w:rsidRPr="00751C8D">
              <w:rPr>
                <w:rFonts w:ascii="Arial Narrow" w:eastAsia="Times New Roman" w:hAnsi="Arial Narrow" w:cs="Times New Roman"/>
                <w:color w:val="000000"/>
                <w:sz w:val="24"/>
                <w:szCs w:val="24"/>
                <w:lang w:val="es-CL" w:eastAsia="es-CL"/>
              </w:rPr>
              <w:t xml:space="preserve"> CON ASISTENCIA TÉCNICA INTERNA </w:t>
            </w:r>
          </w:p>
        </w:tc>
      </w:tr>
      <w:tr w:rsidR="008D401F" w:rsidRPr="008D401F" w14:paraId="2DD517B5" w14:textId="77777777" w:rsidTr="008D401F">
        <w:trPr>
          <w:trHeight w:val="432"/>
        </w:trPr>
        <w:tc>
          <w:tcPr>
            <w:tcW w:w="1160" w:type="pct"/>
            <w:shd w:val="clear" w:color="000000" w:fill="BDC0BF"/>
            <w:vAlign w:val="center"/>
            <w:hideMark/>
          </w:tcPr>
          <w:p w14:paraId="1924335B"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Nombre Equipo</w:t>
            </w:r>
          </w:p>
        </w:tc>
        <w:tc>
          <w:tcPr>
            <w:tcW w:w="976" w:type="pct"/>
            <w:shd w:val="clear" w:color="000000" w:fill="BDC0BF"/>
            <w:vAlign w:val="center"/>
            <w:hideMark/>
          </w:tcPr>
          <w:p w14:paraId="1CD2D67E"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Clasificación Equipo</w:t>
            </w:r>
          </w:p>
        </w:tc>
        <w:tc>
          <w:tcPr>
            <w:tcW w:w="716" w:type="pct"/>
            <w:shd w:val="clear" w:color="000000" w:fill="BDC0BF"/>
            <w:noWrap/>
            <w:vAlign w:val="center"/>
            <w:hideMark/>
          </w:tcPr>
          <w:p w14:paraId="5F7B6E99" w14:textId="77777777" w:rsidR="00751C8D" w:rsidRPr="00751C8D" w:rsidRDefault="008D401F" w:rsidP="00751C8D">
            <w:pPr>
              <w:spacing w:after="0" w:line="240" w:lineRule="auto"/>
              <w:jc w:val="center"/>
              <w:rPr>
                <w:rFonts w:ascii="Arial Narrow" w:eastAsia="Times New Roman" w:hAnsi="Arial Narrow" w:cs="Times New Roman"/>
                <w:color w:val="000000"/>
                <w:lang w:val="es-CL" w:eastAsia="es-CL"/>
              </w:rPr>
            </w:pPr>
            <w:r w:rsidRPr="008D401F">
              <w:rPr>
                <w:rFonts w:ascii="Arial Narrow" w:eastAsia="Times New Roman" w:hAnsi="Arial Narrow" w:cs="Times New Roman"/>
                <w:color w:val="000000"/>
                <w:lang w:val="es-CL" w:eastAsia="es-CL"/>
              </w:rPr>
              <w:t>IBM – 005.4.1</w:t>
            </w:r>
          </w:p>
        </w:tc>
        <w:tc>
          <w:tcPr>
            <w:tcW w:w="716" w:type="pct"/>
            <w:shd w:val="clear" w:color="000000" w:fill="BDC0BF"/>
            <w:noWrap/>
            <w:vAlign w:val="center"/>
            <w:hideMark/>
          </w:tcPr>
          <w:p w14:paraId="1D4EC0B8" w14:textId="77777777" w:rsidR="00751C8D" w:rsidRPr="00751C8D" w:rsidRDefault="008D401F" w:rsidP="00751C8D">
            <w:pPr>
              <w:spacing w:after="0" w:line="240" w:lineRule="auto"/>
              <w:jc w:val="center"/>
              <w:rPr>
                <w:rFonts w:ascii="Arial Narrow" w:eastAsia="Times New Roman" w:hAnsi="Arial Narrow" w:cs="Times New Roman"/>
                <w:color w:val="000000"/>
                <w:lang w:val="es-CL" w:eastAsia="es-CL"/>
              </w:rPr>
            </w:pPr>
            <w:r w:rsidRPr="008D401F">
              <w:rPr>
                <w:rFonts w:ascii="Arial Narrow" w:eastAsia="Times New Roman" w:hAnsi="Arial Narrow" w:cs="Times New Roman"/>
                <w:color w:val="000000"/>
                <w:lang w:val="es-CL" w:eastAsia="es-CL"/>
              </w:rPr>
              <w:t>IBM – 005.4.</w:t>
            </w:r>
            <w:r>
              <w:rPr>
                <w:rFonts w:ascii="Arial Narrow" w:eastAsia="Times New Roman" w:hAnsi="Arial Narrow" w:cs="Times New Roman"/>
                <w:color w:val="000000"/>
                <w:lang w:val="es-CL" w:eastAsia="es-CL"/>
              </w:rPr>
              <w:t>2</w:t>
            </w:r>
            <w:r w:rsidRPr="008D401F">
              <w:rPr>
                <w:rFonts w:ascii="Arial Narrow" w:eastAsia="Times New Roman" w:hAnsi="Arial Narrow" w:cs="Times New Roman"/>
                <w:color w:val="000000"/>
                <w:lang w:val="es-CL" w:eastAsia="es-CL"/>
              </w:rPr>
              <w:t xml:space="preserve"> </w:t>
            </w:r>
          </w:p>
        </w:tc>
        <w:tc>
          <w:tcPr>
            <w:tcW w:w="716" w:type="pct"/>
            <w:shd w:val="clear" w:color="000000" w:fill="BDC0BF"/>
            <w:noWrap/>
            <w:vAlign w:val="center"/>
            <w:hideMark/>
          </w:tcPr>
          <w:p w14:paraId="71442437" w14:textId="77777777" w:rsidR="00751C8D" w:rsidRPr="00751C8D" w:rsidRDefault="008D401F" w:rsidP="00751C8D">
            <w:pPr>
              <w:spacing w:after="0" w:line="240" w:lineRule="auto"/>
              <w:jc w:val="center"/>
              <w:rPr>
                <w:rFonts w:ascii="Arial Narrow" w:eastAsia="Times New Roman" w:hAnsi="Arial Narrow" w:cs="Times New Roman"/>
                <w:color w:val="000000"/>
                <w:lang w:val="es-CL" w:eastAsia="es-CL"/>
              </w:rPr>
            </w:pPr>
            <w:r w:rsidRPr="008D401F">
              <w:rPr>
                <w:rFonts w:ascii="Arial Narrow" w:eastAsia="Times New Roman" w:hAnsi="Arial Narrow" w:cs="Times New Roman"/>
                <w:color w:val="000000"/>
                <w:lang w:val="es-CL" w:eastAsia="es-CL"/>
              </w:rPr>
              <w:t>IBM – 005.4.</w:t>
            </w:r>
            <w:r>
              <w:rPr>
                <w:rFonts w:ascii="Arial Narrow" w:eastAsia="Times New Roman" w:hAnsi="Arial Narrow" w:cs="Times New Roman"/>
                <w:color w:val="000000"/>
                <w:lang w:val="es-CL" w:eastAsia="es-CL"/>
              </w:rPr>
              <w:t>3</w:t>
            </w:r>
          </w:p>
        </w:tc>
        <w:tc>
          <w:tcPr>
            <w:tcW w:w="716" w:type="pct"/>
            <w:shd w:val="clear" w:color="000000" w:fill="BDC0BF"/>
            <w:noWrap/>
            <w:vAlign w:val="center"/>
            <w:hideMark/>
          </w:tcPr>
          <w:p w14:paraId="5E2E35DC" w14:textId="77777777" w:rsidR="00751C8D" w:rsidRPr="00751C8D" w:rsidRDefault="008D401F" w:rsidP="00751C8D">
            <w:pPr>
              <w:spacing w:after="0" w:line="240" w:lineRule="auto"/>
              <w:jc w:val="center"/>
              <w:rPr>
                <w:rFonts w:ascii="Arial Narrow" w:eastAsia="Times New Roman" w:hAnsi="Arial Narrow" w:cs="Times New Roman"/>
                <w:color w:val="000000"/>
                <w:lang w:val="es-CL" w:eastAsia="es-CL"/>
              </w:rPr>
            </w:pPr>
            <w:r w:rsidRPr="008D401F">
              <w:rPr>
                <w:rFonts w:ascii="Arial Narrow" w:eastAsia="Times New Roman" w:hAnsi="Arial Narrow" w:cs="Times New Roman"/>
                <w:color w:val="000000"/>
                <w:lang w:val="es-CL" w:eastAsia="es-CL"/>
              </w:rPr>
              <w:t>IBM – 005.4.</w:t>
            </w:r>
            <w:r>
              <w:rPr>
                <w:rFonts w:ascii="Arial Narrow" w:eastAsia="Times New Roman" w:hAnsi="Arial Narrow" w:cs="Times New Roman"/>
                <w:color w:val="000000"/>
                <w:lang w:val="es-CL" w:eastAsia="es-CL"/>
              </w:rPr>
              <w:t>4</w:t>
            </w:r>
          </w:p>
        </w:tc>
      </w:tr>
      <w:tr w:rsidR="008D401F" w:rsidRPr="008D401F" w14:paraId="53BF7953" w14:textId="77777777" w:rsidTr="008D401F">
        <w:trPr>
          <w:trHeight w:val="413"/>
        </w:trPr>
        <w:tc>
          <w:tcPr>
            <w:tcW w:w="1160" w:type="pct"/>
            <w:shd w:val="clear" w:color="000000" w:fill="DBDBDB"/>
            <w:vAlign w:val="center"/>
            <w:hideMark/>
          </w:tcPr>
          <w:p w14:paraId="62FB4BF9"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LAVACHATAS</w:t>
            </w:r>
          </w:p>
        </w:tc>
        <w:tc>
          <w:tcPr>
            <w:tcW w:w="976" w:type="pct"/>
            <w:shd w:val="clear" w:color="auto" w:fill="auto"/>
            <w:vAlign w:val="center"/>
            <w:hideMark/>
          </w:tcPr>
          <w:p w14:paraId="5D9E8BC3" w14:textId="77777777" w:rsidR="00751C8D" w:rsidRPr="00751C8D" w:rsidRDefault="00751C8D" w:rsidP="00751C8D">
            <w:pPr>
              <w:spacing w:after="0" w:line="240" w:lineRule="auto"/>
              <w:jc w:val="center"/>
              <w:rPr>
                <w:rFonts w:ascii="Arial Narrow" w:eastAsia="Times New Roman" w:hAnsi="Arial Narrow" w:cs="Times New Roman"/>
                <w:color w:val="000000"/>
                <w:sz w:val="20"/>
                <w:szCs w:val="20"/>
                <w:lang w:val="es-CL" w:eastAsia="es-CL"/>
              </w:rPr>
            </w:pPr>
            <w:r w:rsidRPr="00751C8D">
              <w:rPr>
                <w:rFonts w:ascii="Arial Narrow" w:eastAsia="Times New Roman" w:hAnsi="Arial Narrow" w:cs="Times New Roman"/>
                <w:color w:val="000000"/>
                <w:sz w:val="20"/>
                <w:szCs w:val="20"/>
                <w:lang w:val="es-CL" w:eastAsia="es-CL"/>
              </w:rPr>
              <w:t>APOYO</w:t>
            </w:r>
          </w:p>
        </w:tc>
        <w:tc>
          <w:tcPr>
            <w:tcW w:w="716" w:type="pct"/>
            <w:shd w:val="clear" w:color="auto" w:fill="auto"/>
            <w:vAlign w:val="center"/>
            <w:hideMark/>
          </w:tcPr>
          <w:p w14:paraId="26649ECB"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p>
        </w:tc>
        <w:tc>
          <w:tcPr>
            <w:tcW w:w="716" w:type="pct"/>
            <w:shd w:val="clear" w:color="auto" w:fill="auto"/>
            <w:vAlign w:val="center"/>
            <w:hideMark/>
          </w:tcPr>
          <w:p w14:paraId="7D2C9B3F" w14:textId="77777777" w:rsidR="00751C8D" w:rsidRPr="00751C8D" w:rsidRDefault="008D401F"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r w:rsidR="00751C8D" w:rsidRPr="00751C8D">
              <w:rPr>
                <w:rFonts w:ascii="Arial Narrow" w:eastAsia="Times New Roman" w:hAnsi="Arial Narrow" w:cs="Times New Roman"/>
                <w:b/>
                <w:bCs/>
                <w:color w:val="000000"/>
                <w:sz w:val="20"/>
                <w:szCs w:val="20"/>
                <w:lang w:val="es-CL" w:eastAsia="es-CL"/>
              </w:rPr>
              <w:t> </w:t>
            </w:r>
          </w:p>
        </w:tc>
        <w:tc>
          <w:tcPr>
            <w:tcW w:w="716" w:type="pct"/>
            <w:shd w:val="clear" w:color="auto" w:fill="auto"/>
            <w:vAlign w:val="center"/>
            <w:hideMark/>
          </w:tcPr>
          <w:p w14:paraId="334CC75C"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c>
          <w:tcPr>
            <w:tcW w:w="716" w:type="pct"/>
            <w:shd w:val="clear" w:color="auto" w:fill="auto"/>
            <w:vAlign w:val="center"/>
            <w:hideMark/>
          </w:tcPr>
          <w:p w14:paraId="2388D77C"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 </w:t>
            </w:r>
          </w:p>
        </w:tc>
      </w:tr>
      <w:tr w:rsidR="008D401F" w:rsidRPr="008D401F" w14:paraId="542B4205" w14:textId="77777777" w:rsidTr="008D401F">
        <w:trPr>
          <w:trHeight w:val="409"/>
        </w:trPr>
        <w:tc>
          <w:tcPr>
            <w:tcW w:w="1160" w:type="pct"/>
            <w:shd w:val="clear" w:color="000000" w:fill="DBDBDB"/>
            <w:vAlign w:val="center"/>
            <w:hideMark/>
          </w:tcPr>
          <w:p w14:paraId="739E57B7"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MONITOR BAJA COMPLEJIDAD</w:t>
            </w:r>
          </w:p>
        </w:tc>
        <w:tc>
          <w:tcPr>
            <w:tcW w:w="976" w:type="pct"/>
            <w:shd w:val="clear" w:color="auto" w:fill="auto"/>
            <w:vAlign w:val="center"/>
            <w:hideMark/>
          </w:tcPr>
          <w:p w14:paraId="1C97FD45" w14:textId="77777777" w:rsidR="00751C8D" w:rsidRPr="00751C8D" w:rsidRDefault="00751C8D" w:rsidP="00751C8D">
            <w:pPr>
              <w:spacing w:after="0" w:line="240" w:lineRule="auto"/>
              <w:jc w:val="center"/>
              <w:rPr>
                <w:rFonts w:ascii="Arial Narrow" w:eastAsia="Times New Roman" w:hAnsi="Arial Narrow" w:cs="Times New Roman"/>
                <w:color w:val="000000"/>
                <w:sz w:val="20"/>
                <w:szCs w:val="20"/>
                <w:lang w:val="es-CL" w:eastAsia="es-CL"/>
              </w:rPr>
            </w:pPr>
            <w:r w:rsidRPr="00751C8D">
              <w:rPr>
                <w:rFonts w:ascii="Arial Narrow" w:eastAsia="Times New Roman" w:hAnsi="Arial Narrow" w:cs="Times New Roman"/>
                <w:color w:val="000000"/>
                <w:sz w:val="20"/>
                <w:szCs w:val="20"/>
                <w:lang w:val="es-CL" w:eastAsia="es-CL"/>
              </w:rPr>
              <w:t>CRÍTICO</w:t>
            </w:r>
          </w:p>
        </w:tc>
        <w:tc>
          <w:tcPr>
            <w:tcW w:w="716" w:type="pct"/>
            <w:shd w:val="clear" w:color="auto" w:fill="auto"/>
            <w:vAlign w:val="center"/>
            <w:hideMark/>
          </w:tcPr>
          <w:p w14:paraId="0DDC083A"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c>
          <w:tcPr>
            <w:tcW w:w="716" w:type="pct"/>
            <w:shd w:val="clear" w:color="auto" w:fill="auto"/>
            <w:vAlign w:val="center"/>
            <w:hideMark/>
          </w:tcPr>
          <w:p w14:paraId="4D344979"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 </w:t>
            </w:r>
          </w:p>
        </w:tc>
        <w:tc>
          <w:tcPr>
            <w:tcW w:w="716" w:type="pct"/>
            <w:shd w:val="clear" w:color="auto" w:fill="auto"/>
            <w:vAlign w:val="center"/>
            <w:hideMark/>
          </w:tcPr>
          <w:p w14:paraId="69F38DD5"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c>
          <w:tcPr>
            <w:tcW w:w="716" w:type="pct"/>
            <w:shd w:val="clear" w:color="auto" w:fill="auto"/>
            <w:vAlign w:val="center"/>
            <w:hideMark/>
          </w:tcPr>
          <w:p w14:paraId="3F950D47" w14:textId="77777777" w:rsidR="00751C8D" w:rsidRPr="00751C8D" w:rsidRDefault="00751C8D" w:rsidP="00751C8D">
            <w:pPr>
              <w:spacing w:after="0" w:line="240" w:lineRule="auto"/>
              <w:rPr>
                <w:rFonts w:ascii="Arial Narrow" w:eastAsia="Times New Roman" w:hAnsi="Arial Narrow" w:cs="Times New Roman"/>
                <w:color w:val="000000"/>
                <w:sz w:val="20"/>
                <w:szCs w:val="20"/>
                <w:lang w:val="es-CL" w:eastAsia="es-CL"/>
              </w:rPr>
            </w:pPr>
            <w:r w:rsidRPr="00751C8D">
              <w:rPr>
                <w:rFonts w:ascii="Arial Narrow" w:eastAsia="Times New Roman" w:hAnsi="Arial Narrow" w:cs="Times New Roman"/>
                <w:color w:val="000000"/>
                <w:sz w:val="20"/>
                <w:szCs w:val="20"/>
                <w:lang w:val="es-CL" w:eastAsia="es-CL"/>
              </w:rPr>
              <w:t> </w:t>
            </w:r>
          </w:p>
        </w:tc>
      </w:tr>
      <w:tr w:rsidR="008D401F" w:rsidRPr="008D401F" w14:paraId="6BAC12BF" w14:textId="77777777" w:rsidTr="008D401F">
        <w:trPr>
          <w:trHeight w:val="409"/>
        </w:trPr>
        <w:tc>
          <w:tcPr>
            <w:tcW w:w="1160" w:type="pct"/>
            <w:shd w:val="clear" w:color="000000" w:fill="DBDBDB"/>
            <w:vAlign w:val="center"/>
            <w:hideMark/>
          </w:tcPr>
          <w:p w14:paraId="1A90A2DE"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OXIMETROS</w:t>
            </w:r>
          </w:p>
        </w:tc>
        <w:tc>
          <w:tcPr>
            <w:tcW w:w="976" w:type="pct"/>
            <w:shd w:val="clear" w:color="auto" w:fill="auto"/>
            <w:vAlign w:val="center"/>
            <w:hideMark/>
          </w:tcPr>
          <w:p w14:paraId="39C4EB73" w14:textId="77777777" w:rsidR="00751C8D" w:rsidRPr="00751C8D" w:rsidRDefault="00751C8D" w:rsidP="00751C8D">
            <w:pPr>
              <w:spacing w:after="0" w:line="240" w:lineRule="auto"/>
              <w:jc w:val="center"/>
              <w:rPr>
                <w:rFonts w:ascii="Arial Narrow" w:eastAsia="Times New Roman" w:hAnsi="Arial Narrow" w:cs="Times New Roman"/>
                <w:color w:val="000000"/>
                <w:sz w:val="20"/>
                <w:szCs w:val="20"/>
                <w:lang w:val="es-CL" w:eastAsia="es-CL"/>
              </w:rPr>
            </w:pPr>
            <w:r w:rsidRPr="00751C8D">
              <w:rPr>
                <w:rFonts w:ascii="Arial Narrow" w:eastAsia="Times New Roman" w:hAnsi="Arial Narrow" w:cs="Times New Roman"/>
                <w:color w:val="000000"/>
                <w:sz w:val="20"/>
                <w:szCs w:val="20"/>
                <w:lang w:val="es-CL" w:eastAsia="es-CL"/>
              </w:rPr>
              <w:t>F&amp;S</w:t>
            </w:r>
          </w:p>
        </w:tc>
        <w:tc>
          <w:tcPr>
            <w:tcW w:w="716" w:type="pct"/>
            <w:shd w:val="clear" w:color="auto" w:fill="auto"/>
            <w:vAlign w:val="center"/>
            <w:hideMark/>
          </w:tcPr>
          <w:p w14:paraId="52897B95"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c>
          <w:tcPr>
            <w:tcW w:w="716" w:type="pct"/>
            <w:shd w:val="clear" w:color="auto" w:fill="auto"/>
            <w:vAlign w:val="center"/>
            <w:hideMark/>
          </w:tcPr>
          <w:p w14:paraId="7F56F70A"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p>
        </w:tc>
        <w:tc>
          <w:tcPr>
            <w:tcW w:w="716" w:type="pct"/>
            <w:shd w:val="clear" w:color="auto" w:fill="auto"/>
            <w:vAlign w:val="center"/>
            <w:hideMark/>
          </w:tcPr>
          <w:p w14:paraId="46503AC3"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c>
          <w:tcPr>
            <w:tcW w:w="716" w:type="pct"/>
            <w:shd w:val="clear" w:color="auto" w:fill="auto"/>
            <w:vAlign w:val="center"/>
            <w:hideMark/>
          </w:tcPr>
          <w:p w14:paraId="0EEB15B2"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 </w:t>
            </w:r>
          </w:p>
        </w:tc>
      </w:tr>
      <w:tr w:rsidR="008D401F" w:rsidRPr="008D401F" w14:paraId="3776CB16" w14:textId="77777777" w:rsidTr="008D401F">
        <w:trPr>
          <w:trHeight w:val="409"/>
        </w:trPr>
        <w:tc>
          <w:tcPr>
            <w:tcW w:w="1160" w:type="pct"/>
            <w:shd w:val="clear" w:color="000000" w:fill="DBDBDB"/>
            <w:vAlign w:val="center"/>
            <w:hideMark/>
          </w:tcPr>
          <w:p w14:paraId="4358155C"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MONITORES CARDIOFETALES</w:t>
            </w:r>
          </w:p>
        </w:tc>
        <w:tc>
          <w:tcPr>
            <w:tcW w:w="976" w:type="pct"/>
            <w:shd w:val="clear" w:color="auto" w:fill="auto"/>
            <w:vAlign w:val="center"/>
            <w:hideMark/>
          </w:tcPr>
          <w:p w14:paraId="25383A86" w14:textId="77777777" w:rsidR="00751C8D" w:rsidRPr="00751C8D" w:rsidRDefault="00751C8D" w:rsidP="00751C8D">
            <w:pPr>
              <w:spacing w:after="0" w:line="240" w:lineRule="auto"/>
              <w:jc w:val="center"/>
              <w:rPr>
                <w:rFonts w:ascii="Arial Narrow" w:eastAsia="Times New Roman" w:hAnsi="Arial Narrow" w:cs="Times New Roman"/>
                <w:color w:val="000000"/>
                <w:sz w:val="20"/>
                <w:szCs w:val="20"/>
                <w:lang w:val="es-CL" w:eastAsia="es-CL"/>
              </w:rPr>
            </w:pPr>
            <w:r w:rsidRPr="00751C8D">
              <w:rPr>
                <w:rFonts w:ascii="Arial Narrow" w:eastAsia="Times New Roman" w:hAnsi="Arial Narrow" w:cs="Times New Roman"/>
                <w:color w:val="000000"/>
                <w:sz w:val="20"/>
                <w:szCs w:val="20"/>
                <w:lang w:val="es-CL" w:eastAsia="es-CL"/>
              </w:rPr>
              <w:t>F&amp;S</w:t>
            </w:r>
          </w:p>
        </w:tc>
        <w:tc>
          <w:tcPr>
            <w:tcW w:w="716" w:type="pct"/>
            <w:shd w:val="clear" w:color="auto" w:fill="auto"/>
            <w:vAlign w:val="center"/>
            <w:hideMark/>
          </w:tcPr>
          <w:p w14:paraId="7929E0D2"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c>
          <w:tcPr>
            <w:tcW w:w="716" w:type="pct"/>
            <w:shd w:val="clear" w:color="auto" w:fill="auto"/>
            <w:vAlign w:val="center"/>
            <w:hideMark/>
          </w:tcPr>
          <w:p w14:paraId="56A2D6B1"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 </w:t>
            </w:r>
          </w:p>
        </w:tc>
        <w:tc>
          <w:tcPr>
            <w:tcW w:w="716" w:type="pct"/>
            <w:shd w:val="clear" w:color="auto" w:fill="auto"/>
            <w:vAlign w:val="center"/>
            <w:hideMark/>
          </w:tcPr>
          <w:p w14:paraId="40132EA0"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c>
          <w:tcPr>
            <w:tcW w:w="716" w:type="pct"/>
            <w:shd w:val="clear" w:color="auto" w:fill="auto"/>
            <w:vAlign w:val="center"/>
            <w:hideMark/>
          </w:tcPr>
          <w:p w14:paraId="3AF0804D"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 </w:t>
            </w:r>
          </w:p>
        </w:tc>
      </w:tr>
      <w:tr w:rsidR="008D401F" w:rsidRPr="008D401F" w14:paraId="0CC924D9" w14:textId="77777777" w:rsidTr="008D401F">
        <w:trPr>
          <w:trHeight w:val="409"/>
        </w:trPr>
        <w:tc>
          <w:tcPr>
            <w:tcW w:w="1160" w:type="pct"/>
            <w:shd w:val="clear" w:color="000000" w:fill="DBDBDB"/>
            <w:vAlign w:val="center"/>
            <w:hideMark/>
          </w:tcPr>
          <w:p w14:paraId="6359DEE9"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ELECTROCARDIÓGRAFOS</w:t>
            </w:r>
          </w:p>
        </w:tc>
        <w:tc>
          <w:tcPr>
            <w:tcW w:w="976" w:type="pct"/>
            <w:shd w:val="clear" w:color="auto" w:fill="auto"/>
            <w:vAlign w:val="center"/>
            <w:hideMark/>
          </w:tcPr>
          <w:p w14:paraId="09C97B45" w14:textId="77777777" w:rsidR="00751C8D" w:rsidRPr="00751C8D" w:rsidRDefault="00751C8D" w:rsidP="00751C8D">
            <w:pPr>
              <w:spacing w:after="0" w:line="240" w:lineRule="auto"/>
              <w:jc w:val="center"/>
              <w:rPr>
                <w:rFonts w:ascii="Arial Narrow" w:eastAsia="Times New Roman" w:hAnsi="Arial Narrow" w:cs="Times New Roman"/>
                <w:color w:val="000000"/>
                <w:sz w:val="20"/>
                <w:szCs w:val="20"/>
                <w:lang w:val="es-CL" w:eastAsia="es-CL"/>
              </w:rPr>
            </w:pPr>
            <w:r w:rsidRPr="00751C8D">
              <w:rPr>
                <w:rFonts w:ascii="Arial Narrow" w:eastAsia="Times New Roman" w:hAnsi="Arial Narrow" w:cs="Times New Roman"/>
                <w:color w:val="000000"/>
                <w:sz w:val="20"/>
                <w:szCs w:val="20"/>
                <w:lang w:val="es-CL" w:eastAsia="es-CL"/>
              </w:rPr>
              <w:t>F&amp;S</w:t>
            </w:r>
          </w:p>
        </w:tc>
        <w:tc>
          <w:tcPr>
            <w:tcW w:w="716" w:type="pct"/>
            <w:shd w:val="clear" w:color="auto" w:fill="auto"/>
            <w:vAlign w:val="center"/>
            <w:hideMark/>
          </w:tcPr>
          <w:p w14:paraId="118ACBC1"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c>
          <w:tcPr>
            <w:tcW w:w="716" w:type="pct"/>
            <w:shd w:val="clear" w:color="auto" w:fill="auto"/>
            <w:vAlign w:val="center"/>
            <w:hideMark/>
          </w:tcPr>
          <w:p w14:paraId="14B75BBF"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 </w:t>
            </w:r>
          </w:p>
        </w:tc>
        <w:tc>
          <w:tcPr>
            <w:tcW w:w="716" w:type="pct"/>
            <w:shd w:val="clear" w:color="auto" w:fill="auto"/>
            <w:vAlign w:val="center"/>
            <w:hideMark/>
          </w:tcPr>
          <w:p w14:paraId="59475D71"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c>
          <w:tcPr>
            <w:tcW w:w="716" w:type="pct"/>
            <w:shd w:val="clear" w:color="auto" w:fill="auto"/>
            <w:vAlign w:val="center"/>
            <w:hideMark/>
          </w:tcPr>
          <w:p w14:paraId="21D89497"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r>
      <w:tr w:rsidR="008D401F" w:rsidRPr="008D401F" w14:paraId="33AE1569" w14:textId="77777777" w:rsidTr="008D401F">
        <w:trPr>
          <w:trHeight w:val="409"/>
        </w:trPr>
        <w:tc>
          <w:tcPr>
            <w:tcW w:w="1160" w:type="pct"/>
            <w:shd w:val="clear" w:color="000000" w:fill="DBDBDB"/>
            <w:vAlign w:val="center"/>
            <w:hideMark/>
          </w:tcPr>
          <w:p w14:paraId="1B9750F5"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ELECTROBISTURÍ</w:t>
            </w:r>
          </w:p>
        </w:tc>
        <w:tc>
          <w:tcPr>
            <w:tcW w:w="976" w:type="pct"/>
            <w:shd w:val="clear" w:color="auto" w:fill="auto"/>
            <w:vAlign w:val="center"/>
            <w:hideMark/>
          </w:tcPr>
          <w:p w14:paraId="17097C5B" w14:textId="77777777" w:rsidR="00751C8D" w:rsidRPr="00751C8D" w:rsidRDefault="00751C8D" w:rsidP="00751C8D">
            <w:pPr>
              <w:spacing w:after="0" w:line="240" w:lineRule="auto"/>
              <w:jc w:val="center"/>
              <w:rPr>
                <w:rFonts w:ascii="Arial Narrow" w:eastAsia="Times New Roman" w:hAnsi="Arial Narrow" w:cs="Times New Roman"/>
                <w:color w:val="000000"/>
                <w:sz w:val="20"/>
                <w:szCs w:val="20"/>
                <w:lang w:val="es-CL" w:eastAsia="es-CL"/>
              </w:rPr>
            </w:pPr>
            <w:r w:rsidRPr="00751C8D">
              <w:rPr>
                <w:rFonts w:ascii="Arial Narrow" w:eastAsia="Times New Roman" w:hAnsi="Arial Narrow" w:cs="Times New Roman"/>
                <w:color w:val="000000"/>
                <w:sz w:val="20"/>
                <w:szCs w:val="20"/>
                <w:lang w:val="es-CL" w:eastAsia="es-CL"/>
              </w:rPr>
              <w:t>F&amp;S</w:t>
            </w:r>
          </w:p>
        </w:tc>
        <w:tc>
          <w:tcPr>
            <w:tcW w:w="716" w:type="pct"/>
            <w:shd w:val="clear" w:color="auto" w:fill="auto"/>
            <w:vAlign w:val="center"/>
            <w:hideMark/>
          </w:tcPr>
          <w:p w14:paraId="61F46F1F"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c>
          <w:tcPr>
            <w:tcW w:w="716" w:type="pct"/>
            <w:shd w:val="clear" w:color="auto" w:fill="auto"/>
            <w:vAlign w:val="center"/>
            <w:hideMark/>
          </w:tcPr>
          <w:p w14:paraId="7957DDB6"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 </w:t>
            </w:r>
          </w:p>
        </w:tc>
        <w:tc>
          <w:tcPr>
            <w:tcW w:w="716" w:type="pct"/>
            <w:shd w:val="clear" w:color="auto" w:fill="auto"/>
            <w:vAlign w:val="center"/>
            <w:hideMark/>
          </w:tcPr>
          <w:p w14:paraId="3AE18D13"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c>
          <w:tcPr>
            <w:tcW w:w="716" w:type="pct"/>
            <w:shd w:val="clear" w:color="auto" w:fill="auto"/>
            <w:vAlign w:val="center"/>
            <w:hideMark/>
          </w:tcPr>
          <w:p w14:paraId="79EDD26A"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r>
      <w:tr w:rsidR="008D401F" w:rsidRPr="008D401F" w14:paraId="2B473F74" w14:textId="77777777" w:rsidTr="008D401F">
        <w:trPr>
          <w:trHeight w:val="409"/>
        </w:trPr>
        <w:tc>
          <w:tcPr>
            <w:tcW w:w="1160" w:type="pct"/>
            <w:shd w:val="clear" w:color="000000" w:fill="DBDBDB"/>
            <w:vAlign w:val="center"/>
            <w:hideMark/>
          </w:tcPr>
          <w:p w14:paraId="38781C03"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BOMBAS DE INFUSIÓN (COMODATO)</w:t>
            </w:r>
          </w:p>
        </w:tc>
        <w:tc>
          <w:tcPr>
            <w:tcW w:w="976" w:type="pct"/>
            <w:shd w:val="clear" w:color="auto" w:fill="auto"/>
            <w:vAlign w:val="center"/>
            <w:hideMark/>
          </w:tcPr>
          <w:p w14:paraId="72D761C6" w14:textId="77777777" w:rsidR="00751C8D" w:rsidRPr="00751C8D" w:rsidRDefault="00751C8D" w:rsidP="00751C8D">
            <w:pPr>
              <w:spacing w:after="0" w:line="240" w:lineRule="auto"/>
              <w:jc w:val="center"/>
              <w:rPr>
                <w:rFonts w:ascii="Arial Narrow" w:eastAsia="Times New Roman" w:hAnsi="Arial Narrow" w:cs="Times New Roman"/>
                <w:color w:val="000000"/>
                <w:sz w:val="20"/>
                <w:szCs w:val="20"/>
                <w:lang w:val="es-CL" w:eastAsia="es-CL"/>
              </w:rPr>
            </w:pPr>
            <w:r w:rsidRPr="00751C8D">
              <w:rPr>
                <w:rFonts w:ascii="Arial Narrow" w:eastAsia="Times New Roman" w:hAnsi="Arial Narrow" w:cs="Times New Roman"/>
                <w:color w:val="000000"/>
                <w:sz w:val="20"/>
                <w:szCs w:val="20"/>
                <w:lang w:val="es-CL" w:eastAsia="es-CL"/>
              </w:rPr>
              <w:t>COMODATO</w:t>
            </w:r>
          </w:p>
        </w:tc>
        <w:tc>
          <w:tcPr>
            <w:tcW w:w="716" w:type="pct"/>
            <w:shd w:val="clear" w:color="auto" w:fill="auto"/>
            <w:vAlign w:val="center"/>
            <w:hideMark/>
          </w:tcPr>
          <w:p w14:paraId="4BCEDC18" w14:textId="77777777" w:rsidR="00751C8D" w:rsidRPr="00751C8D" w:rsidRDefault="00751C8D" w:rsidP="00751C8D">
            <w:pPr>
              <w:spacing w:after="0" w:line="240" w:lineRule="auto"/>
              <w:rPr>
                <w:rFonts w:ascii="Arial Narrow" w:eastAsia="Times New Roman" w:hAnsi="Arial Narrow" w:cs="Times New Roman"/>
                <w:color w:val="000000"/>
                <w:sz w:val="20"/>
                <w:szCs w:val="20"/>
                <w:lang w:val="es-CL" w:eastAsia="es-CL"/>
              </w:rPr>
            </w:pPr>
            <w:r w:rsidRPr="00751C8D">
              <w:rPr>
                <w:rFonts w:ascii="Arial Narrow" w:eastAsia="Times New Roman" w:hAnsi="Arial Narrow" w:cs="Times New Roman"/>
                <w:color w:val="000000"/>
                <w:sz w:val="20"/>
                <w:szCs w:val="20"/>
                <w:lang w:val="es-CL" w:eastAsia="es-CL"/>
              </w:rPr>
              <w:t> </w:t>
            </w:r>
          </w:p>
        </w:tc>
        <w:tc>
          <w:tcPr>
            <w:tcW w:w="716" w:type="pct"/>
            <w:shd w:val="clear" w:color="auto" w:fill="auto"/>
            <w:vAlign w:val="center"/>
            <w:hideMark/>
          </w:tcPr>
          <w:p w14:paraId="59DE659A"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c>
          <w:tcPr>
            <w:tcW w:w="716" w:type="pct"/>
            <w:shd w:val="clear" w:color="auto" w:fill="auto"/>
            <w:vAlign w:val="center"/>
            <w:hideMark/>
          </w:tcPr>
          <w:p w14:paraId="43EC9977"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c>
          <w:tcPr>
            <w:tcW w:w="716" w:type="pct"/>
            <w:shd w:val="clear" w:color="auto" w:fill="auto"/>
            <w:vAlign w:val="center"/>
            <w:hideMark/>
          </w:tcPr>
          <w:p w14:paraId="66C83FDF" w14:textId="77777777" w:rsidR="00751C8D" w:rsidRPr="00751C8D" w:rsidRDefault="00751C8D" w:rsidP="00751C8D">
            <w:pPr>
              <w:spacing w:after="0" w:line="240" w:lineRule="auto"/>
              <w:rPr>
                <w:rFonts w:ascii="Arial Narrow" w:eastAsia="Times New Roman" w:hAnsi="Arial Narrow" w:cs="Times New Roman"/>
                <w:color w:val="000000"/>
                <w:sz w:val="20"/>
                <w:szCs w:val="20"/>
                <w:lang w:val="es-CL" w:eastAsia="es-CL"/>
              </w:rPr>
            </w:pPr>
            <w:r w:rsidRPr="00751C8D">
              <w:rPr>
                <w:rFonts w:ascii="Arial Narrow" w:eastAsia="Times New Roman" w:hAnsi="Arial Narrow" w:cs="Times New Roman"/>
                <w:color w:val="000000"/>
                <w:sz w:val="20"/>
                <w:szCs w:val="20"/>
                <w:lang w:val="es-CL" w:eastAsia="es-CL"/>
              </w:rPr>
              <w:t> </w:t>
            </w:r>
          </w:p>
        </w:tc>
      </w:tr>
      <w:tr w:rsidR="008D401F" w:rsidRPr="008D401F" w14:paraId="0F5C7F12" w14:textId="77777777" w:rsidTr="008D401F">
        <w:trPr>
          <w:trHeight w:val="409"/>
        </w:trPr>
        <w:tc>
          <w:tcPr>
            <w:tcW w:w="1160" w:type="pct"/>
            <w:shd w:val="clear" w:color="000000" w:fill="DBDBDB"/>
            <w:vAlign w:val="center"/>
            <w:hideMark/>
          </w:tcPr>
          <w:p w14:paraId="675A1F21"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CAMAS ELÉCTRICAS E HIDRÁULICAS</w:t>
            </w:r>
          </w:p>
        </w:tc>
        <w:tc>
          <w:tcPr>
            <w:tcW w:w="976" w:type="pct"/>
            <w:shd w:val="clear" w:color="auto" w:fill="auto"/>
            <w:vAlign w:val="center"/>
            <w:hideMark/>
          </w:tcPr>
          <w:p w14:paraId="0769149A" w14:textId="77777777" w:rsidR="00751C8D" w:rsidRPr="00751C8D" w:rsidRDefault="00751C8D" w:rsidP="00751C8D">
            <w:pPr>
              <w:spacing w:after="0" w:line="240" w:lineRule="auto"/>
              <w:jc w:val="center"/>
              <w:rPr>
                <w:rFonts w:ascii="Arial Narrow" w:eastAsia="Times New Roman" w:hAnsi="Arial Narrow" w:cs="Times New Roman"/>
                <w:color w:val="000000"/>
                <w:sz w:val="20"/>
                <w:szCs w:val="20"/>
                <w:lang w:val="es-CL" w:eastAsia="es-CL"/>
              </w:rPr>
            </w:pPr>
            <w:r w:rsidRPr="00751C8D">
              <w:rPr>
                <w:rFonts w:ascii="Arial Narrow" w:eastAsia="Times New Roman" w:hAnsi="Arial Narrow" w:cs="Times New Roman"/>
                <w:color w:val="000000"/>
                <w:sz w:val="20"/>
                <w:szCs w:val="20"/>
                <w:lang w:val="es-CL" w:eastAsia="es-CL"/>
              </w:rPr>
              <w:t>MOBILIARIO</w:t>
            </w:r>
          </w:p>
        </w:tc>
        <w:tc>
          <w:tcPr>
            <w:tcW w:w="716" w:type="pct"/>
            <w:shd w:val="clear" w:color="auto" w:fill="auto"/>
            <w:vAlign w:val="center"/>
            <w:hideMark/>
          </w:tcPr>
          <w:p w14:paraId="654802BA"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 </w:t>
            </w:r>
          </w:p>
        </w:tc>
        <w:tc>
          <w:tcPr>
            <w:tcW w:w="716" w:type="pct"/>
            <w:shd w:val="clear" w:color="auto" w:fill="auto"/>
            <w:vAlign w:val="center"/>
            <w:hideMark/>
          </w:tcPr>
          <w:p w14:paraId="169D8EE9"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c>
          <w:tcPr>
            <w:tcW w:w="716" w:type="pct"/>
            <w:shd w:val="clear" w:color="auto" w:fill="auto"/>
            <w:vAlign w:val="center"/>
            <w:hideMark/>
          </w:tcPr>
          <w:p w14:paraId="3580455B"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 </w:t>
            </w:r>
          </w:p>
        </w:tc>
        <w:tc>
          <w:tcPr>
            <w:tcW w:w="716" w:type="pct"/>
            <w:shd w:val="clear" w:color="auto" w:fill="auto"/>
            <w:vAlign w:val="center"/>
            <w:hideMark/>
          </w:tcPr>
          <w:p w14:paraId="14F17D31"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r>
      <w:tr w:rsidR="008D401F" w:rsidRPr="008D401F" w14:paraId="5FBEA4E6" w14:textId="77777777" w:rsidTr="008D401F">
        <w:trPr>
          <w:trHeight w:val="409"/>
        </w:trPr>
        <w:tc>
          <w:tcPr>
            <w:tcW w:w="1160" w:type="pct"/>
            <w:shd w:val="clear" w:color="000000" w:fill="DBDBDB"/>
            <w:vAlign w:val="center"/>
            <w:hideMark/>
          </w:tcPr>
          <w:p w14:paraId="6A8386D7"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CAMILLAS DE TRANSPORTE</w:t>
            </w:r>
          </w:p>
        </w:tc>
        <w:tc>
          <w:tcPr>
            <w:tcW w:w="976" w:type="pct"/>
            <w:shd w:val="clear" w:color="auto" w:fill="auto"/>
            <w:vAlign w:val="center"/>
            <w:hideMark/>
          </w:tcPr>
          <w:p w14:paraId="52D8D3E0" w14:textId="77777777" w:rsidR="00751C8D" w:rsidRPr="00751C8D" w:rsidRDefault="00751C8D" w:rsidP="00751C8D">
            <w:pPr>
              <w:spacing w:after="0" w:line="240" w:lineRule="auto"/>
              <w:jc w:val="center"/>
              <w:rPr>
                <w:rFonts w:ascii="Arial Narrow" w:eastAsia="Times New Roman" w:hAnsi="Arial Narrow" w:cs="Times New Roman"/>
                <w:color w:val="000000"/>
                <w:sz w:val="20"/>
                <w:szCs w:val="20"/>
                <w:lang w:val="es-CL" w:eastAsia="es-CL"/>
              </w:rPr>
            </w:pPr>
            <w:r w:rsidRPr="00751C8D">
              <w:rPr>
                <w:rFonts w:ascii="Arial Narrow" w:eastAsia="Times New Roman" w:hAnsi="Arial Narrow" w:cs="Times New Roman"/>
                <w:color w:val="000000"/>
                <w:sz w:val="20"/>
                <w:szCs w:val="20"/>
                <w:lang w:val="es-CL" w:eastAsia="es-CL"/>
              </w:rPr>
              <w:t>MOBILIARIO</w:t>
            </w:r>
          </w:p>
        </w:tc>
        <w:tc>
          <w:tcPr>
            <w:tcW w:w="716" w:type="pct"/>
            <w:shd w:val="clear" w:color="auto" w:fill="auto"/>
            <w:vAlign w:val="center"/>
            <w:hideMark/>
          </w:tcPr>
          <w:p w14:paraId="6345162F"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 </w:t>
            </w:r>
          </w:p>
        </w:tc>
        <w:tc>
          <w:tcPr>
            <w:tcW w:w="716" w:type="pct"/>
            <w:shd w:val="clear" w:color="auto" w:fill="auto"/>
            <w:vAlign w:val="center"/>
            <w:hideMark/>
          </w:tcPr>
          <w:p w14:paraId="6C70F2CC"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c>
          <w:tcPr>
            <w:tcW w:w="716" w:type="pct"/>
            <w:shd w:val="clear" w:color="auto" w:fill="auto"/>
            <w:vAlign w:val="center"/>
            <w:hideMark/>
          </w:tcPr>
          <w:p w14:paraId="441F6143"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 </w:t>
            </w:r>
          </w:p>
        </w:tc>
        <w:tc>
          <w:tcPr>
            <w:tcW w:w="716" w:type="pct"/>
            <w:shd w:val="clear" w:color="auto" w:fill="auto"/>
            <w:vAlign w:val="center"/>
            <w:hideMark/>
          </w:tcPr>
          <w:p w14:paraId="02E32993"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r>
      <w:tr w:rsidR="008D401F" w:rsidRPr="008D401F" w14:paraId="792637FC" w14:textId="77777777" w:rsidTr="008D401F">
        <w:trPr>
          <w:trHeight w:val="649"/>
        </w:trPr>
        <w:tc>
          <w:tcPr>
            <w:tcW w:w="1160" w:type="pct"/>
            <w:shd w:val="clear" w:color="000000" w:fill="DBDBDB"/>
            <w:vAlign w:val="center"/>
            <w:hideMark/>
          </w:tcPr>
          <w:p w14:paraId="2FC8E3C0"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BOMBAS (MOTORES) DE ASPIRACIÓN</w:t>
            </w:r>
          </w:p>
        </w:tc>
        <w:tc>
          <w:tcPr>
            <w:tcW w:w="976" w:type="pct"/>
            <w:shd w:val="clear" w:color="auto" w:fill="auto"/>
            <w:vAlign w:val="center"/>
            <w:hideMark/>
          </w:tcPr>
          <w:p w14:paraId="48D5FF36" w14:textId="77777777" w:rsidR="00751C8D" w:rsidRPr="00751C8D" w:rsidRDefault="00751C8D" w:rsidP="00751C8D">
            <w:pPr>
              <w:spacing w:after="0" w:line="240" w:lineRule="auto"/>
              <w:jc w:val="center"/>
              <w:rPr>
                <w:rFonts w:ascii="Arial Narrow" w:eastAsia="Times New Roman" w:hAnsi="Arial Narrow" w:cs="Times New Roman"/>
                <w:color w:val="000000"/>
                <w:sz w:val="20"/>
                <w:szCs w:val="20"/>
                <w:lang w:val="es-CL" w:eastAsia="es-CL"/>
              </w:rPr>
            </w:pPr>
            <w:r w:rsidRPr="00751C8D">
              <w:rPr>
                <w:rFonts w:ascii="Arial Narrow" w:eastAsia="Times New Roman" w:hAnsi="Arial Narrow" w:cs="Times New Roman"/>
                <w:color w:val="000000"/>
                <w:sz w:val="20"/>
                <w:szCs w:val="20"/>
                <w:lang w:val="es-CL" w:eastAsia="es-CL"/>
              </w:rPr>
              <w:t>MOBILIARIO</w:t>
            </w:r>
          </w:p>
        </w:tc>
        <w:tc>
          <w:tcPr>
            <w:tcW w:w="716" w:type="pct"/>
            <w:shd w:val="clear" w:color="auto" w:fill="auto"/>
            <w:vAlign w:val="center"/>
            <w:hideMark/>
          </w:tcPr>
          <w:p w14:paraId="54AC98E0"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 </w:t>
            </w:r>
          </w:p>
        </w:tc>
        <w:tc>
          <w:tcPr>
            <w:tcW w:w="716" w:type="pct"/>
            <w:shd w:val="clear" w:color="auto" w:fill="auto"/>
            <w:vAlign w:val="center"/>
            <w:hideMark/>
          </w:tcPr>
          <w:p w14:paraId="7C71B68B"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c>
          <w:tcPr>
            <w:tcW w:w="716" w:type="pct"/>
            <w:shd w:val="clear" w:color="auto" w:fill="auto"/>
            <w:vAlign w:val="center"/>
            <w:hideMark/>
          </w:tcPr>
          <w:p w14:paraId="3174E54A"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 </w:t>
            </w:r>
          </w:p>
        </w:tc>
        <w:tc>
          <w:tcPr>
            <w:tcW w:w="716" w:type="pct"/>
            <w:shd w:val="clear" w:color="auto" w:fill="auto"/>
            <w:vAlign w:val="center"/>
            <w:hideMark/>
          </w:tcPr>
          <w:p w14:paraId="6C8D05D9"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r>
      <w:tr w:rsidR="008D401F" w:rsidRPr="008D401F" w14:paraId="3F23E832" w14:textId="77777777" w:rsidTr="008D401F">
        <w:trPr>
          <w:trHeight w:val="649"/>
        </w:trPr>
        <w:tc>
          <w:tcPr>
            <w:tcW w:w="1160" w:type="pct"/>
            <w:shd w:val="clear" w:color="000000" w:fill="DBDBDB"/>
            <w:vAlign w:val="center"/>
            <w:hideMark/>
          </w:tcPr>
          <w:p w14:paraId="4A3EBCF3"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MOBILIARIO CLÍNICO (VELADORES, MESAS DE COMER, ETC)</w:t>
            </w:r>
          </w:p>
        </w:tc>
        <w:tc>
          <w:tcPr>
            <w:tcW w:w="976" w:type="pct"/>
            <w:shd w:val="clear" w:color="auto" w:fill="auto"/>
            <w:vAlign w:val="center"/>
            <w:hideMark/>
          </w:tcPr>
          <w:p w14:paraId="63E3A099" w14:textId="77777777" w:rsidR="00751C8D" w:rsidRPr="00751C8D" w:rsidRDefault="00751C8D" w:rsidP="00751C8D">
            <w:pPr>
              <w:spacing w:after="0" w:line="240" w:lineRule="auto"/>
              <w:jc w:val="center"/>
              <w:rPr>
                <w:rFonts w:ascii="Arial Narrow" w:eastAsia="Times New Roman" w:hAnsi="Arial Narrow" w:cs="Times New Roman"/>
                <w:color w:val="000000"/>
                <w:sz w:val="20"/>
                <w:szCs w:val="20"/>
                <w:lang w:val="es-CL" w:eastAsia="es-CL"/>
              </w:rPr>
            </w:pPr>
            <w:r w:rsidRPr="00751C8D">
              <w:rPr>
                <w:rFonts w:ascii="Arial Narrow" w:eastAsia="Times New Roman" w:hAnsi="Arial Narrow" w:cs="Times New Roman"/>
                <w:color w:val="000000"/>
                <w:sz w:val="20"/>
                <w:szCs w:val="20"/>
                <w:lang w:val="es-CL" w:eastAsia="es-CL"/>
              </w:rPr>
              <w:t>MOBILIARIO</w:t>
            </w:r>
          </w:p>
        </w:tc>
        <w:tc>
          <w:tcPr>
            <w:tcW w:w="716" w:type="pct"/>
            <w:shd w:val="clear" w:color="auto" w:fill="auto"/>
            <w:vAlign w:val="center"/>
            <w:hideMark/>
          </w:tcPr>
          <w:p w14:paraId="2E95041F"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 </w:t>
            </w:r>
          </w:p>
        </w:tc>
        <w:tc>
          <w:tcPr>
            <w:tcW w:w="716" w:type="pct"/>
            <w:shd w:val="clear" w:color="auto" w:fill="auto"/>
            <w:vAlign w:val="center"/>
            <w:hideMark/>
          </w:tcPr>
          <w:p w14:paraId="25CBDA60"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c>
          <w:tcPr>
            <w:tcW w:w="716" w:type="pct"/>
            <w:shd w:val="clear" w:color="auto" w:fill="auto"/>
            <w:vAlign w:val="center"/>
            <w:hideMark/>
          </w:tcPr>
          <w:p w14:paraId="188568CC"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 </w:t>
            </w:r>
          </w:p>
        </w:tc>
        <w:tc>
          <w:tcPr>
            <w:tcW w:w="716" w:type="pct"/>
            <w:shd w:val="clear" w:color="auto" w:fill="auto"/>
            <w:vAlign w:val="center"/>
            <w:hideMark/>
          </w:tcPr>
          <w:p w14:paraId="51121E5E"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r>
      <w:tr w:rsidR="008D401F" w:rsidRPr="008D401F" w14:paraId="36D7C642" w14:textId="77777777" w:rsidTr="008D401F">
        <w:trPr>
          <w:trHeight w:val="409"/>
        </w:trPr>
        <w:tc>
          <w:tcPr>
            <w:tcW w:w="1160" w:type="pct"/>
            <w:shd w:val="clear" w:color="000000" w:fill="DBDBDB"/>
            <w:vAlign w:val="center"/>
            <w:hideMark/>
          </w:tcPr>
          <w:p w14:paraId="5F8F9D27"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 xml:space="preserve">PORTA SUEROS Y OTROS </w:t>
            </w:r>
          </w:p>
        </w:tc>
        <w:tc>
          <w:tcPr>
            <w:tcW w:w="976" w:type="pct"/>
            <w:shd w:val="clear" w:color="auto" w:fill="auto"/>
            <w:vAlign w:val="center"/>
            <w:hideMark/>
          </w:tcPr>
          <w:p w14:paraId="238CDCF4" w14:textId="77777777" w:rsidR="00751C8D" w:rsidRPr="00751C8D" w:rsidRDefault="00751C8D" w:rsidP="00751C8D">
            <w:pPr>
              <w:spacing w:after="0" w:line="240" w:lineRule="auto"/>
              <w:jc w:val="center"/>
              <w:rPr>
                <w:rFonts w:ascii="Arial Narrow" w:eastAsia="Times New Roman" w:hAnsi="Arial Narrow" w:cs="Times New Roman"/>
                <w:color w:val="000000"/>
                <w:sz w:val="20"/>
                <w:szCs w:val="20"/>
                <w:lang w:val="es-CL" w:eastAsia="es-CL"/>
              </w:rPr>
            </w:pPr>
            <w:r w:rsidRPr="00751C8D">
              <w:rPr>
                <w:rFonts w:ascii="Arial Narrow" w:eastAsia="Times New Roman" w:hAnsi="Arial Narrow" w:cs="Times New Roman"/>
                <w:color w:val="000000"/>
                <w:sz w:val="20"/>
                <w:szCs w:val="20"/>
                <w:lang w:val="es-CL" w:eastAsia="es-CL"/>
              </w:rPr>
              <w:t>MOBILIARIO</w:t>
            </w:r>
          </w:p>
        </w:tc>
        <w:tc>
          <w:tcPr>
            <w:tcW w:w="716" w:type="pct"/>
            <w:shd w:val="clear" w:color="auto" w:fill="auto"/>
            <w:vAlign w:val="center"/>
            <w:hideMark/>
          </w:tcPr>
          <w:p w14:paraId="6E0532D0"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 </w:t>
            </w:r>
          </w:p>
        </w:tc>
        <w:tc>
          <w:tcPr>
            <w:tcW w:w="716" w:type="pct"/>
            <w:shd w:val="clear" w:color="auto" w:fill="auto"/>
            <w:vAlign w:val="center"/>
            <w:hideMark/>
          </w:tcPr>
          <w:p w14:paraId="587B3BEA"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c>
          <w:tcPr>
            <w:tcW w:w="716" w:type="pct"/>
            <w:shd w:val="clear" w:color="auto" w:fill="auto"/>
            <w:vAlign w:val="center"/>
            <w:hideMark/>
          </w:tcPr>
          <w:p w14:paraId="0AB65EA5"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c>
          <w:tcPr>
            <w:tcW w:w="716" w:type="pct"/>
            <w:shd w:val="clear" w:color="auto" w:fill="auto"/>
            <w:vAlign w:val="center"/>
            <w:hideMark/>
          </w:tcPr>
          <w:p w14:paraId="1159A33B" w14:textId="77777777" w:rsidR="00751C8D" w:rsidRPr="00751C8D" w:rsidRDefault="00751C8D" w:rsidP="00751C8D">
            <w:pPr>
              <w:spacing w:after="0" w:line="240" w:lineRule="auto"/>
              <w:jc w:val="center"/>
              <w:rPr>
                <w:rFonts w:ascii="Arial Narrow" w:eastAsia="Times New Roman" w:hAnsi="Arial Narrow" w:cs="Times New Roman"/>
                <w:b/>
                <w:bCs/>
                <w:color w:val="000000"/>
                <w:sz w:val="20"/>
                <w:szCs w:val="20"/>
                <w:lang w:val="es-CL" w:eastAsia="es-CL"/>
              </w:rPr>
            </w:pPr>
            <w:r w:rsidRPr="00751C8D">
              <w:rPr>
                <w:rFonts w:ascii="Arial Narrow" w:eastAsia="Times New Roman" w:hAnsi="Arial Narrow" w:cs="Times New Roman"/>
                <w:b/>
                <w:bCs/>
                <w:color w:val="000000"/>
                <w:sz w:val="20"/>
                <w:szCs w:val="20"/>
                <w:lang w:val="es-CL" w:eastAsia="es-CL"/>
              </w:rPr>
              <w:t>X</w:t>
            </w:r>
          </w:p>
        </w:tc>
      </w:tr>
    </w:tbl>
    <w:p w14:paraId="0EDD91D2" w14:textId="77777777" w:rsidR="00017090" w:rsidRPr="00017090" w:rsidRDefault="00017090" w:rsidP="00017090">
      <w:pPr>
        <w:contextualSpacing/>
        <w:jc w:val="both"/>
        <w:rPr>
          <w:rFonts w:ascii="Arial" w:hAnsi="Arial" w:cs="Arial"/>
          <w:b/>
        </w:rPr>
      </w:pPr>
    </w:p>
    <w:p w14:paraId="652FCF79" w14:textId="77777777" w:rsidR="00017090" w:rsidRDefault="00017090" w:rsidP="004806A3">
      <w:pPr>
        <w:pStyle w:val="Prrafodelista"/>
        <w:ind w:left="426"/>
        <w:contextualSpacing/>
        <w:jc w:val="both"/>
        <w:rPr>
          <w:rFonts w:ascii="Arial" w:hAnsi="Arial" w:cs="Arial"/>
          <w:b/>
        </w:rPr>
      </w:pPr>
    </w:p>
    <w:p w14:paraId="763738E9" w14:textId="77777777" w:rsidR="009632CD" w:rsidRPr="000B23C1" w:rsidRDefault="000D5B43" w:rsidP="000B23C1">
      <w:pPr>
        <w:pStyle w:val="Ttulo2"/>
        <w:numPr>
          <w:ilvl w:val="2"/>
          <w:numId w:val="3"/>
        </w:numPr>
        <w:spacing w:line="240" w:lineRule="auto"/>
        <w:ind w:left="504"/>
        <w:rPr>
          <w:rFonts w:ascii="Arial" w:hAnsi="Arial" w:cs="Arial"/>
          <w:b/>
          <w:color w:val="000000" w:themeColor="text1"/>
          <w:sz w:val="24"/>
          <w:szCs w:val="24"/>
        </w:rPr>
      </w:pPr>
      <w:r>
        <w:rPr>
          <w:rFonts w:ascii="Arial" w:hAnsi="Arial" w:cs="Arial"/>
          <w:b/>
          <w:color w:val="000000" w:themeColor="text1"/>
          <w:sz w:val="24"/>
          <w:szCs w:val="24"/>
        </w:rPr>
        <w:t>ANEXO 1</w:t>
      </w:r>
    </w:p>
    <w:p w14:paraId="3F8F2853" w14:textId="77777777" w:rsidR="009632CD" w:rsidRPr="00FE1278" w:rsidRDefault="009632CD" w:rsidP="00F436E3">
      <w:pPr>
        <w:pStyle w:val="punteoextse"/>
        <w:numPr>
          <w:ilvl w:val="0"/>
          <w:numId w:val="0"/>
        </w:numPr>
        <w:tabs>
          <w:tab w:val="clear" w:pos="360"/>
          <w:tab w:val="left" w:pos="142"/>
        </w:tabs>
        <w:spacing w:line="240" w:lineRule="auto"/>
        <w:rPr>
          <w:rFonts w:ascii="Arial" w:hAnsi="Arial" w:cs="Arial"/>
          <w:b/>
          <w:szCs w:val="24"/>
          <w:u w:val="single"/>
        </w:rPr>
      </w:pPr>
    </w:p>
    <w:p w14:paraId="720ABE5C" w14:textId="77777777" w:rsidR="009632CD" w:rsidRPr="00FE1278" w:rsidRDefault="009632CD" w:rsidP="00F436E3">
      <w:pPr>
        <w:pStyle w:val="punteoextse"/>
        <w:numPr>
          <w:ilvl w:val="0"/>
          <w:numId w:val="0"/>
        </w:numPr>
        <w:tabs>
          <w:tab w:val="clear" w:pos="360"/>
          <w:tab w:val="left" w:pos="142"/>
        </w:tabs>
        <w:spacing w:line="240" w:lineRule="auto"/>
        <w:rPr>
          <w:rFonts w:ascii="Arial" w:hAnsi="Arial" w:cs="Arial"/>
          <w:b/>
          <w:szCs w:val="24"/>
          <w:u w:val="single"/>
        </w:rPr>
      </w:pPr>
      <w:r w:rsidRPr="00FE1278">
        <w:rPr>
          <w:rFonts w:ascii="Arial" w:hAnsi="Arial" w:cs="Arial"/>
          <w:b/>
          <w:szCs w:val="24"/>
          <w:u w:val="single"/>
        </w:rPr>
        <w:t>ETAPA 1: DETECTAR MANTENIMIENTO PREVENTIVO</w:t>
      </w:r>
    </w:p>
    <w:p w14:paraId="2135B0D5" w14:textId="77777777" w:rsidR="009632CD" w:rsidRPr="00FE1278" w:rsidRDefault="009632CD" w:rsidP="00F436E3">
      <w:pPr>
        <w:pStyle w:val="punteoextse"/>
        <w:numPr>
          <w:ilvl w:val="0"/>
          <w:numId w:val="0"/>
        </w:numPr>
        <w:tabs>
          <w:tab w:val="clear" w:pos="360"/>
          <w:tab w:val="left" w:pos="142"/>
        </w:tabs>
        <w:spacing w:line="240" w:lineRule="auto"/>
        <w:rPr>
          <w:rFonts w:ascii="Arial" w:hAnsi="Arial" w:cs="Arial"/>
          <w:b/>
          <w:szCs w:val="24"/>
        </w:rPr>
      </w:pPr>
    </w:p>
    <w:p w14:paraId="23CD93F4" w14:textId="77777777" w:rsidR="009632CD" w:rsidRPr="00FE1278" w:rsidRDefault="009632CD" w:rsidP="00F436E3">
      <w:pPr>
        <w:pStyle w:val="Prrafodelista"/>
        <w:tabs>
          <w:tab w:val="left" w:pos="0"/>
          <w:tab w:val="left" w:pos="284"/>
          <w:tab w:val="left" w:pos="426"/>
        </w:tabs>
        <w:ind w:left="0"/>
        <w:contextualSpacing/>
        <w:jc w:val="both"/>
        <w:rPr>
          <w:rFonts w:ascii="Arial" w:hAnsi="Arial" w:cs="Arial"/>
          <w:b/>
        </w:rPr>
      </w:pPr>
    </w:p>
    <w:p w14:paraId="20B1B070" w14:textId="77777777" w:rsidR="009632CD" w:rsidRPr="00FE1278" w:rsidRDefault="009632CD" w:rsidP="00F436E3">
      <w:pPr>
        <w:pStyle w:val="Prrafodelista"/>
        <w:tabs>
          <w:tab w:val="left" w:pos="0"/>
          <w:tab w:val="left" w:pos="284"/>
          <w:tab w:val="left" w:pos="426"/>
        </w:tabs>
        <w:ind w:left="0"/>
        <w:contextualSpacing/>
        <w:jc w:val="both"/>
        <w:rPr>
          <w:rFonts w:ascii="Arial" w:hAnsi="Arial" w:cs="Arial"/>
          <w:b/>
        </w:rPr>
      </w:pPr>
      <w:r w:rsidRPr="00FE1278">
        <w:rPr>
          <w:rFonts w:ascii="Arial" w:hAnsi="Arial" w:cs="Arial"/>
          <w:b/>
        </w:rPr>
        <w:t>1.   DESARROLLO</w:t>
      </w:r>
    </w:p>
    <w:p w14:paraId="5BCA8663" w14:textId="77777777" w:rsidR="009632CD" w:rsidRPr="00FE1278" w:rsidRDefault="009632CD" w:rsidP="00F436E3">
      <w:pPr>
        <w:pStyle w:val="punteoextse"/>
        <w:numPr>
          <w:ilvl w:val="0"/>
          <w:numId w:val="0"/>
        </w:numPr>
        <w:spacing w:before="240" w:after="120" w:line="240" w:lineRule="auto"/>
        <w:rPr>
          <w:rFonts w:ascii="Arial" w:hAnsi="Arial" w:cs="Arial"/>
          <w:b/>
          <w:szCs w:val="24"/>
        </w:rPr>
      </w:pPr>
      <w:r w:rsidRPr="00FE1278">
        <w:rPr>
          <w:rFonts w:ascii="Arial" w:hAnsi="Arial" w:cs="Arial"/>
          <w:b/>
          <w:szCs w:val="24"/>
        </w:rPr>
        <w:t>1.1 MODELOS VISUALES</w:t>
      </w:r>
    </w:p>
    <w:p w14:paraId="03926BAB" w14:textId="77777777" w:rsidR="009632CD" w:rsidRPr="00FE1278" w:rsidRDefault="009632CD" w:rsidP="00F436E3">
      <w:pPr>
        <w:pStyle w:val="punteoextse"/>
        <w:numPr>
          <w:ilvl w:val="0"/>
          <w:numId w:val="0"/>
        </w:numPr>
        <w:spacing w:line="240" w:lineRule="auto"/>
        <w:rPr>
          <w:rFonts w:ascii="Arial" w:hAnsi="Arial" w:cs="Arial"/>
          <w:szCs w:val="24"/>
          <w:lang w:val="es-CL"/>
        </w:rPr>
      </w:pPr>
      <w:r w:rsidRPr="00FE1278">
        <w:rPr>
          <w:rFonts w:ascii="Arial" w:hAnsi="Arial" w:cs="Arial"/>
          <w:szCs w:val="24"/>
          <w:lang w:val="es-CL"/>
        </w:rPr>
        <w:lastRenderedPageBreak/>
        <w:t>Ubicación en el mapa de procesos: Etapa número 1 del proceso Detectar mantenimiento preventivo.</w:t>
      </w:r>
    </w:p>
    <w:p w14:paraId="23394196" w14:textId="77777777" w:rsidR="009632CD" w:rsidRPr="00FE1278" w:rsidRDefault="009632CD" w:rsidP="00F436E3">
      <w:pPr>
        <w:pStyle w:val="punteoextse"/>
        <w:numPr>
          <w:ilvl w:val="0"/>
          <w:numId w:val="0"/>
        </w:numPr>
        <w:spacing w:line="240" w:lineRule="auto"/>
        <w:rPr>
          <w:rFonts w:ascii="Arial" w:hAnsi="Arial" w:cs="Arial"/>
          <w:szCs w:val="24"/>
          <w:lang w:val="es-CL"/>
        </w:rPr>
      </w:pPr>
    </w:p>
    <w:p w14:paraId="6695CF63" w14:textId="77777777" w:rsidR="009632CD" w:rsidRPr="00FE1278" w:rsidRDefault="001C144F" w:rsidP="00F436E3">
      <w:pPr>
        <w:pStyle w:val="punteoextse"/>
        <w:numPr>
          <w:ilvl w:val="0"/>
          <w:numId w:val="0"/>
        </w:numPr>
        <w:spacing w:line="240" w:lineRule="auto"/>
        <w:rPr>
          <w:rFonts w:ascii="Arial" w:hAnsi="Arial" w:cs="Arial"/>
          <w:szCs w:val="24"/>
          <w:lang w:val="es-CL"/>
        </w:rPr>
      </w:pPr>
      <w:r>
        <w:rPr>
          <w:rFonts w:ascii="Arial" w:hAnsi="Arial" w:cs="Arial"/>
          <w:noProof/>
          <w:szCs w:val="24"/>
          <w:lang w:val="es-CL"/>
        </w:rPr>
        <w:drawing>
          <wp:inline distT="0" distB="0" distL="0" distR="0" wp14:anchorId="2665662E" wp14:editId="1B0DC775">
            <wp:extent cx="5428615" cy="2486025"/>
            <wp:effectExtent l="0" t="0" r="63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28615" cy="2486025"/>
                    </a:xfrm>
                    <a:prstGeom prst="rect">
                      <a:avLst/>
                    </a:prstGeom>
                    <a:noFill/>
                  </pic:spPr>
                </pic:pic>
              </a:graphicData>
            </a:graphic>
          </wp:inline>
        </w:drawing>
      </w:r>
    </w:p>
    <w:p w14:paraId="1C41F623" w14:textId="77777777" w:rsidR="009632CD" w:rsidRPr="00FE1278" w:rsidRDefault="009632CD" w:rsidP="00F436E3">
      <w:pPr>
        <w:pStyle w:val="punteoextse"/>
        <w:numPr>
          <w:ilvl w:val="0"/>
          <w:numId w:val="0"/>
        </w:numPr>
        <w:spacing w:line="240" w:lineRule="auto"/>
        <w:rPr>
          <w:rFonts w:ascii="Arial" w:hAnsi="Arial" w:cs="Arial"/>
          <w:szCs w:val="24"/>
          <w:lang w:val="es-CL"/>
        </w:rPr>
      </w:pPr>
    </w:p>
    <w:p w14:paraId="298C6925" w14:textId="77777777" w:rsidR="009632CD" w:rsidRDefault="009632CD" w:rsidP="00F436E3">
      <w:pPr>
        <w:spacing w:after="120" w:line="240" w:lineRule="auto"/>
        <w:jc w:val="both"/>
        <w:rPr>
          <w:rFonts w:ascii="Arial" w:hAnsi="Arial" w:cs="Arial"/>
          <w:sz w:val="24"/>
          <w:szCs w:val="24"/>
          <w:lang w:val="es-CL"/>
        </w:rPr>
      </w:pPr>
      <w:r w:rsidRPr="00FE1278">
        <w:rPr>
          <w:rFonts w:ascii="Arial" w:hAnsi="Arial" w:cs="Arial"/>
          <w:sz w:val="24"/>
          <w:szCs w:val="24"/>
          <w:lang w:val="es-CL"/>
        </w:rPr>
        <w:t>Flujograma de información con sus listas de tareas</w:t>
      </w:r>
      <w:r w:rsidR="00485978">
        <w:rPr>
          <w:rFonts w:ascii="Arial" w:hAnsi="Arial" w:cs="Arial"/>
          <w:sz w:val="24"/>
          <w:szCs w:val="24"/>
          <w:lang w:val="es-CL"/>
        </w:rPr>
        <w:t>:</w:t>
      </w:r>
    </w:p>
    <w:p w14:paraId="0AAA6E69" w14:textId="77777777" w:rsidR="00485978" w:rsidRPr="00FE1278" w:rsidRDefault="00485978" w:rsidP="00F436E3">
      <w:pPr>
        <w:spacing w:after="120" w:line="240" w:lineRule="auto"/>
        <w:jc w:val="both"/>
        <w:rPr>
          <w:rFonts w:ascii="Arial" w:hAnsi="Arial" w:cs="Arial"/>
          <w:sz w:val="24"/>
          <w:szCs w:val="24"/>
          <w:lang w:val="es-CL"/>
        </w:rPr>
      </w:pPr>
    </w:p>
    <w:p w14:paraId="475A6DF0" w14:textId="77777777" w:rsidR="009632CD" w:rsidRPr="00FE1278" w:rsidRDefault="001C144F" w:rsidP="000B23C1">
      <w:pPr>
        <w:spacing w:after="120" w:line="240" w:lineRule="auto"/>
        <w:jc w:val="center"/>
        <w:rPr>
          <w:rFonts w:ascii="Arial" w:hAnsi="Arial" w:cs="Arial"/>
          <w:sz w:val="24"/>
          <w:szCs w:val="24"/>
          <w:lang w:val="es-CL"/>
        </w:rPr>
      </w:pPr>
      <w:r>
        <w:rPr>
          <w:rFonts w:ascii="Arial" w:hAnsi="Arial" w:cs="Arial"/>
          <w:noProof/>
          <w:sz w:val="24"/>
          <w:szCs w:val="24"/>
          <w:lang w:val="es-CL"/>
        </w:rPr>
        <w:drawing>
          <wp:inline distT="0" distB="0" distL="0" distR="0" wp14:anchorId="7AA997AF" wp14:editId="572D2004">
            <wp:extent cx="5628640" cy="3504565"/>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28640" cy="3504565"/>
                    </a:xfrm>
                    <a:prstGeom prst="rect">
                      <a:avLst/>
                    </a:prstGeom>
                    <a:noFill/>
                  </pic:spPr>
                </pic:pic>
              </a:graphicData>
            </a:graphic>
          </wp:inline>
        </w:drawing>
      </w:r>
    </w:p>
    <w:p w14:paraId="73386813" w14:textId="77777777" w:rsidR="009632CD" w:rsidRPr="00FE1278" w:rsidRDefault="009632CD" w:rsidP="00F436E3">
      <w:pPr>
        <w:spacing w:after="120" w:line="240" w:lineRule="auto"/>
        <w:jc w:val="both"/>
        <w:rPr>
          <w:rFonts w:ascii="Arial" w:hAnsi="Arial" w:cs="Arial"/>
          <w:sz w:val="24"/>
          <w:szCs w:val="24"/>
          <w:lang w:val="es-CL"/>
        </w:rPr>
      </w:pPr>
    </w:p>
    <w:p w14:paraId="55FDA394" w14:textId="77777777" w:rsidR="009632CD" w:rsidRPr="00FE1278" w:rsidRDefault="009632CD" w:rsidP="00F436E3">
      <w:pPr>
        <w:spacing w:after="120" w:line="240" w:lineRule="auto"/>
        <w:jc w:val="both"/>
        <w:rPr>
          <w:rFonts w:ascii="Arial" w:hAnsi="Arial" w:cs="Arial"/>
          <w:sz w:val="24"/>
          <w:szCs w:val="24"/>
          <w:lang w:val="es-CL"/>
        </w:rPr>
      </w:pPr>
      <w:r w:rsidRPr="00FE1278">
        <w:rPr>
          <w:rFonts w:ascii="Arial" w:hAnsi="Arial" w:cs="Arial"/>
          <w:noProof/>
          <w:sz w:val="24"/>
          <w:szCs w:val="24"/>
          <w:lang w:val="es-CL"/>
        </w:rPr>
        <w:lastRenderedPageBreak/>
        <mc:AlternateContent>
          <mc:Choice Requires="wps">
            <w:drawing>
              <wp:inline distT="0" distB="0" distL="0" distR="0" wp14:anchorId="793214A3" wp14:editId="114EB398">
                <wp:extent cx="4835525" cy="1174115"/>
                <wp:effectExtent l="0" t="0" r="22225" b="24130"/>
                <wp:docPr id="3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35525" cy="1174115"/>
                        </a:xfrm>
                        <a:prstGeom prst="rect">
                          <a:avLst/>
                        </a:prstGeom>
                        <a:noFill/>
                        <a:ln w="19050">
                          <a:solidFill>
                            <a:srgbClr val="222268"/>
                          </a:solidFill>
                          <a:miter lim="800000"/>
                          <a:headEnd/>
                          <a:tailEnd/>
                        </a:ln>
                        <a:effectLst/>
                      </wps:spPr>
                      <wps:txbx>
                        <w:txbxContent>
                          <w:p w14:paraId="098B8061" w14:textId="77777777" w:rsidR="00984B85" w:rsidRDefault="00984B85" w:rsidP="009632CD">
                            <w:pPr>
                              <w:pStyle w:val="NormalWeb"/>
                              <w:tabs>
                                <w:tab w:val="left" w:pos="0"/>
                                <w:tab w:val="left" w:pos="360"/>
                                <w:tab w:val="left" w:pos="645"/>
                                <w:tab w:val="left" w:pos="725"/>
                                <w:tab w:val="left" w:pos="1085"/>
                                <w:tab w:val="left" w:pos="1445"/>
                                <w:tab w:val="left" w:pos="1813"/>
                                <w:tab w:val="left" w:pos="2173"/>
                                <w:tab w:val="left" w:pos="2538"/>
                                <w:tab w:val="left" w:pos="2898"/>
                                <w:tab w:val="left" w:pos="3265"/>
                                <w:tab w:val="left" w:pos="3625"/>
                                <w:tab w:val="left" w:pos="3990"/>
                                <w:tab w:val="left" w:pos="4350"/>
                                <w:tab w:val="left" w:pos="4715"/>
                                <w:tab w:val="left" w:pos="5075"/>
                                <w:tab w:val="left" w:pos="5443"/>
                                <w:tab w:val="left" w:pos="5803"/>
                                <w:tab w:val="left" w:pos="6168"/>
                                <w:tab w:val="left" w:pos="6528"/>
                                <w:tab w:val="left" w:pos="6888"/>
                                <w:tab w:val="left" w:pos="7255"/>
                                <w:tab w:val="left" w:pos="7615"/>
                                <w:tab w:val="left" w:pos="7980"/>
                                <w:tab w:val="left" w:pos="8340"/>
                                <w:tab w:val="left" w:pos="8705"/>
                                <w:tab w:val="left" w:pos="9065"/>
                                <w:tab w:val="left" w:pos="9433"/>
                                <w:tab w:val="left" w:pos="9793"/>
                                <w:tab w:val="left" w:pos="10158"/>
                                <w:tab w:val="left" w:pos="10518"/>
                                <w:tab w:val="left" w:pos="10885"/>
                              </w:tabs>
                              <w:overflowPunct w:val="0"/>
                              <w:spacing w:before="0" w:beforeAutospacing="0" w:after="0" w:afterAutospacing="0"/>
                              <w:jc w:val="both"/>
                            </w:pPr>
                            <w:r>
                              <w:rPr>
                                <w:rFonts w:ascii="Arial" w:eastAsia="Times New Roman" w:hAnsi="Arial" w:cs="Arial"/>
                                <w:b/>
                                <w:bCs/>
                                <w:color w:val="000000"/>
                                <w:sz w:val="28"/>
                                <w:szCs w:val="28"/>
                              </w:rPr>
                              <w:t>Revisar</w:t>
                            </w:r>
                          </w:p>
                          <w:p w14:paraId="47C8B4EC" w14:textId="77777777" w:rsidR="00984B85" w:rsidRDefault="00984B85" w:rsidP="009632CD">
                            <w:pPr>
                              <w:pStyle w:val="NormalWeb"/>
                              <w:tabs>
                                <w:tab w:val="left" w:pos="0"/>
                                <w:tab w:val="left" w:pos="360"/>
                                <w:tab w:val="left" w:pos="645"/>
                                <w:tab w:val="left" w:pos="725"/>
                                <w:tab w:val="left" w:pos="1085"/>
                                <w:tab w:val="left" w:pos="1445"/>
                                <w:tab w:val="left" w:pos="1813"/>
                                <w:tab w:val="left" w:pos="2173"/>
                                <w:tab w:val="left" w:pos="2538"/>
                                <w:tab w:val="left" w:pos="2898"/>
                                <w:tab w:val="left" w:pos="3265"/>
                                <w:tab w:val="left" w:pos="3625"/>
                                <w:tab w:val="left" w:pos="3990"/>
                                <w:tab w:val="left" w:pos="4350"/>
                                <w:tab w:val="left" w:pos="4715"/>
                                <w:tab w:val="left" w:pos="5075"/>
                                <w:tab w:val="left" w:pos="5443"/>
                                <w:tab w:val="left" w:pos="5803"/>
                                <w:tab w:val="left" w:pos="6168"/>
                                <w:tab w:val="left" w:pos="6528"/>
                                <w:tab w:val="left" w:pos="6888"/>
                                <w:tab w:val="left" w:pos="7255"/>
                                <w:tab w:val="left" w:pos="7615"/>
                                <w:tab w:val="left" w:pos="7980"/>
                                <w:tab w:val="left" w:pos="8340"/>
                                <w:tab w:val="left" w:pos="8705"/>
                                <w:tab w:val="left" w:pos="9065"/>
                                <w:tab w:val="left" w:pos="9433"/>
                                <w:tab w:val="left" w:pos="9793"/>
                                <w:tab w:val="left" w:pos="10158"/>
                                <w:tab w:val="left" w:pos="10518"/>
                                <w:tab w:val="left" w:pos="10885"/>
                              </w:tabs>
                              <w:overflowPunct w:val="0"/>
                              <w:spacing w:before="0" w:beforeAutospacing="0" w:after="0" w:afterAutospacing="0"/>
                              <w:jc w:val="both"/>
                            </w:pPr>
                            <w:r>
                              <w:rPr>
                                <w:rFonts w:ascii="Arial" w:eastAsia="Times New Roman" w:hAnsi="Arial" w:cs="Arial"/>
                                <w:color w:val="000000"/>
                                <w:sz w:val="28"/>
                                <w:szCs w:val="28"/>
                              </w:rPr>
                              <w:t>(Coordinador de Gestión de mantenimiento)</w:t>
                            </w:r>
                          </w:p>
                          <w:p w14:paraId="79D19799" w14:textId="77777777" w:rsidR="00984B85" w:rsidRDefault="00984B85" w:rsidP="00F85DA8">
                            <w:pPr>
                              <w:pStyle w:val="Prrafodelista"/>
                              <w:numPr>
                                <w:ilvl w:val="0"/>
                                <w:numId w:val="51"/>
                              </w:numPr>
                              <w:tabs>
                                <w:tab w:val="clear" w:pos="720"/>
                                <w:tab w:val="left" w:pos="0"/>
                                <w:tab w:val="left" w:pos="360"/>
                                <w:tab w:val="left" w:pos="645"/>
                                <w:tab w:val="left" w:pos="725"/>
                                <w:tab w:val="left" w:pos="1085"/>
                                <w:tab w:val="left" w:pos="1445"/>
                                <w:tab w:val="left" w:pos="1813"/>
                                <w:tab w:val="left" w:pos="2173"/>
                                <w:tab w:val="left" w:pos="2538"/>
                                <w:tab w:val="left" w:pos="2898"/>
                                <w:tab w:val="left" w:pos="3265"/>
                                <w:tab w:val="left" w:pos="3625"/>
                                <w:tab w:val="left" w:pos="3990"/>
                                <w:tab w:val="left" w:pos="4350"/>
                                <w:tab w:val="left" w:pos="4715"/>
                                <w:tab w:val="left" w:pos="5075"/>
                                <w:tab w:val="left" w:pos="5443"/>
                                <w:tab w:val="left" w:pos="5803"/>
                                <w:tab w:val="left" w:pos="6168"/>
                                <w:tab w:val="left" w:pos="6528"/>
                                <w:tab w:val="left" w:pos="6888"/>
                                <w:tab w:val="left" w:pos="7255"/>
                                <w:tab w:val="left" w:pos="7615"/>
                                <w:tab w:val="left" w:pos="7980"/>
                                <w:tab w:val="left" w:pos="8340"/>
                                <w:tab w:val="left" w:pos="8705"/>
                                <w:tab w:val="left" w:pos="9065"/>
                                <w:tab w:val="left" w:pos="9433"/>
                                <w:tab w:val="left" w:pos="9793"/>
                                <w:tab w:val="left" w:pos="10158"/>
                                <w:tab w:val="left" w:pos="10518"/>
                                <w:tab w:val="left" w:pos="10885"/>
                              </w:tabs>
                              <w:overflowPunct w:val="0"/>
                              <w:contextualSpacing/>
                              <w:jc w:val="both"/>
                              <w:rPr>
                                <w:sz w:val="28"/>
                              </w:rPr>
                            </w:pPr>
                            <w:r>
                              <w:rPr>
                                <w:rFonts w:ascii="Arial" w:hAnsi="Arial" w:cs="Arial"/>
                                <w:color w:val="000000"/>
                                <w:sz w:val="28"/>
                                <w:szCs w:val="28"/>
                              </w:rPr>
                              <w:t>Verificar</w:t>
                            </w:r>
                          </w:p>
                          <w:p w14:paraId="78B1CEED" w14:textId="77777777" w:rsidR="00984B85" w:rsidRDefault="00984B85" w:rsidP="00F85DA8">
                            <w:pPr>
                              <w:pStyle w:val="Prrafodelista"/>
                              <w:numPr>
                                <w:ilvl w:val="0"/>
                                <w:numId w:val="51"/>
                              </w:numPr>
                              <w:tabs>
                                <w:tab w:val="clear" w:pos="720"/>
                                <w:tab w:val="left" w:pos="0"/>
                                <w:tab w:val="left" w:pos="360"/>
                                <w:tab w:val="left" w:pos="645"/>
                                <w:tab w:val="left" w:pos="725"/>
                                <w:tab w:val="left" w:pos="1085"/>
                                <w:tab w:val="left" w:pos="1445"/>
                                <w:tab w:val="left" w:pos="1813"/>
                                <w:tab w:val="left" w:pos="2173"/>
                                <w:tab w:val="left" w:pos="2538"/>
                                <w:tab w:val="left" w:pos="2898"/>
                                <w:tab w:val="left" w:pos="3265"/>
                                <w:tab w:val="left" w:pos="3625"/>
                                <w:tab w:val="left" w:pos="3990"/>
                                <w:tab w:val="left" w:pos="4350"/>
                                <w:tab w:val="left" w:pos="4715"/>
                                <w:tab w:val="left" w:pos="5075"/>
                                <w:tab w:val="left" w:pos="5443"/>
                                <w:tab w:val="left" w:pos="5803"/>
                                <w:tab w:val="left" w:pos="6168"/>
                                <w:tab w:val="left" w:pos="6528"/>
                                <w:tab w:val="left" w:pos="6888"/>
                                <w:tab w:val="left" w:pos="7255"/>
                                <w:tab w:val="left" w:pos="7615"/>
                                <w:tab w:val="left" w:pos="7980"/>
                                <w:tab w:val="left" w:pos="8340"/>
                                <w:tab w:val="left" w:pos="8705"/>
                                <w:tab w:val="left" w:pos="9065"/>
                                <w:tab w:val="left" w:pos="9433"/>
                                <w:tab w:val="left" w:pos="9793"/>
                                <w:tab w:val="left" w:pos="10158"/>
                                <w:tab w:val="left" w:pos="10518"/>
                                <w:tab w:val="left" w:pos="10885"/>
                              </w:tabs>
                              <w:overflowPunct w:val="0"/>
                              <w:contextualSpacing/>
                              <w:jc w:val="both"/>
                              <w:rPr>
                                <w:sz w:val="28"/>
                              </w:rPr>
                            </w:pPr>
                            <w:r>
                              <w:rPr>
                                <w:rFonts w:ascii="Arial" w:hAnsi="Arial" w:cs="Arial"/>
                                <w:color w:val="000000"/>
                                <w:sz w:val="28"/>
                                <w:szCs w:val="28"/>
                              </w:rPr>
                              <w:t xml:space="preserve">Revisar </w:t>
                            </w:r>
                          </w:p>
                        </w:txbxContent>
                      </wps:txbx>
                      <wps:bodyPr wrap="square" anchor="ctr">
                        <a:spAutoFit/>
                      </wps:bodyPr>
                    </wps:wsp>
                  </a:graphicData>
                </a:graphic>
              </wp:inline>
            </w:drawing>
          </mc:Choice>
          <mc:Fallback>
            <w:pict>
              <v:rect w14:anchorId="793214A3" id="Rectangle 1" o:spid="_x0000_s1033" style="width:380.75pt;height:92.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" filled="f" strokecolor="#222268" strokeweight="1.5pt">
                <v:textbox style="mso-fit-shape-to-text:t">
                  <w:txbxContent>
                    <w:p w14:paraId="098B8061" w14:textId="77777777" w:rsidR="00984B85" w:rsidRDefault="00984B85" w:rsidP="009632CD">
                      <w:pPr>
                        <w:pStyle w:val="NormalWeb"/>
                        <w:tabs>
                          <w:tab w:val="left" w:pos="0"/>
                          <w:tab w:val="left" w:pos="360"/>
                          <w:tab w:val="left" w:pos="645"/>
                          <w:tab w:val="left" w:pos="725"/>
                          <w:tab w:val="left" w:pos="1085"/>
                          <w:tab w:val="left" w:pos="1445"/>
                          <w:tab w:val="left" w:pos="1813"/>
                          <w:tab w:val="left" w:pos="2173"/>
                          <w:tab w:val="left" w:pos="2538"/>
                          <w:tab w:val="left" w:pos="2898"/>
                          <w:tab w:val="left" w:pos="3265"/>
                          <w:tab w:val="left" w:pos="3625"/>
                          <w:tab w:val="left" w:pos="3990"/>
                          <w:tab w:val="left" w:pos="4350"/>
                          <w:tab w:val="left" w:pos="4715"/>
                          <w:tab w:val="left" w:pos="5075"/>
                          <w:tab w:val="left" w:pos="5443"/>
                          <w:tab w:val="left" w:pos="5803"/>
                          <w:tab w:val="left" w:pos="6168"/>
                          <w:tab w:val="left" w:pos="6528"/>
                          <w:tab w:val="left" w:pos="6888"/>
                          <w:tab w:val="left" w:pos="7255"/>
                          <w:tab w:val="left" w:pos="7615"/>
                          <w:tab w:val="left" w:pos="7980"/>
                          <w:tab w:val="left" w:pos="8340"/>
                          <w:tab w:val="left" w:pos="8705"/>
                          <w:tab w:val="left" w:pos="9065"/>
                          <w:tab w:val="left" w:pos="9433"/>
                          <w:tab w:val="left" w:pos="9793"/>
                          <w:tab w:val="left" w:pos="10158"/>
                          <w:tab w:val="left" w:pos="10518"/>
                          <w:tab w:val="left" w:pos="10885"/>
                        </w:tabs>
                        <w:overflowPunct w:val="0"/>
                        <w:spacing w:before="0" w:beforeAutospacing="0" w:after="0" w:afterAutospacing="0"/>
                        <w:jc w:val="both"/>
                      </w:pPr>
                      <w:r>
                        <w:rPr>
                          <w:rFonts w:ascii="Arial" w:eastAsia="Times New Roman" w:hAnsi="Arial" w:cs="Arial"/>
                          <w:b/>
                          <w:bCs/>
                          <w:color w:val="000000"/>
                          <w:sz w:val="28"/>
                          <w:szCs w:val="28"/>
                        </w:rPr>
                        <w:t>Revisar</w:t>
                      </w:r>
                    </w:p>
                    <w:p w14:paraId="47C8B4EC" w14:textId="77777777" w:rsidR="00984B85" w:rsidRDefault="00984B85" w:rsidP="009632CD">
                      <w:pPr>
                        <w:pStyle w:val="NormalWeb"/>
                        <w:tabs>
                          <w:tab w:val="left" w:pos="0"/>
                          <w:tab w:val="left" w:pos="360"/>
                          <w:tab w:val="left" w:pos="645"/>
                          <w:tab w:val="left" w:pos="725"/>
                          <w:tab w:val="left" w:pos="1085"/>
                          <w:tab w:val="left" w:pos="1445"/>
                          <w:tab w:val="left" w:pos="1813"/>
                          <w:tab w:val="left" w:pos="2173"/>
                          <w:tab w:val="left" w:pos="2538"/>
                          <w:tab w:val="left" w:pos="2898"/>
                          <w:tab w:val="left" w:pos="3265"/>
                          <w:tab w:val="left" w:pos="3625"/>
                          <w:tab w:val="left" w:pos="3990"/>
                          <w:tab w:val="left" w:pos="4350"/>
                          <w:tab w:val="left" w:pos="4715"/>
                          <w:tab w:val="left" w:pos="5075"/>
                          <w:tab w:val="left" w:pos="5443"/>
                          <w:tab w:val="left" w:pos="5803"/>
                          <w:tab w:val="left" w:pos="6168"/>
                          <w:tab w:val="left" w:pos="6528"/>
                          <w:tab w:val="left" w:pos="6888"/>
                          <w:tab w:val="left" w:pos="7255"/>
                          <w:tab w:val="left" w:pos="7615"/>
                          <w:tab w:val="left" w:pos="7980"/>
                          <w:tab w:val="left" w:pos="8340"/>
                          <w:tab w:val="left" w:pos="8705"/>
                          <w:tab w:val="left" w:pos="9065"/>
                          <w:tab w:val="left" w:pos="9433"/>
                          <w:tab w:val="left" w:pos="9793"/>
                          <w:tab w:val="left" w:pos="10158"/>
                          <w:tab w:val="left" w:pos="10518"/>
                          <w:tab w:val="left" w:pos="10885"/>
                        </w:tabs>
                        <w:overflowPunct w:val="0"/>
                        <w:spacing w:before="0" w:beforeAutospacing="0" w:after="0" w:afterAutospacing="0"/>
                        <w:jc w:val="both"/>
                      </w:pPr>
                      <w:r>
                        <w:rPr>
                          <w:rFonts w:ascii="Arial" w:eastAsia="Times New Roman" w:hAnsi="Arial" w:cs="Arial"/>
                          <w:color w:val="000000"/>
                          <w:sz w:val="28"/>
                          <w:szCs w:val="28"/>
                        </w:rPr>
                        <w:t>(Coordinador de Gestión de mantenimiento)</w:t>
                      </w:r>
                    </w:p>
                    <w:p w14:paraId="79D19799" w14:textId="77777777" w:rsidR="00984B85" w:rsidRDefault="00984B85" w:rsidP="00F85DA8">
                      <w:pPr>
                        <w:pStyle w:val="Prrafodelista"/>
                        <w:numPr>
                          <w:ilvl w:val="0"/>
                          <w:numId w:val="51"/>
                        </w:numPr>
                        <w:tabs>
                          <w:tab w:val="clear" w:pos="720"/>
                          <w:tab w:val="left" w:pos="0"/>
                          <w:tab w:val="left" w:pos="360"/>
                          <w:tab w:val="left" w:pos="645"/>
                          <w:tab w:val="left" w:pos="725"/>
                          <w:tab w:val="left" w:pos="1085"/>
                          <w:tab w:val="left" w:pos="1445"/>
                          <w:tab w:val="left" w:pos="1813"/>
                          <w:tab w:val="left" w:pos="2173"/>
                          <w:tab w:val="left" w:pos="2538"/>
                          <w:tab w:val="left" w:pos="2898"/>
                          <w:tab w:val="left" w:pos="3265"/>
                          <w:tab w:val="left" w:pos="3625"/>
                          <w:tab w:val="left" w:pos="3990"/>
                          <w:tab w:val="left" w:pos="4350"/>
                          <w:tab w:val="left" w:pos="4715"/>
                          <w:tab w:val="left" w:pos="5075"/>
                          <w:tab w:val="left" w:pos="5443"/>
                          <w:tab w:val="left" w:pos="5803"/>
                          <w:tab w:val="left" w:pos="6168"/>
                          <w:tab w:val="left" w:pos="6528"/>
                          <w:tab w:val="left" w:pos="6888"/>
                          <w:tab w:val="left" w:pos="7255"/>
                          <w:tab w:val="left" w:pos="7615"/>
                          <w:tab w:val="left" w:pos="7980"/>
                          <w:tab w:val="left" w:pos="8340"/>
                          <w:tab w:val="left" w:pos="8705"/>
                          <w:tab w:val="left" w:pos="9065"/>
                          <w:tab w:val="left" w:pos="9433"/>
                          <w:tab w:val="left" w:pos="9793"/>
                          <w:tab w:val="left" w:pos="10158"/>
                          <w:tab w:val="left" w:pos="10518"/>
                          <w:tab w:val="left" w:pos="10885"/>
                        </w:tabs>
                        <w:overflowPunct w:val="0"/>
                        <w:contextualSpacing/>
                        <w:jc w:val="both"/>
                        <w:rPr>
                          <w:sz w:val="28"/>
                        </w:rPr>
                      </w:pPr>
                      <w:r>
                        <w:rPr>
                          <w:rFonts w:ascii="Arial" w:hAnsi="Arial" w:cs="Arial"/>
                          <w:color w:val="000000"/>
                          <w:sz w:val="28"/>
                          <w:szCs w:val="28"/>
                        </w:rPr>
                        <w:t>Verificar</w:t>
                      </w:r>
                    </w:p>
                    <w:p w14:paraId="78B1CEED" w14:textId="77777777" w:rsidR="00984B85" w:rsidRDefault="00984B85" w:rsidP="00F85DA8">
                      <w:pPr>
                        <w:pStyle w:val="Prrafodelista"/>
                        <w:numPr>
                          <w:ilvl w:val="0"/>
                          <w:numId w:val="51"/>
                        </w:numPr>
                        <w:tabs>
                          <w:tab w:val="clear" w:pos="720"/>
                          <w:tab w:val="left" w:pos="0"/>
                          <w:tab w:val="left" w:pos="360"/>
                          <w:tab w:val="left" w:pos="645"/>
                          <w:tab w:val="left" w:pos="725"/>
                          <w:tab w:val="left" w:pos="1085"/>
                          <w:tab w:val="left" w:pos="1445"/>
                          <w:tab w:val="left" w:pos="1813"/>
                          <w:tab w:val="left" w:pos="2173"/>
                          <w:tab w:val="left" w:pos="2538"/>
                          <w:tab w:val="left" w:pos="2898"/>
                          <w:tab w:val="left" w:pos="3265"/>
                          <w:tab w:val="left" w:pos="3625"/>
                          <w:tab w:val="left" w:pos="3990"/>
                          <w:tab w:val="left" w:pos="4350"/>
                          <w:tab w:val="left" w:pos="4715"/>
                          <w:tab w:val="left" w:pos="5075"/>
                          <w:tab w:val="left" w:pos="5443"/>
                          <w:tab w:val="left" w:pos="5803"/>
                          <w:tab w:val="left" w:pos="6168"/>
                          <w:tab w:val="left" w:pos="6528"/>
                          <w:tab w:val="left" w:pos="6888"/>
                          <w:tab w:val="left" w:pos="7255"/>
                          <w:tab w:val="left" w:pos="7615"/>
                          <w:tab w:val="left" w:pos="7980"/>
                          <w:tab w:val="left" w:pos="8340"/>
                          <w:tab w:val="left" w:pos="8705"/>
                          <w:tab w:val="left" w:pos="9065"/>
                          <w:tab w:val="left" w:pos="9433"/>
                          <w:tab w:val="left" w:pos="9793"/>
                          <w:tab w:val="left" w:pos="10158"/>
                          <w:tab w:val="left" w:pos="10518"/>
                          <w:tab w:val="left" w:pos="10885"/>
                        </w:tabs>
                        <w:overflowPunct w:val="0"/>
                        <w:contextualSpacing/>
                        <w:jc w:val="both"/>
                        <w:rPr>
                          <w:sz w:val="28"/>
                        </w:rPr>
                      </w:pPr>
                      <w:r>
                        <w:rPr>
                          <w:rFonts w:ascii="Arial" w:hAnsi="Arial" w:cs="Arial"/>
                          <w:color w:val="000000"/>
                          <w:sz w:val="28"/>
                          <w:szCs w:val="28"/>
                        </w:rPr>
                        <w:t xml:space="preserve">Revisar </w:t>
                      </w:r>
                    </w:p>
                  </w:txbxContent>
                </v:textbox>
                <w10:anchorlock/>
              </v:rect>
            </w:pict>
          </mc:Fallback>
        </mc:AlternateContent>
      </w:r>
    </w:p>
    <w:p w14:paraId="7E793636" w14:textId="77777777" w:rsidR="009632CD" w:rsidRPr="00FE1278" w:rsidRDefault="009632CD" w:rsidP="00F436E3">
      <w:pPr>
        <w:spacing w:after="120" w:line="240" w:lineRule="auto"/>
        <w:jc w:val="both"/>
        <w:rPr>
          <w:rFonts w:ascii="Arial" w:hAnsi="Arial" w:cs="Arial"/>
          <w:sz w:val="24"/>
          <w:szCs w:val="24"/>
          <w:lang w:val="es-CL"/>
        </w:rPr>
      </w:pPr>
    </w:p>
    <w:p w14:paraId="0B21A078" w14:textId="77777777" w:rsidR="009632CD" w:rsidRPr="00FE1278" w:rsidRDefault="009632CD" w:rsidP="00F436E3">
      <w:pPr>
        <w:pStyle w:val="punteoextse"/>
        <w:numPr>
          <w:ilvl w:val="0"/>
          <w:numId w:val="0"/>
        </w:numPr>
        <w:tabs>
          <w:tab w:val="clear" w:pos="1"/>
          <w:tab w:val="clear" w:pos="360"/>
          <w:tab w:val="clear" w:pos="726"/>
          <w:tab w:val="left" w:pos="0"/>
        </w:tabs>
        <w:spacing w:line="240" w:lineRule="auto"/>
        <w:rPr>
          <w:rFonts w:ascii="Arial" w:hAnsi="Arial" w:cs="Arial"/>
          <w:b/>
          <w:szCs w:val="24"/>
        </w:rPr>
      </w:pPr>
      <w:r w:rsidRPr="00FE1278">
        <w:rPr>
          <w:rFonts w:ascii="Arial" w:hAnsi="Arial" w:cs="Arial"/>
          <w:b/>
          <w:szCs w:val="24"/>
        </w:rPr>
        <w:t>1.2 INFORMACIÓN GENERAL</w:t>
      </w:r>
    </w:p>
    <w:p w14:paraId="2415CFF8" w14:textId="77777777" w:rsidR="009632CD" w:rsidRPr="00FE1278" w:rsidRDefault="009632CD" w:rsidP="00F436E3">
      <w:pPr>
        <w:pStyle w:val="punteoextse"/>
        <w:numPr>
          <w:ilvl w:val="0"/>
          <w:numId w:val="0"/>
        </w:numPr>
        <w:tabs>
          <w:tab w:val="clear" w:pos="1"/>
          <w:tab w:val="clear" w:pos="360"/>
          <w:tab w:val="clear" w:pos="726"/>
          <w:tab w:val="left" w:pos="0"/>
        </w:tabs>
        <w:spacing w:line="240" w:lineRule="auto"/>
        <w:rPr>
          <w:rFonts w:ascii="Arial" w:hAnsi="Arial" w:cs="Arial"/>
          <w:b/>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97"/>
        <w:gridCol w:w="5931"/>
      </w:tblGrid>
      <w:tr w:rsidR="009632CD" w:rsidRPr="00FE1278" w14:paraId="3FCA1976" w14:textId="77777777" w:rsidTr="00531102">
        <w:trPr>
          <w:trHeight w:val="243"/>
        </w:trPr>
        <w:tc>
          <w:tcPr>
            <w:tcW w:w="1641" w:type="pct"/>
          </w:tcPr>
          <w:p w14:paraId="73D835A8" w14:textId="77777777" w:rsidR="009632CD" w:rsidRPr="00FE1278" w:rsidRDefault="009632CD" w:rsidP="00F436E3">
            <w:pPr>
              <w:spacing w:after="0" w:line="240" w:lineRule="auto"/>
              <w:jc w:val="both"/>
              <w:rPr>
                <w:rFonts w:ascii="Arial" w:hAnsi="Arial" w:cs="Arial"/>
                <w:i/>
                <w:sz w:val="24"/>
                <w:szCs w:val="24"/>
              </w:rPr>
            </w:pPr>
            <w:r w:rsidRPr="00FE1278">
              <w:rPr>
                <w:rFonts w:ascii="Arial" w:hAnsi="Arial" w:cs="Arial"/>
                <w:i/>
                <w:sz w:val="24"/>
                <w:szCs w:val="24"/>
              </w:rPr>
              <w:t>Evento activador</w:t>
            </w:r>
          </w:p>
        </w:tc>
        <w:tc>
          <w:tcPr>
            <w:tcW w:w="3359" w:type="pct"/>
          </w:tcPr>
          <w:p w14:paraId="488F62B2" w14:textId="77777777" w:rsidR="009632CD" w:rsidRPr="00FE1278" w:rsidRDefault="009632CD"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rPr>
              <w:t>El Calendario de mantenimientos preventivos.</w:t>
            </w:r>
          </w:p>
        </w:tc>
      </w:tr>
      <w:tr w:rsidR="009632CD" w:rsidRPr="00FE1278" w14:paraId="1ED23310" w14:textId="77777777" w:rsidTr="00531102">
        <w:trPr>
          <w:trHeight w:val="277"/>
        </w:trPr>
        <w:tc>
          <w:tcPr>
            <w:tcW w:w="1641" w:type="pct"/>
          </w:tcPr>
          <w:p w14:paraId="473F92B1" w14:textId="77777777" w:rsidR="009632CD" w:rsidRPr="00FE1278" w:rsidRDefault="009632CD" w:rsidP="00F436E3">
            <w:pPr>
              <w:spacing w:line="240" w:lineRule="auto"/>
              <w:jc w:val="both"/>
              <w:rPr>
                <w:rFonts w:ascii="Arial" w:hAnsi="Arial" w:cs="Arial"/>
                <w:i/>
                <w:sz w:val="24"/>
                <w:szCs w:val="24"/>
              </w:rPr>
            </w:pPr>
            <w:r w:rsidRPr="00FE1278">
              <w:rPr>
                <w:rFonts w:ascii="Arial" w:hAnsi="Arial" w:cs="Arial"/>
                <w:i/>
                <w:sz w:val="24"/>
                <w:szCs w:val="24"/>
              </w:rPr>
              <w:t>Objetivo</w:t>
            </w:r>
          </w:p>
        </w:tc>
        <w:tc>
          <w:tcPr>
            <w:tcW w:w="3359" w:type="pct"/>
          </w:tcPr>
          <w:p w14:paraId="6CEB6D6F" w14:textId="77777777" w:rsidR="009632CD" w:rsidRPr="00FE1278" w:rsidRDefault="009632CD"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lang w:val="es-CL"/>
              </w:rPr>
              <w:t>Identificar los equipos médicos que se encuentran programados para el mantenimiento preventivo en forma mensual.</w:t>
            </w:r>
          </w:p>
        </w:tc>
      </w:tr>
      <w:tr w:rsidR="009632CD" w:rsidRPr="00FE1278" w14:paraId="7AEC4A1A" w14:textId="77777777" w:rsidTr="00531102">
        <w:trPr>
          <w:trHeight w:val="286"/>
        </w:trPr>
        <w:tc>
          <w:tcPr>
            <w:tcW w:w="1641" w:type="pct"/>
          </w:tcPr>
          <w:p w14:paraId="00FDAA7C" w14:textId="77777777" w:rsidR="009632CD" w:rsidRPr="00FE1278" w:rsidRDefault="009632CD" w:rsidP="00F436E3">
            <w:pPr>
              <w:spacing w:line="240" w:lineRule="auto"/>
              <w:jc w:val="both"/>
              <w:rPr>
                <w:rFonts w:ascii="Arial" w:hAnsi="Arial" w:cs="Arial"/>
                <w:i/>
                <w:sz w:val="24"/>
                <w:szCs w:val="24"/>
              </w:rPr>
            </w:pPr>
            <w:r w:rsidRPr="00FE1278">
              <w:rPr>
                <w:rFonts w:ascii="Arial" w:hAnsi="Arial" w:cs="Arial"/>
                <w:i/>
                <w:sz w:val="24"/>
                <w:szCs w:val="24"/>
              </w:rPr>
              <w:t>Dueño</w:t>
            </w:r>
          </w:p>
        </w:tc>
        <w:tc>
          <w:tcPr>
            <w:tcW w:w="3359" w:type="pct"/>
          </w:tcPr>
          <w:p w14:paraId="1E81F6F8" w14:textId="77777777" w:rsidR="009632CD" w:rsidRPr="00FE1278" w:rsidRDefault="009632CD"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lang w:val="es-CL"/>
              </w:rPr>
              <w:t>Jefe de Sub-Departamento de Ingeniería Biomédica.</w:t>
            </w:r>
          </w:p>
        </w:tc>
      </w:tr>
    </w:tbl>
    <w:p w14:paraId="55E3D41F" w14:textId="77777777" w:rsidR="009632CD" w:rsidRPr="00FE1278" w:rsidRDefault="009632CD" w:rsidP="00F436E3">
      <w:pPr>
        <w:pStyle w:val="punteoextse"/>
        <w:numPr>
          <w:ilvl w:val="0"/>
          <w:numId w:val="0"/>
        </w:numPr>
        <w:spacing w:line="240" w:lineRule="auto"/>
        <w:rPr>
          <w:rFonts w:ascii="Arial" w:hAnsi="Arial" w:cs="Arial"/>
          <w:b/>
          <w:szCs w:val="24"/>
        </w:rPr>
      </w:pPr>
    </w:p>
    <w:p w14:paraId="204D977C" w14:textId="77777777" w:rsidR="009632CD" w:rsidRPr="00FE1278" w:rsidRDefault="009632CD" w:rsidP="00F436E3">
      <w:pPr>
        <w:pStyle w:val="punteoextse"/>
        <w:numPr>
          <w:ilvl w:val="0"/>
          <w:numId w:val="0"/>
        </w:numPr>
        <w:spacing w:line="240" w:lineRule="auto"/>
        <w:rPr>
          <w:rFonts w:ascii="Arial" w:hAnsi="Arial" w:cs="Arial"/>
          <w:b/>
          <w:szCs w:val="24"/>
        </w:rPr>
      </w:pPr>
    </w:p>
    <w:p w14:paraId="5BB92AF0" w14:textId="77777777" w:rsidR="009632CD" w:rsidRPr="00FE1278" w:rsidRDefault="009632CD" w:rsidP="00F436E3">
      <w:pPr>
        <w:pStyle w:val="punteoextse"/>
        <w:numPr>
          <w:ilvl w:val="0"/>
          <w:numId w:val="0"/>
        </w:numPr>
        <w:tabs>
          <w:tab w:val="clear" w:pos="360"/>
          <w:tab w:val="left" w:pos="142"/>
        </w:tabs>
        <w:spacing w:line="240" w:lineRule="auto"/>
        <w:rPr>
          <w:rFonts w:ascii="Arial" w:hAnsi="Arial" w:cs="Arial"/>
          <w:b/>
          <w:szCs w:val="24"/>
        </w:rPr>
      </w:pPr>
      <w:r w:rsidRPr="00FE1278">
        <w:rPr>
          <w:rFonts w:ascii="Arial" w:hAnsi="Arial" w:cs="Arial"/>
          <w:b/>
          <w:szCs w:val="24"/>
        </w:rPr>
        <w:t>1.3 DESCRIPCIÓN DEL FLUJO</w:t>
      </w:r>
    </w:p>
    <w:p w14:paraId="69B1308C" w14:textId="77777777" w:rsidR="009632CD" w:rsidRPr="00FE1278" w:rsidRDefault="009632CD" w:rsidP="00F436E3">
      <w:pPr>
        <w:pStyle w:val="punteoextse"/>
        <w:numPr>
          <w:ilvl w:val="0"/>
          <w:numId w:val="0"/>
        </w:numPr>
        <w:tabs>
          <w:tab w:val="clear" w:pos="360"/>
          <w:tab w:val="left" w:pos="142"/>
        </w:tabs>
        <w:spacing w:line="240" w:lineRule="auto"/>
        <w:rPr>
          <w:rFonts w:ascii="Arial" w:hAnsi="Arial" w:cs="Arial"/>
          <w:b/>
          <w:szCs w:val="24"/>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0"/>
        <w:gridCol w:w="1524"/>
        <w:gridCol w:w="5964"/>
      </w:tblGrid>
      <w:tr w:rsidR="009632CD" w:rsidRPr="00FE1278" w14:paraId="68781FCB" w14:textId="77777777" w:rsidTr="001C144F">
        <w:trPr>
          <w:trHeight w:val="337"/>
          <w:jc w:val="center"/>
        </w:trPr>
        <w:tc>
          <w:tcPr>
            <w:tcW w:w="759" w:type="pct"/>
          </w:tcPr>
          <w:p w14:paraId="4DA05243"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Actividad</w:t>
            </w:r>
          </w:p>
        </w:tc>
        <w:tc>
          <w:tcPr>
            <w:tcW w:w="863" w:type="pct"/>
          </w:tcPr>
          <w:p w14:paraId="1A80A14B"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Rol</w:t>
            </w:r>
          </w:p>
        </w:tc>
        <w:tc>
          <w:tcPr>
            <w:tcW w:w="3378" w:type="pct"/>
          </w:tcPr>
          <w:p w14:paraId="53B882A0"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Tareas</w:t>
            </w:r>
          </w:p>
        </w:tc>
      </w:tr>
      <w:tr w:rsidR="009632CD" w:rsidRPr="00FE1278" w14:paraId="4B2B4F5E" w14:textId="77777777" w:rsidTr="001C144F">
        <w:trPr>
          <w:trHeight w:val="338"/>
          <w:jc w:val="center"/>
        </w:trPr>
        <w:tc>
          <w:tcPr>
            <w:tcW w:w="759" w:type="pct"/>
          </w:tcPr>
          <w:p w14:paraId="6368AF9F" w14:textId="77777777" w:rsidR="009632CD" w:rsidRPr="00FE1278" w:rsidRDefault="009632CD" w:rsidP="00F436E3">
            <w:pPr>
              <w:spacing w:line="240" w:lineRule="auto"/>
              <w:jc w:val="both"/>
              <w:rPr>
                <w:rFonts w:ascii="Arial" w:hAnsi="Arial" w:cs="Arial"/>
                <w:sz w:val="24"/>
                <w:szCs w:val="24"/>
                <w:lang w:val="es-CL"/>
              </w:rPr>
            </w:pPr>
          </w:p>
          <w:p w14:paraId="422650C9"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 xml:space="preserve">Revisar </w:t>
            </w:r>
          </w:p>
        </w:tc>
        <w:tc>
          <w:tcPr>
            <w:tcW w:w="863" w:type="pct"/>
          </w:tcPr>
          <w:p w14:paraId="52F609AF" w14:textId="77777777" w:rsidR="009632CD" w:rsidRPr="00FE1278" w:rsidRDefault="009632CD" w:rsidP="00F436E3">
            <w:pPr>
              <w:spacing w:line="240" w:lineRule="auto"/>
              <w:jc w:val="both"/>
              <w:rPr>
                <w:rFonts w:ascii="Arial" w:hAnsi="Arial" w:cs="Arial"/>
                <w:sz w:val="24"/>
                <w:szCs w:val="24"/>
                <w:lang w:val="es-CL"/>
              </w:rPr>
            </w:pPr>
          </w:p>
          <w:p w14:paraId="43DE502C"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Coordinador de Gestión del mantenimiento</w:t>
            </w:r>
          </w:p>
        </w:tc>
        <w:tc>
          <w:tcPr>
            <w:tcW w:w="3378" w:type="pct"/>
          </w:tcPr>
          <w:p w14:paraId="42B67A68" w14:textId="77777777" w:rsidR="009632CD" w:rsidRPr="00FE1278" w:rsidRDefault="009632CD" w:rsidP="00F85DA8">
            <w:pPr>
              <w:numPr>
                <w:ilvl w:val="0"/>
                <w:numId w:val="40"/>
              </w:numPr>
              <w:tabs>
                <w:tab w:val="left" w:pos="1"/>
                <w:tab w:val="left" w:pos="34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hAnsi="Arial" w:cs="Arial"/>
                <w:sz w:val="24"/>
                <w:szCs w:val="24"/>
              </w:rPr>
            </w:pPr>
            <w:r w:rsidRPr="00FE1278">
              <w:rPr>
                <w:rFonts w:ascii="Arial" w:hAnsi="Arial" w:cs="Arial"/>
                <w:color w:val="000000"/>
                <w:sz w:val="24"/>
                <w:szCs w:val="24"/>
              </w:rPr>
              <w:t xml:space="preserve">Verificar los equipos médicos que tienen mantenimiento preventivo en calendario de mantenimiento (CM), esto debe realizarse a principios de cada mes, esto se realiza filtrando en el mes calendario todas aquellas celdas que posean la sigla GC (Gestión de contratos) en calendario de mantenimiento correspondiente </w:t>
            </w:r>
          </w:p>
          <w:p w14:paraId="6D82BA20" w14:textId="77777777" w:rsidR="009632CD" w:rsidRPr="00FE1278" w:rsidRDefault="009632CD" w:rsidP="00F85DA8">
            <w:pPr>
              <w:numPr>
                <w:ilvl w:val="0"/>
                <w:numId w:val="41"/>
              </w:numPr>
              <w:tabs>
                <w:tab w:val="left" w:pos="1"/>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rPr>
            </w:pPr>
            <w:r w:rsidRPr="00FE1278">
              <w:rPr>
                <w:rFonts w:ascii="Arial" w:hAnsi="Arial" w:cs="Arial"/>
                <w:color w:val="000000"/>
                <w:sz w:val="24"/>
                <w:szCs w:val="24"/>
              </w:rPr>
              <w:t xml:space="preserve"> Revisar los equipos médicos seleccionados en mes calendarios y verificar ejecutor, el cual puede ser interno (Técnico de mantenimiento de Laboratorio de equipos médicos) o externo (Servicio técnico externo).</w:t>
            </w:r>
          </w:p>
        </w:tc>
      </w:tr>
      <w:tr w:rsidR="009632CD" w:rsidRPr="00FE1278" w14:paraId="6142A72B" w14:textId="77777777" w:rsidTr="001C144F">
        <w:trPr>
          <w:trHeight w:val="369"/>
          <w:jc w:val="center"/>
        </w:trPr>
        <w:tc>
          <w:tcPr>
            <w:tcW w:w="5000" w:type="pct"/>
            <w:gridSpan w:val="3"/>
          </w:tcPr>
          <w:p w14:paraId="579098CC" w14:textId="77777777" w:rsidR="009632CD" w:rsidRPr="00FE1278" w:rsidRDefault="009632CD" w:rsidP="00F436E3">
            <w:pPr>
              <w:spacing w:line="240" w:lineRule="auto"/>
              <w:jc w:val="both"/>
              <w:rPr>
                <w:rFonts w:ascii="Arial" w:hAnsi="Arial" w:cs="Arial"/>
                <w:b/>
                <w:sz w:val="24"/>
                <w:szCs w:val="24"/>
                <w:lang w:val="es-CL"/>
              </w:rPr>
            </w:pPr>
            <w:r w:rsidRPr="00FE1278">
              <w:rPr>
                <w:rFonts w:ascii="Arial" w:hAnsi="Arial" w:cs="Arial"/>
                <w:b/>
                <w:sz w:val="24"/>
                <w:szCs w:val="24"/>
                <w:lang w:val="es-CL"/>
              </w:rPr>
              <w:t xml:space="preserve">Etapa Realizar MP </w:t>
            </w:r>
          </w:p>
        </w:tc>
      </w:tr>
    </w:tbl>
    <w:p w14:paraId="55140D63" w14:textId="77777777" w:rsidR="009632CD" w:rsidRPr="00FE1278" w:rsidRDefault="009632CD" w:rsidP="00F436E3">
      <w:pPr>
        <w:pStyle w:val="punteoextse"/>
        <w:numPr>
          <w:ilvl w:val="0"/>
          <w:numId w:val="0"/>
        </w:numPr>
        <w:spacing w:line="240" w:lineRule="auto"/>
        <w:ind w:left="357" w:hanging="357"/>
        <w:rPr>
          <w:rFonts w:ascii="Arial" w:hAnsi="Arial" w:cs="Arial"/>
          <w:b/>
          <w:szCs w:val="24"/>
        </w:rPr>
      </w:pPr>
    </w:p>
    <w:p w14:paraId="7D5276F6" w14:textId="77777777" w:rsidR="009632CD" w:rsidRPr="00FE1278" w:rsidRDefault="009632CD" w:rsidP="00F436E3">
      <w:pPr>
        <w:pStyle w:val="punteoextse"/>
        <w:numPr>
          <w:ilvl w:val="0"/>
          <w:numId w:val="0"/>
        </w:numPr>
        <w:spacing w:line="240" w:lineRule="auto"/>
        <w:ind w:left="357" w:hanging="357"/>
        <w:rPr>
          <w:rFonts w:ascii="Arial" w:hAnsi="Arial" w:cs="Arial"/>
          <w:b/>
          <w:szCs w:val="24"/>
        </w:rPr>
      </w:pPr>
    </w:p>
    <w:p w14:paraId="5FAAC010" w14:textId="77777777" w:rsidR="009632CD" w:rsidRPr="00FE1278" w:rsidRDefault="009632CD" w:rsidP="00F436E3">
      <w:pPr>
        <w:pStyle w:val="punteoextse"/>
        <w:numPr>
          <w:ilvl w:val="0"/>
          <w:numId w:val="0"/>
        </w:numPr>
        <w:spacing w:line="240" w:lineRule="auto"/>
        <w:ind w:left="357" w:hanging="357"/>
        <w:rPr>
          <w:rFonts w:ascii="Arial" w:hAnsi="Arial" w:cs="Arial"/>
          <w:b/>
          <w:szCs w:val="24"/>
        </w:rPr>
      </w:pPr>
      <w:r w:rsidRPr="00FE1278">
        <w:rPr>
          <w:rFonts w:ascii="Arial" w:hAnsi="Arial" w:cs="Arial"/>
          <w:b/>
          <w:szCs w:val="24"/>
        </w:rPr>
        <w:t>1.4 CONTINGENCIAS</w:t>
      </w:r>
    </w:p>
    <w:p w14:paraId="34971A07" w14:textId="77777777" w:rsidR="009632CD" w:rsidRPr="00FE1278" w:rsidRDefault="009632CD" w:rsidP="00F436E3">
      <w:pPr>
        <w:pStyle w:val="punteoextse"/>
        <w:numPr>
          <w:ilvl w:val="0"/>
          <w:numId w:val="0"/>
        </w:numPr>
        <w:spacing w:line="240" w:lineRule="auto"/>
        <w:ind w:hanging="357"/>
        <w:rPr>
          <w:rFonts w:ascii="Arial" w:hAnsi="Arial" w:cs="Arial"/>
          <w:b/>
          <w:szCs w:val="24"/>
        </w:rPr>
      </w:pPr>
    </w:p>
    <w:p w14:paraId="23CE4DD2" w14:textId="77777777" w:rsidR="009632CD" w:rsidRPr="00FE1278" w:rsidRDefault="009632CD" w:rsidP="00F85DA8">
      <w:pPr>
        <w:pStyle w:val="punteoextse"/>
        <w:numPr>
          <w:ilvl w:val="0"/>
          <w:numId w:val="14"/>
        </w:numPr>
        <w:spacing w:line="240" w:lineRule="auto"/>
        <w:rPr>
          <w:rFonts w:ascii="Arial" w:hAnsi="Arial" w:cs="Arial"/>
          <w:b/>
          <w:szCs w:val="24"/>
          <w:u w:val="single"/>
          <w:lang w:val="es-CL"/>
        </w:rPr>
      </w:pPr>
      <w:r w:rsidRPr="00FE1278">
        <w:rPr>
          <w:rFonts w:ascii="Arial" w:hAnsi="Arial" w:cs="Arial"/>
          <w:b/>
          <w:bCs/>
          <w:szCs w:val="24"/>
          <w:u w:val="single"/>
          <w:lang w:val="es-CL"/>
        </w:rPr>
        <w:t xml:space="preserve">Actividad Revisar </w:t>
      </w:r>
    </w:p>
    <w:p w14:paraId="3C8C2B82" w14:textId="77777777" w:rsidR="009632CD" w:rsidRPr="00FE1278" w:rsidRDefault="009632CD" w:rsidP="00F436E3">
      <w:pPr>
        <w:pStyle w:val="punteoextse"/>
        <w:numPr>
          <w:ilvl w:val="0"/>
          <w:numId w:val="0"/>
        </w:numPr>
        <w:spacing w:line="240" w:lineRule="auto"/>
        <w:ind w:left="720"/>
        <w:rPr>
          <w:rFonts w:ascii="Arial" w:hAnsi="Arial" w:cs="Arial"/>
          <w:b/>
          <w:szCs w:val="24"/>
          <w:u w:val="single"/>
          <w:lang w:val="es-CL"/>
        </w:rPr>
      </w:pPr>
    </w:p>
    <w:p w14:paraId="686DF93C" w14:textId="77777777" w:rsidR="009632CD" w:rsidRPr="00FE1278" w:rsidRDefault="009632CD" w:rsidP="00F436E3">
      <w:pPr>
        <w:tabs>
          <w:tab w:val="left" w:pos="633"/>
        </w:tabs>
        <w:spacing w:line="240" w:lineRule="auto"/>
        <w:jc w:val="both"/>
        <w:rPr>
          <w:rFonts w:ascii="Arial" w:hAnsi="Arial" w:cs="Arial"/>
          <w:sz w:val="24"/>
          <w:szCs w:val="24"/>
        </w:rPr>
      </w:pPr>
      <w:r w:rsidRPr="00FE1278">
        <w:rPr>
          <w:rFonts w:ascii="Arial" w:hAnsi="Arial" w:cs="Arial"/>
          <w:b/>
          <w:sz w:val="24"/>
          <w:szCs w:val="24"/>
          <w:u w:val="single"/>
          <w:lang w:val="es-CL"/>
        </w:rPr>
        <w:t>Equipo médico corresponde a equipo en comodato:</w:t>
      </w:r>
      <w:r w:rsidRPr="00FE1278">
        <w:rPr>
          <w:rFonts w:ascii="Arial" w:hAnsi="Arial" w:cs="Arial"/>
          <w:sz w:val="24"/>
          <w:szCs w:val="24"/>
          <w:lang w:val="es-CL"/>
        </w:rPr>
        <w:t xml:space="preserve"> Coordinador de Gestión del mantenimiento debe regirse por </w:t>
      </w:r>
      <w:r w:rsidRPr="00FE1278">
        <w:rPr>
          <w:rFonts w:ascii="Arial" w:hAnsi="Arial" w:cs="Arial"/>
          <w:color w:val="000000"/>
          <w:sz w:val="24"/>
          <w:szCs w:val="24"/>
        </w:rPr>
        <w:t>Etapa 2 Realizar mantenimiento preventivo con apoyo externo.</w:t>
      </w:r>
    </w:p>
    <w:p w14:paraId="5DFF58EC" w14:textId="77777777" w:rsidR="009632CD" w:rsidRPr="00FE1278" w:rsidRDefault="000D5B43" w:rsidP="000B23C1">
      <w:pPr>
        <w:pStyle w:val="Ttulo2"/>
        <w:numPr>
          <w:ilvl w:val="2"/>
          <w:numId w:val="3"/>
        </w:numPr>
        <w:spacing w:line="240" w:lineRule="auto"/>
        <w:ind w:left="504"/>
        <w:rPr>
          <w:rFonts w:ascii="Arial" w:hAnsi="Arial" w:cs="Arial"/>
          <w:b/>
          <w:szCs w:val="24"/>
        </w:rPr>
      </w:pPr>
      <w:r>
        <w:rPr>
          <w:rFonts w:ascii="Arial" w:hAnsi="Arial" w:cs="Arial"/>
          <w:b/>
          <w:color w:val="000000" w:themeColor="text1"/>
          <w:sz w:val="24"/>
          <w:szCs w:val="24"/>
        </w:rPr>
        <w:lastRenderedPageBreak/>
        <w:t>ANEXO 2</w:t>
      </w:r>
    </w:p>
    <w:p w14:paraId="280345AE" w14:textId="77777777" w:rsidR="009632CD" w:rsidRPr="00FE1278" w:rsidRDefault="009632CD" w:rsidP="00F436E3">
      <w:pPr>
        <w:pStyle w:val="punteoextse"/>
        <w:numPr>
          <w:ilvl w:val="0"/>
          <w:numId w:val="0"/>
        </w:numPr>
        <w:tabs>
          <w:tab w:val="clear" w:pos="360"/>
          <w:tab w:val="left" w:pos="142"/>
        </w:tabs>
        <w:spacing w:line="240" w:lineRule="auto"/>
        <w:rPr>
          <w:rFonts w:ascii="Arial" w:hAnsi="Arial" w:cs="Arial"/>
          <w:b/>
          <w:szCs w:val="24"/>
        </w:rPr>
      </w:pPr>
    </w:p>
    <w:p w14:paraId="2094E5ED" w14:textId="77777777" w:rsidR="009632CD" w:rsidRPr="00FE1278" w:rsidRDefault="009632CD" w:rsidP="00F436E3">
      <w:pPr>
        <w:pStyle w:val="punteoextse"/>
        <w:numPr>
          <w:ilvl w:val="0"/>
          <w:numId w:val="0"/>
        </w:numPr>
        <w:tabs>
          <w:tab w:val="clear" w:pos="360"/>
          <w:tab w:val="left" w:pos="142"/>
        </w:tabs>
        <w:spacing w:line="240" w:lineRule="auto"/>
        <w:rPr>
          <w:rFonts w:ascii="Arial" w:hAnsi="Arial" w:cs="Arial"/>
          <w:b/>
          <w:szCs w:val="24"/>
        </w:rPr>
      </w:pPr>
      <w:r w:rsidRPr="00FE1278">
        <w:rPr>
          <w:rFonts w:ascii="Arial" w:hAnsi="Arial" w:cs="Arial"/>
          <w:b/>
          <w:szCs w:val="24"/>
          <w:u w:val="single"/>
        </w:rPr>
        <w:t>ETAPA 2: REALIZAR MANTENIMIENTO PREVENTIVO CON APOYO EXTERNO</w:t>
      </w:r>
    </w:p>
    <w:p w14:paraId="0B45740A" w14:textId="77777777" w:rsidR="009632CD" w:rsidRPr="00FE1278" w:rsidRDefault="009632CD" w:rsidP="00F436E3">
      <w:pPr>
        <w:pStyle w:val="punteoextse"/>
        <w:numPr>
          <w:ilvl w:val="0"/>
          <w:numId w:val="0"/>
        </w:numPr>
        <w:tabs>
          <w:tab w:val="clear" w:pos="1"/>
          <w:tab w:val="clear" w:pos="360"/>
          <w:tab w:val="left" w:pos="0"/>
          <w:tab w:val="left" w:pos="426"/>
        </w:tabs>
        <w:spacing w:line="240" w:lineRule="auto"/>
        <w:rPr>
          <w:rFonts w:ascii="Arial" w:hAnsi="Arial" w:cs="Arial"/>
          <w:b/>
          <w:szCs w:val="24"/>
        </w:rPr>
      </w:pPr>
    </w:p>
    <w:p w14:paraId="02816D4B" w14:textId="77777777" w:rsidR="009632CD" w:rsidRPr="00FE1278" w:rsidRDefault="009632CD" w:rsidP="00F436E3">
      <w:pPr>
        <w:pStyle w:val="punteoextse"/>
        <w:numPr>
          <w:ilvl w:val="0"/>
          <w:numId w:val="0"/>
        </w:numPr>
        <w:tabs>
          <w:tab w:val="clear" w:pos="1"/>
          <w:tab w:val="clear" w:pos="360"/>
          <w:tab w:val="left" w:pos="0"/>
          <w:tab w:val="left" w:pos="426"/>
        </w:tabs>
        <w:spacing w:line="240" w:lineRule="auto"/>
        <w:rPr>
          <w:rFonts w:ascii="Arial" w:hAnsi="Arial" w:cs="Arial"/>
          <w:b/>
          <w:szCs w:val="24"/>
        </w:rPr>
      </w:pPr>
    </w:p>
    <w:p w14:paraId="3A4A7890" w14:textId="77777777" w:rsidR="009632CD" w:rsidRPr="00FE1278" w:rsidRDefault="009632CD" w:rsidP="00F85DA8">
      <w:pPr>
        <w:pStyle w:val="Prrafodelista"/>
        <w:numPr>
          <w:ilvl w:val="0"/>
          <w:numId w:val="48"/>
        </w:numPr>
        <w:tabs>
          <w:tab w:val="left" w:pos="0"/>
          <w:tab w:val="left" w:pos="284"/>
          <w:tab w:val="left" w:pos="426"/>
        </w:tabs>
        <w:ind w:hanging="720"/>
        <w:contextualSpacing/>
        <w:jc w:val="both"/>
        <w:rPr>
          <w:rFonts w:ascii="Arial" w:hAnsi="Arial" w:cs="Arial"/>
          <w:b/>
        </w:rPr>
      </w:pPr>
      <w:r w:rsidRPr="00FE1278">
        <w:rPr>
          <w:rFonts w:ascii="Arial" w:hAnsi="Arial" w:cs="Arial"/>
          <w:b/>
        </w:rPr>
        <w:t>DESARROLLO</w:t>
      </w:r>
    </w:p>
    <w:p w14:paraId="56000D7F" w14:textId="77777777" w:rsidR="009632CD" w:rsidRPr="00FE1278" w:rsidRDefault="009632CD" w:rsidP="00F436E3">
      <w:pPr>
        <w:pStyle w:val="punteoextse"/>
        <w:numPr>
          <w:ilvl w:val="0"/>
          <w:numId w:val="0"/>
        </w:numPr>
        <w:spacing w:before="240" w:after="120" w:line="240" w:lineRule="auto"/>
        <w:rPr>
          <w:rFonts w:ascii="Arial" w:hAnsi="Arial" w:cs="Arial"/>
          <w:b/>
          <w:szCs w:val="24"/>
        </w:rPr>
      </w:pPr>
      <w:r w:rsidRPr="00FE1278">
        <w:rPr>
          <w:rFonts w:ascii="Arial" w:hAnsi="Arial" w:cs="Arial"/>
          <w:b/>
          <w:szCs w:val="24"/>
        </w:rPr>
        <w:t>1.1 MODELOS VISUALES</w:t>
      </w:r>
    </w:p>
    <w:p w14:paraId="5B12A22B" w14:textId="77777777" w:rsidR="009632CD" w:rsidRPr="00FE1278" w:rsidRDefault="009632CD" w:rsidP="00F436E3">
      <w:pPr>
        <w:pStyle w:val="punteoextse"/>
        <w:numPr>
          <w:ilvl w:val="0"/>
          <w:numId w:val="0"/>
        </w:numPr>
        <w:spacing w:line="240" w:lineRule="auto"/>
        <w:rPr>
          <w:rFonts w:ascii="Arial" w:hAnsi="Arial" w:cs="Arial"/>
          <w:szCs w:val="24"/>
          <w:lang w:val="es-CL"/>
        </w:rPr>
      </w:pPr>
      <w:r w:rsidRPr="00FE1278">
        <w:rPr>
          <w:rFonts w:ascii="Arial" w:hAnsi="Arial" w:cs="Arial"/>
          <w:szCs w:val="24"/>
          <w:lang w:val="es-CL"/>
        </w:rPr>
        <w:t>Ubicación en el mapa de procesos: Etapa número 2 del proceso Realizar mantenimiento preventivo con apoyo externo.</w:t>
      </w:r>
    </w:p>
    <w:p w14:paraId="74E42E13" w14:textId="77777777" w:rsidR="009632CD" w:rsidRPr="00FE1278" w:rsidRDefault="009632CD" w:rsidP="00F436E3">
      <w:pPr>
        <w:pStyle w:val="punteoextse"/>
        <w:numPr>
          <w:ilvl w:val="0"/>
          <w:numId w:val="0"/>
        </w:numPr>
        <w:spacing w:line="240" w:lineRule="auto"/>
        <w:rPr>
          <w:rFonts w:ascii="Arial" w:hAnsi="Arial" w:cs="Arial"/>
          <w:szCs w:val="24"/>
          <w:lang w:val="es-CL"/>
        </w:rPr>
      </w:pPr>
    </w:p>
    <w:p w14:paraId="70C882AA" w14:textId="77777777" w:rsidR="009632CD" w:rsidRPr="00FE1278" w:rsidRDefault="009632CD" w:rsidP="00F436E3">
      <w:pPr>
        <w:pStyle w:val="punteoextse"/>
        <w:numPr>
          <w:ilvl w:val="0"/>
          <w:numId w:val="0"/>
        </w:numPr>
        <w:spacing w:line="240" w:lineRule="auto"/>
        <w:rPr>
          <w:rFonts w:ascii="Arial" w:hAnsi="Arial" w:cs="Arial"/>
          <w:szCs w:val="24"/>
          <w:lang w:val="es-CL"/>
        </w:rPr>
      </w:pPr>
    </w:p>
    <w:p w14:paraId="5749A606" w14:textId="77777777" w:rsidR="009632CD" w:rsidRPr="00FE1278" w:rsidRDefault="001C144F" w:rsidP="00F436E3">
      <w:pPr>
        <w:pStyle w:val="punteoextse"/>
        <w:numPr>
          <w:ilvl w:val="0"/>
          <w:numId w:val="0"/>
        </w:numPr>
        <w:spacing w:line="240" w:lineRule="auto"/>
        <w:rPr>
          <w:rFonts w:ascii="Arial" w:hAnsi="Arial" w:cs="Arial"/>
          <w:szCs w:val="24"/>
          <w:lang w:val="es-CL"/>
        </w:rPr>
      </w:pPr>
      <w:r>
        <w:rPr>
          <w:rFonts w:ascii="Arial" w:hAnsi="Arial" w:cs="Arial"/>
          <w:noProof/>
          <w:szCs w:val="24"/>
          <w:lang w:val="es-CL"/>
        </w:rPr>
        <w:drawing>
          <wp:inline distT="0" distB="0" distL="0" distR="0" wp14:anchorId="134C83CC" wp14:editId="7968D7B6">
            <wp:extent cx="5571490" cy="2628265"/>
            <wp:effectExtent l="0" t="0" r="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71490" cy="2628265"/>
                    </a:xfrm>
                    <a:prstGeom prst="rect">
                      <a:avLst/>
                    </a:prstGeom>
                    <a:noFill/>
                  </pic:spPr>
                </pic:pic>
              </a:graphicData>
            </a:graphic>
          </wp:inline>
        </w:drawing>
      </w:r>
    </w:p>
    <w:p w14:paraId="3F730E2B" w14:textId="77777777" w:rsidR="009632CD" w:rsidRPr="00FE1278" w:rsidRDefault="009632CD" w:rsidP="00F436E3">
      <w:pPr>
        <w:spacing w:after="120" w:line="240" w:lineRule="auto"/>
        <w:jc w:val="both"/>
        <w:rPr>
          <w:rFonts w:ascii="Arial" w:hAnsi="Arial" w:cs="Arial"/>
          <w:sz w:val="24"/>
          <w:szCs w:val="24"/>
          <w:lang w:val="es-CL"/>
        </w:rPr>
      </w:pPr>
    </w:p>
    <w:p w14:paraId="3BF3673B" w14:textId="77777777" w:rsidR="009632CD" w:rsidRDefault="009632CD" w:rsidP="00F436E3">
      <w:pPr>
        <w:spacing w:after="120" w:line="240" w:lineRule="auto"/>
        <w:jc w:val="both"/>
        <w:rPr>
          <w:rFonts w:ascii="Arial" w:hAnsi="Arial" w:cs="Arial"/>
          <w:sz w:val="24"/>
          <w:szCs w:val="24"/>
          <w:lang w:val="es-CL"/>
        </w:rPr>
      </w:pPr>
      <w:r w:rsidRPr="00FE1278">
        <w:rPr>
          <w:rFonts w:ascii="Arial" w:hAnsi="Arial" w:cs="Arial"/>
          <w:sz w:val="24"/>
          <w:szCs w:val="24"/>
          <w:lang w:val="es-CL"/>
        </w:rPr>
        <w:t>Flujograma de información con sus listas de tareas</w:t>
      </w:r>
    </w:p>
    <w:p w14:paraId="03CC1396" w14:textId="77777777" w:rsidR="001C144F" w:rsidRDefault="001C144F" w:rsidP="00F436E3">
      <w:pPr>
        <w:spacing w:after="120" w:line="240" w:lineRule="auto"/>
        <w:jc w:val="both"/>
        <w:rPr>
          <w:rFonts w:ascii="Arial" w:hAnsi="Arial" w:cs="Arial"/>
          <w:sz w:val="24"/>
          <w:szCs w:val="24"/>
          <w:lang w:val="es-CL"/>
        </w:rPr>
      </w:pPr>
      <w:r>
        <w:rPr>
          <w:rFonts w:ascii="Arial" w:hAnsi="Arial" w:cs="Arial"/>
          <w:noProof/>
          <w:sz w:val="24"/>
          <w:szCs w:val="24"/>
          <w:lang w:val="es-CL"/>
        </w:rPr>
        <w:lastRenderedPageBreak/>
        <w:drawing>
          <wp:inline distT="0" distB="0" distL="0" distR="0" wp14:anchorId="46286092" wp14:editId="160D99D5">
            <wp:extent cx="5428615" cy="3914140"/>
            <wp:effectExtent l="0" t="0" r="63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28615" cy="3914140"/>
                    </a:xfrm>
                    <a:prstGeom prst="rect">
                      <a:avLst/>
                    </a:prstGeom>
                    <a:noFill/>
                  </pic:spPr>
                </pic:pic>
              </a:graphicData>
            </a:graphic>
          </wp:inline>
        </w:drawing>
      </w:r>
    </w:p>
    <w:p w14:paraId="47180A1A" w14:textId="77777777" w:rsidR="000B23C1" w:rsidRPr="000B23C1" w:rsidRDefault="001C144F" w:rsidP="000B23C1">
      <w:pPr>
        <w:spacing w:after="120" w:line="240" w:lineRule="auto"/>
        <w:jc w:val="both"/>
        <w:rPr>
          <w:rFonts w:ascii="Arial" w:hAnsi="Arial" w:cs="Arial"/>
          <w:sz w:val="24"/>
          <w:szCs w:val="24"/>
          <w:lang w:val="es-CL"/>
        </w:rPr>
      </w:pPr>
      <w:r>
        <w:rPr>
          <w:rFonts w:ascii="Arial" w:hAnsi="Arial" w:cs="Arial"/>
          <w:noProof/>
          <w:sz w:val="24"/>
          <w:szCs w:val="24"/>
          <w:lang w:val="es-CL"/>
        </w:rPr>
        <w:drawing>
          <wp:inline distT="0" distB="0" distL="0" distR="0" wp14:anchorId="22D33D39" wp14:editId="1CE07A11">
            <wp:extent cx="5190490" cy="3885565"/>
            <wp:effectExtent l="0" t="0" r="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90490" cy="3885565"/>
                    </a:xfrm>
                    <a:prstGeom prst="rect">
                      <a:avLst/>
                    </a:prstGeom>
                    <a:noFill/>
                  </pic:spPr>
                </pic:pic>
              </a:graphicData>
            </a:graphic>
          </wp:inline>
        </w:drawing>
      </w:r>
    </w:p>
    <w:p w14:paraId="00487286" w14:textId="77777777" w:rsidR="009632CD" w:rsidRPr="00FE1278" w:rsidRDefault="009632CD" w:rsidP="00F436E3">
      <w:pPr>
        <w:pStyle w:val="punteoextse"/>
        <w:numPr>
          <w:ilvl w:val="0"/>
          <w:numId w:val="0"/>
        </w:numPr>
        <w:tabs>
          <w:tab w:val="clear" w:pos="1"/>
          <w:tab w:val="clear" w:pos="360"/>
          <w:tab w:val="clear" w:pos="726"/>
          <w:tab w:val="left" w:pos="0"/>
        </w:tabs>
        <w:spacing w:line="240" w:lineRule="auto"/>
        <w:rPr>
          <w:rFonts w:ascii="Arial" w:hAnsi="Arial" w:cs="Arial"/>
          <w:b/>
          <w:szCs w:val="24"/>
          <w:lang w:val="es-CL"/>
        </w:rPr>
      </w:pPr>
    </w:p>
    <w:p w14:paraId="765E2172" w14:textId="77777777" w:rsidR="009632CD" w:rsidRPr="00FE1278" w:rsidRDefault="009632CD" w:rsidP="00F436E3">
      <w:pPr>
        <w:pStyle w:val="punteoextse"/>
        <w:numPr>
          <w:ilvl w:val="0"/>
          <w:numId w:val="0"/>
        </w:numPr>
        <w:tabs>
          <w:tab w:val="clear" w:pos="1"/>
          <w:tab w:val="clear" w:pos="360"/>
          <w:tab w:val="clear" w:pos="726"/>
          <w:tab w:val="left" w:pos="0"/>
        </w:tabs>
        <w:spacing w:line="240" w:lineRule="auto"/>
        <w:rPr>
          <w:rFonts w:ascii="Arial" w:hAnsi="Arial" w:cs="Arial"/>
          <w:b/>
          <w:szCs w:val="24"/>
        </w:rPr>
      </w:pPr>
      <w:r w:rsidRPr="00FE1278">
        <w:rPr>
          <w:rFonts w:ascii="Arial" w:hAnsi="Arial" w:cs="Arial"/>
          <w:b/>
          <w:szCs w:val="24"/>
        </w:rPr>
        <w:t>1.2 INFORMACIÓN GENERAL</w:t>
      </w:r>
    </w:p>
    <w:p w14:paraId="1435F70C" w14:textId="77777777" w:rsidR="009632CD" w:rsidRPr="00FE1278" w:rsidRDefault="009632CD" w:rsidP="00F436E3">
      <w:pPr>
        <w:pStyle w:val="punteoextse"/>
        <w:numPr>
          <w:ilvl w:val="0"/>
          <w:numId w:val="0"/>
        </w:numPr>
        <w:tabs>
          <w:tab w:val="clear" w:pos="1"/>
          <w:tab w:val="clear" w:pos="360"/>
          <w:tab w:val="clear" w:pos="726"/>
          <w:tab w:val="left" w:pos="0"/>
        </w:tabs>
        <w:spacing w:line="240" w:lineRule="auto"/>
        <w:rPr>
          <w:rFonts w:ascii="Arial" w:hAnsi="Arial" w:cs="Arial"/>
          <w:b/>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0"/>
        <w:gridCol w:w="5858"/>
      </w:tblGrid>
      <w:tr w:rsidR="009632CD" w:rsidRPr="00FE1278" w14:paraId="1F63931E" w14:textId="77777777" w:rsidTr="001C144F">
        <w:trPr>
          <w:trHeight w:val="243"/>
        </w:trPr>
        <w:tc>
          <w:tcPr>
            <w:tcW w:w="1682" w:type="pct"/>
          </w:tcPr>
          <w:p w14:paraId="7553471F" w14:textId="77777777" w:rsidR="009632CD" w:rsidRPr="00FE1278" w:rsidRDefault="009632CD" w:rsidP="00F436E3">
            <w:pPr>
              <w:spacing w:after="0" w:line="240" w:lineRule="auto"/>
              <w:jc w:val="both"/>
              <w:rPr>
                <w:rFonts w:ascii="Arial" w:hAnsi="Arial" w:cs="Arial"/>
                <w:i/>
                <w:sz w:val="24"/>
                <w:szCs w:val="24"/>
              </w:rPr>
            </w:pPr>
            <w:r w:rsidRPr="00FE1278">
              <w:rPr>
                <w:rFonts w:ascii="Arial" w:hAnsi="Arial" w:cs="Arial"/>
                <w:i/>
                <w:sz w:val="24"/>
                <w:szCs w:val="24"/>
              </w:rPr>
              <w:t>Evento activador</w:t>
            </w:r>
          </w:p>
        </w:tc>
        <w:tc>
          <w:tcPr>
            <w:tcW w:w="3318" w:type="pct"/>
          </w:tcPr>
          <w:p w14:paraId="16DC6035" w14:textId="77777777" w:rsidR="009632CD" w:rsidRPr="00FE1278" w:rsidRDefault="009632CD"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rPr>
              <w:t>Equipo médico con MP en mes calendario.</w:t>
            </w:r>
          </w:p>
        </w:tc>
      </w:tr>
      <w:tr w:rsidR="009632CD" w:rsidRPr="00FE1278" w14:paraId="562E122F" w14:textId="77777777" w:rsidTr="001C144F">
        <w:trPr>
          <w:trHeight w:val="277"/>
        </w:trPr>
        <w:tc>
          <w:tcPr>
            <w:tcW w:w="1682" w:type="pct"/>
          </w:tcPr>
          <w:p w14:paraId="4A0FB2C6" w14:textId="77777777" w:rsidR="009632CD" w:rsidRPr="00FE1278" w:rsidRDefault="009632CD" w:rsidP="00F436E3">
            <w:pPr>
              <w:spacing w:line="240" w:lineRule="auto"/>
              <w:jc w:val="both"/>
              <w:rPr>
                <w:rFonts w:ascii="Arial" w:hAnsi="Arial" w:cs="Arial"/>
                <w:i/>
                <w:sz w:val="24"/>
                <w:szCs w:val="24"/>
              </w:rPr>
            </w:pPr>
            <w:r w:rsidRPr="00FE1278">
              <w:rPr>
                <w:rFonts w:ascii="Arial" w:hAnsi="Arial" w:cs="Arial"/>
                <w:i/>
                <w:sz w:val="24"/>
                <w:szCs w:val="24"/>
              </w:rPr>
              <w:t>Objetivo</w:t>
            </w:r>
          </w:p>
        </w:tc>
        <w:tc>
          <w:tcPr>
            <w:tcW w:w="3318" w:type="pct"/>
          </w:tcPr>
          <w:p w14:paraId="574A3DB4" w14:textId="77777777" w:rsidR="009632CD" w:rsidRPr="00FE1278" w:rsidRDefault="009632CD"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lang w:val="es-CL"/>
              </w:rPr>
              <w:t>Realizar MP con apoyo externo.</w:t>
            </w:r>
          </w:p>
        </w:tc>
      </w:tr>
      <w:tr w:rsidR="009632CD" w:rsidRPr="00FE1278" w14:paraId="611A0C29" w14:textId="77777777" w:rsidTr="001C144F">
        <w:trPr>
          <w:trHeight w:val="286"/>
        </w:trPr>
        <w:tc>
          <w:tcPr>
            <w:tcW w:w="1682" w:type="pct"/>
          </w:tcPr>
          <w:p w14:paraId="407C6F37" w14:textId="77777777" w:rsidR="009632CD" w:rsidRPr="00FE1278" w:rsidRDefault="009632CD" w:rsidP="00F436E3">
            <w:pPr>
              <w:spacing w:line="240" w:lineRule="auto"/>
              <w:jc w:val="both"/>
              <w:rPr>
                <w:rFonts w:ascii="Arial" w:hAnsi="Arial" w:cs="Arial"/>
                <w:i/>
                <w:sz w:val="24"/>
                <w:szCs w:val="24"/>
              </w:rPr>
            </w:pPr>
            <w:r w:rsidRPr="00FE1278">
              <w:rPr>
                <w:rFonts w:ascii="Arial" w:hAnsi="Arial" w:cs="Arial"/>
                <w:i/>
                <w:sz w:val="24"/>
                <w:szCs w:val="24"/>
              </w:rPr>
              <w:t>Dueño</w:t>
            </w:r>
          </w:p>
        </w:tc>
        <w:tc>
          <w:tcPr>
            <w:tcW w:w="3318" w:type="pct"/>
          </w:tcPr>
          <w:p w14:paraId="00C3582B" w14:textId="77777777" w:rsidR="009632CD" w:rsidRPr="00FE1278" w:rsidRDefault="009632CD"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lang w:val="es-CL"/>
              </w:rPr>
              <w:t>Jefe de Sub-Departamento de Ingeniería Biomédica.</w:t>
            </w:r>
          </w:p>
        </w:tc>
      </w:tr>
    </w:tbl>
    <w:p w14:paraId="3F5176FC" w14:textId="77777777" w:rsidR="009632CD" w:rsidRPr="00FE1278" w:rsidRDefault="009632CD" w:rsidP="00F436E3">
      <w:pPr>
        <w:pStyle w:val="punteoextse"/>
        <w:numPr>
          <w:ilvl w:val="0"/>
          <w:numId w:val="0"/>
        </w:numPr>
        <w:spacing w:line="240" w:lineRule="auto"/>
        <w:rPr>
          <w:rFonts w:ascii="Arial" w:hAnsi="Arial" w:cs="Arial"/>
          <w:b/>
          <w:szCs w:val="24"/>
        </w:rPr>
      </w:pPr>
    </w:p>
    <w:p w14:paraId="334E6AAE" w14:textId="77777777" w:rsidR="009632CD" w:rsidRPr="00FE1278" w:rsidRDefault="009632CD" w:rsidP="00F436E3">
      <w:pPr>
        <w:pStyle w:val="punteoextse"/>
        <w:numPr>
          <w:ilvl w:val="0"/>
          <w:numId w:val="0"/>
        </w:numPr>
        <w:tabs>
          <w:tab w:val="clear" w:pos="360"/>
          <w:tab w:val="left" w:pos="142"/>
        </w:tabs>
        <w:spacing w:line="240" w:lineRule="auto"/>
        <w:rPr>
          <w:rFonts w:ascii="Arial" w:hAnsi="Arial" w:cs="Arial"/>
          <w:b/>
          <w:szCs w:val="24"/>
        </w:rPr>
      </w:pPr>
      <w:r w:rsidRPr="00FE1278">
        <w:rPr>
          <w:rFonts w:ascii="Arial" w:hAnsi="Arial" w:cs="Arial"/>
          <w:b/>
          <w:szCs w:val="24"/>
        </w:rPr>
        <w:t>1.3 DESCRIPCIÓN DEL FLUJO</w:t>
      </w:r>
    </w:p>
    <w:p w14:paraId="625F5379" w14:textId="77777777" w:rsidR="009632CD" w:rsidRPr="00FE1278" w:rsidRDefault="009632CD" w:rsidP="00F436E3">
      <w:pPr>
        <w:pStyle w:val="punteoextse"/>
        <w:numPr>
          <w:ilvl w:val="0"/>
          <w:numId w:val="0"/>
        </w:numPr>
        <w:tabs>
          <w:tab w:val="clear" w:pos="360"/>
          <w:tab w:val="left" w:pos="142"/>
        </w:tabs>
        <w:spacing w:line="240" w:lineRule="auto"/>
        <w:rPr>
          <w:rFonts w:ascii="Arial" w:hAnsi="Arial" w:cs="Arial"/>
          <w:b/>
          <w:szCs w:val="24"/>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0"/>
        <w:gridCol w:w="1524"/>
        <w:gridCol w:w="5964"/>
      </w:tblGrid>
      <w:tr w:rsidR="009632CD" w:rsidRPr="00FE1278" w14:paraId="6ED97B64" w14:textId="77777777" w:rsidTr="001C144F">
        <w:trPr>
          <w:trHeight w:val="337"/>
          <w:jc w:val="center"/>
        </w:trPr>
        <w:tc>
          <w:tcPr>
            <w:tcW w:w="759" w:type="pct"/>
          </w:tcPr>
          <w:p w14:paraId="7E1246FC"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Actividad</w:t>
            </w:r>
          </w:p>
        </w:tc>
        <w:tc>
          <w:tcPr>
            <w:tcW w:w="863" w:type="pct"/>
          </w:tcPr>
          <w:p w14:paraId="1E3A1F52"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Rol</w:t>
            </w:r>
          </w:p>
        </w:tc>
        <w:tc>
          <w:tcPr>
            <w:tcW w:w="3378" w:type="pct"/>
          </w:tcPr>
          <w:p w14:paraId="36D04450"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Tareas</w:t>
            </w:r>
          </w:p>
        </w:tc>
      </w:tr>
      <w:tr w:rsidR="009632CD" w:rsidRPr="00FE1278" w14:paraId="4A95A671" w14:textId="77777777" w:rsidTr="001C144F">
        <w:trPr>
          <w:trHeight w:val="338"/>
          <w:jc w:val="center"/>
        </w:trPr>
        <w:tc>
          <w:tcPr>
            <w:tcW w:w="759" w:type="pct"/>
          </w:tcPr>
          <w:p w14:paraId="285F8C5D" w14:textId="77777777" w:rsidR="009632CD" w:rsidRPr="00FE1278" w:rsidRDefault="009632CD" w:rsidP="00F436E3">
            <w:pPr>
              <w:spacing w:line="240" w:lineRule="auto"/>
              <w:jc w:val="both"/>
              <w:rPr>
                <w:rFonts w:ascii="Arial" w:hAnsi="Arial" w:cs="Arial"/>
                <w:sz w:val="24"/>
                <w:szCs w:val="24"/>
                <w:lang w:val="es-CL"/>
              </w:rPr>
            </w:pPr>
          </w:p>
          <w:p w14:paraId="749887F3"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Gestionar</w:t>
            </w:r>
          </w:p>
        </w:tc>
        <w:tc>
          <w:tcPr>
            <w:tcW w:w="863" w:type="pct"/>
          </w:tcPr>
          <w:p w14:paraId="1AA47003" w14:textId="77777777" w:rsidR="009632CD" w:rsidRPr="00FE1278" w:rsidRDefault="009632CD" w:rsidP="00F436E3">
            <w:pPr>
              <w:spacing w:line="240" w:lineRule="auto"/>
              <w:jc w:val="both"/>
              <w:rPr>
                <w:rFonts w:ascii="Arial" w:hAnsi="Arial" w:cs="Arial"/>
                <w:sz w:val="24"/>
                <w:szCs w:val="24"/>
                <w:lang w:val="es-CL"/>
              </w:rPr>
            </w:pPr>
          </w:p>
          <w:p w14:paraId="3169EAF3"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Coordinador de Gestión de mantenimiento</w:t>
            </w:r>
          </w:p>
        </w:tc>
        <w:tc>
          <w:tcPr>
            <w:tcW w:w="3378" w:type="pct"/>
          </w:tcPr>
          <w:p w14:paraId="4767272C" w14:textId="77777777" w:rsidR="009632CD" w:rsidRPr="00FE1278" w:rsidRDefault="009632CD" w:rsidP="00F436E3">
            <w:pPr>
              <w:spacing w:line="240" w:lineRule="auto"/>
              <w:ind w:left="363"/>
              <w:jc w:val="both"/>
              <w:rPr>
                <w:rFonts w:ascii="Arial" w:hAnsi="Arial" w:cs="Arial"/>
                <w:sz w:val="24"/>
                <w:szCs w:val="24"/>
                <w:lang w:val="es-CL"/>
              </w:rPr>
            </w:pPr>
          </w:p>
          <w:p w14:paraId="5B5693FB" w14:textId="77777777" w:rsidR="009632CD" w:rsidRPr="00FE1278" w:rsidRDefault="009632CD" w:rsidP="00F85DA8">
            <w:pPr>
              <w:numPr>
                <w:ilvl w:val="0"/>
                <w:numId w:val="11"/>
              </w:num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hAnsi="Arial" w:cs="Arial"/>
                <w:sz w:val="24"/>
                <w:szCs w:val="24"/>
                <w:lang w:val="es-CL"/>
              </w:rPr>
            </w:pPr>
            <w:r w:rsidRPr="00FE1278">
              <w:rPr>
                <w:rFonts w:ascii="Arial" w:hAnsi="Arial" w:cs="Arial"/>
                <w:sz w:val="24"/>
                <w:szCs w:val="24"/>
                <w:lang w:val="es-CL"/>
              </w:rPr>
              <w:t>Coordinar con Servicio técnico externo el día y hora del mantenimiento preventivo.</w:t>
            </w:r>
          </w:p>
          <w:p w14:paraId="2377EB96" w14:textId="77777777" w:rsidR="009632CD" w:rsidRPr="00FE1278" w:rsidRDefault="009632CD" w:rsidP="00F85DA8">
            <w:pPr>
              <w:numPr>
                <w:ilvl w:val="0"/>
                <w:numId w:val="11"/>
              </w:num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hAnsi="Arial" w:cs="Arial"/>
                <w:sz w:val="24"/>
                <w:szCs w:val="24"/>
                <w:lang w:val="es-CL"/>
              </w:rPr>
            </w:pPr>
            <w:r w:rsidRPr="00FE1278">
              <w:rPr>
                <w:rFonts w:ascii="Arial" w:hAnsi="Arial" w:cs="Arial"/>
                <w:sz w:val="24"/>
                <w:szCs w:val="24"/>
                <w:lang w:val="es-CL"/>
              </w:rPr>
              <w:t xml:space="preserve">Informar vía email la coordinación del mantenimiento preventivo a Ingeniero de Servicio. </w:t>
            </w:r>
          </w:p>
        </w:tc>
      </w:tr>
      <w:tr w:rsidR="009632CD" w:rsidRPr="00FE1278" w14:paraId="32741B11" w14:textId="77777777" w:rsidTr="001C144F">
        <w:trPr>
          <w:trHeight w:val="338"/>
          <w:jc w:val="center"/>
        </w:trPr>
        <w:tc>
          <w:tcPr>
            <w:tcW w:w="759" w:type="pct"/>
          </w:tcPr>
          <w:p w14:paraId="6A1F2BCB" w14:textId="77777777" w:rsidR="009632CD" w:rsidRPr="00FE1278" w:rsidRDefault="009632CD" w:rsidP="00F436E3">
            <w:pPr>
              <w:spacing w:line="240" w:lineRule="auto"/>
              <w:jc w:val="both"/>
              <w:rPr>
                <w:rFonts w:ascii="Arial" w:hAnsi="Arial" w:cs="Arial"/>
                <w:sz w:val="24"/>
                <w:szCs w:val="24"/>
                <w:lang w:val="es-CL"/>
              </w:rPr>
            </w:pPr>
          </w:p>
          <w:p w14:paraId="48DFF66B"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Coordinar</w:t>
            </w:r>
          </w:p>
        </w:tc>
        <w:tc>
          <w:tcPr>
            <w:tcW w:w="863" w:type="pct"/>
          </w:tcPr>
          <w:p w14:paraId="52FD4162" w14:textId="77777777" w:rsidR="009632CD" w:rsidRPr="00FE1278" w:rsidRDefault="009632CD" w:rsidP="00F436E3">
            <w:pPr>
              <w:spacing w:line="240" w:lineRule="auto"/>
              <w:jc w:val="both"/>
              <w:rPr>
                <w:rFonts w:ascii="Arial" w:hAnsi="Arial" w:cs="Arial"/>
                <w:sz w:val="24"/>
                <w:szCs w:val="24"/>
                <w:lang w:val="es-CL"/>
              </w:rPr>
            </w:pPr>
          </w:p>
          <w:p w14:paraId="58C236A0"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Ingeniero de Servicio</w:t>
            </w:r>
          </w:p>
        </w:tc>
        <w:tc>
          <w:tcPr>
            <w:tcW w:w="3378" w:type="pct"/>
          </w:tcPr>
          <w:p w14:paraId="2DB672CA" w14:textId="77777777" w:rsidR="009632CD" w:rsidRPr="00FE1278" w:rsidRDefault="009632CD" w:rsidP="00F436E3">
            <w:pPr>
              <w:spacing w:line="240" w:lineRule="auto"/>
              <w:ind w:left="361"/>
              <w:jc w:val="both"/>
              <w:rPr>
                <w:rFonts w:ascii="Arial" w:hAnsi="Arial" w:cs="Arial"/>
                <w:sz w:val="24"/>
                <w:szCs w:val="24"/>
                <w:lang w:val="es-CL"/>
              </w:rPr>
            </w:pPr>
          </w:p>
          <w:p w14:paraId="4B5E80FB" w14:textId="77777777" w:rsidR="009632CD" w:rsidRPr="00FE1278" w:rsidRDefault="009632CD" w:rsidP="00F85DA8">
            <w:pPr>
              <w:numPr>
                <w:ilvl w:val="0"/>
                <w:numId w:val="39"/>
              </w:num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t>Notificar el día y hora de mantenimiento preventivo a Servicio clínico o de apoyo, con los datos de los equipos medicos y Servicio Técnico externo.</w:t>
            </w:r>
          </w:p>
          <w:p w14:paraId="0386EF9C" w14:textId="77777777" w:rsidR="009632CD" w:rsidRPr="00FE1278" w:rsidRDefault="009632CD" w:rsidP="00F85DA8">
            <w:pPr>
              <w:numPr>
                <w:ilvl w:val="0"/>
                <w:numId w:val="39"/>
              </w:num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t>Solicitar vía email la asignación de Técnico de mantenimiento a Coordinador de Laboratorio de equipos médicos, especificando:</w:t>
            </w:r>
          </w:p>
          <w:p w14:paraId="6AA2DFA7" w14:textId="77777777" w:rsidR="009632CD" w:rsidRPr="00FE1278" w:rsidRDefault="009632CD" w:rsidP="00F85DA8">
            <w:pPr>
              <w:numPr>
                <w:ilvl w:val="0"/>
                <w:numId w:val="44"/>
              </w:num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t>Fecha y hora de mantenimiento preventivo.</w:t>
            </w:r>
          </w:p>
          <w:p w14:paraId="056AFB6A" w14:textId="77777777" w:rsidR="009632CD" w:rsidRPr="00FE1278" w:rsidRDefault="009632CD" w:rsidP="00F85DA8">
            <w:pPr>
              <w:numPr>
                <w:ilvl w:val="0"/>
                <w:numId w:val="44"/>
              </w:num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t>Servicio técnico externo.</w:t>
            </w:r>
          </w:p>
          <w:p w14:paraId="743BBAA4" w14:textId="77777777" w:rsidR="009632CD" w:rsidRPr="00FE1278" w:rsidRDefault="009632CD" w:rsidP="00F85DA8">
            <w:pPr>
              <w:numPr>
                <w:ilvl w:val="0"/>
                <w:numId w:val="44"/>
              </w:num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t>Datos del equipo médico correspondiente.</w:t>
            </w:r>
          </w:p>
        </w:tc>
      </w:tr>
      <w:tr w:rsidR="009632CD" w:rsidRPr="00FE1278" w14:paraId="679AEA1D" w14:textId="77777777" w:rsidTr="001C144F">
        <w:trPr>
          <w:trHeight w:val="1764"/>
          <w:jc w:val="center"/>
        </w:trPr>
        <w:tc>
          <w:tcPr>
            <w:tcW w:w="759" w:type="pct"/>
          </w:tcPr>
          <w:p w14:paraId="2B3F2DD3" w14:textId="77777777" w:rsidR="009632CD" w:rsidRPr="00FE1278" w:rsidRDefault="009632CD" w:rsidP="00F436E3">
            <w:pPr>
              <w:spacing w:line="240" w:lineRule="auto"/>
              <w:jc w:val="both"/>
              <w:rPr>
                <w:rFonts w:ascii="Arial" w:hAnsi="Arial" w:cs="Arial"/>
                <w:sz w:val="24"/>
                <w:szCs w:val="24"/>
                <w:lang w:val="es-CL"/>
              </w:rPr>
            </w:pPr>
          </w:p>
          <w:p w14:paraId="31CDB88B"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Asignar</w:t>
            </w:r>
          </w:p>
        </w:tc>
        <w:tc>
          <w:tcPr>
            <w:tcW w:w="863" w:type="pct"/>
          </w:tcPr>
          <w:p w14:paraId="3C2D6B83" w14:textId="77777777" w:rsidR="009632CD" w:rsidRPr="00FE1278" w:rsidRDefault="009632CD" w:rsidP="00F436E3">
            <w:pPr>
              <w:spacing w:line="240" w:lineRule="auto"/>
              <w:jc w:val="both"/>
              <w:rPr>
                <w:rFonts w:ascii="Arial" w:hAnsi="Arial" w:cs="Arial"/>
                <w:sz w:val="24"/>
                <w:szCs w:val="24"/>
                <w:lang w:val="es-CL"/>
              </w:rPr>
            </w:pPr>
          </w:p>
          <w:p w14:paraId="35825137"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Coordinador de Laboratorio de equipos médicos</w:t>
            </w:r>
          </w:p>
        </w:tc>
        <w:tc>
          <w:tcPr>
            <w:tcW w:w="3378" w:type="pct"/>
          </w:tcPr>
          <w:p w14:paraId="63726F8A" w14:textId="77777777" w:rsidR="009632CD" w:rsidRPr="00FE1278" w:rsidRDefault="009632CD" w:rsidP="00F436E3">
            <w:pPr>
              <w:spacing w:line="240" w:lineRule="auto"/>
              <w:ind w:left="361"/>
              <w:jc w:val="both"/>
              <w:rPr>
                <w:rFonts w:ascii="Arial" w:hAnsi="Arial" w:cs="Arial"/>
                <w:sz w:val="24"/>
                <w:szCs w:val="24"/>
                <w:lang w:val="es-CL"/>
              </w:rPr>
            </w:pPr>
          </w:p>
          <w:p w14:paraId="382DE2B1" w14:textId="77777777" w:rsidR="009632CD" w:rsidRPr="00FE1278" w:rsidRDefault="009632CD" w:rsidP="00F85DA8">
            <w:pPr>
              <w:numPr>
                <w:ilvl w:val="0"/>
                <w:numId w:val="42"/>
              </w:num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t>Verificar Planilla de requerimiento de asistencia técnica (PRT) y asignar Técnico de mantenimiento</w:t>
            </w:r>
          </w:p>
          <w:p w14:paraId="535E66CF" w14:textId="77777777" w:rsidR="009632CD" w:rsidRPr="00FE1278" w:rsidRDefault="009632CD" w:rsidP="00F85DA8">
            <w:pPr>
              <w:numPr>
                <w:ilvl w:val="0"/>
                <w:numId w:val="42"/>
              </w:num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t>Informar vía email a Ingeniero de servicio, el nombre de Tecnico de mantenimiento asignado (con copia de correo a técnico de mantenimiento correspondiente).</w:t>
            </w:r>
          </w:p>
        </w:tc>
      </w:tr>
      <w:tr w:rsidR="009632CD" w:rsidRPr="00FE1278" w14:paraId="63F01978" w14:textId="77777777" w:rsidTr="001C144F">
        <w:trPr>
          <w:trHeight w:val="615"/>
          <w:jc w:val="center"/>
        </w:trPr>
        <w:tc>
          <w:tcPr>
            <w:tcW w:w="759" w:type="pct"/>
          </w:tcPr>
          <w:p w14:paraId="3D144F59" w14:textId="77777777" w:rsidR="009632CD" w:rsidRPr="00FE1278" w:rsidRDefault="009632CD" w:rsidP="00F436E3">
            <w:pPr>
              <w:spacing w:line="240" w:lineRule="auto"/>
              <w:jc w:val="both"/>
              <w:rPr>
                <w:rFonts w:ascii="Arial" w:hAnsi="Arial" w:cs="Arial"/>
                <w:bCs/>
                <w:sz w:val="24"/>
                <w:szCs w:val="24"/>
                <w:lang w:val="es-CL"/>
              </w:rPr>
            </w:pPr>
          </w:p>
          <w:p w14:paraId="4F34E9FD" w14:textId="77777777" w:rsidR="009632CD" w:rsidRPr="00FE1278" w:rsidRDefault="009632CD" w:rsidP="00F436E3">
            <w:pPr>
              <w:spacing w:line="240" w:lineRule="auto"/>
              <w:jc w:val="both"/>
              <w:rPr>
                <w:rFonts w:ascii="Arial" w:hAnsi="Arial" w:cs="Arial"/>
                <w:bCs/>
                <w:sz w:val="24"/>
                <w:szCs w:val="24"/>
                <w:lang w:val="es-CL"/>
              </w:rPr>
            </w:pPr>
            <w:r w:rsidRPr="00FE1278">
              <w:rPr>
                <w:rFonts w:ascii="Arial" w:hAnsi="Arial" w:cs="Arial"/>
                <w:bCs/>
                <w:sz w:val="24"/>
                <w:szCs w:val="24"/>
                <w:lang w:val="es-CL"/>
              </w:rPr>
              <w:t>Supervisar</w:t>
            </w:r>
          </w:p>
        </w:tc>
        <w:tc>
          <w:tcPr>
            <w:tcW w:w="863" w:type="pct"/>
          </w:tcPr>
          <w:p w14:paraId="3C0174E3" w14:textId="77777777" w:rsidR="009632CD" w:rsidRPr="00FE1278" w:rsidRDefault="009632CD" w:rsidP="00F436E3">
            <w:pPr>
              <w:spacing w:line="240" w:lineRule="auto"/>
              <w:jc w:val="both"/>
              <w:rPr>
                <w:rFonts w:ascii="Arial" w:hAnsi="Arial" w:cs="Arial"/>
                <w:sz w:val="24"/>
                <w:szCs w:val="24"/>
                <w:lang w:val="es-CL"/>
              </w:rPr>
            </w:pPr>
          </w:p>
          <w:p w14:paraId="1EEE0A79"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Técnico de mantenimiento</w:t>
            </w:r>
          </w:p>
        </w:tc>
        <w:tc>
          <w:tcPr>
            <w:tcW w:w="3378" w:type="pct"/>
          </w:tcPr>
          <w:p w14:paraId="2D148DEA" w14:textId="77777777" w:rsidR="009632CD" w:rsidRPr="00FE1278" w:rsidRDefault="009632CD" w:rsidP="00F436E3">
            <w:pPr>
              <w:tabs>
                <w:tab w:val="left" w:pos="317"/>
              </w:tabs>
              <w:spacing w:line="240" w:lineRule="auto"/>
              <w:ind w:left="363"/>
              <w:jc w:val="both"/>
              <w:rPr>
                <w:rFonts w:ascii="Arial" w:hAnsi="Arial" w:cs="Arial"/>
                <w:sz w:val="24"/>
                <w:szCs w:val="24"/>
                <w:lang w:val="es-CL"/>
              </w:rPr>
            </w:pPr>
          </w:p>
          <w:p w14:paraId="08950834" w14:textId="77777777" w:rsidR="009632CD" w:rsidRPr="00FE1278" w:rsidRDefault="009632CD" w:rsidP="00F85DA8">
            <w:pPr>
              <w:numPr>
                <w:ilvl w:val="0"/>
                <w:numId w:val="12"/>
              </w:numPr>
              <w:tabs>
                <w:tab w:val="left" w:pos="1"/>
                <w:tab w:val="left" w:pos="31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hAnsi="Arial" w:cs="Arial"/>
                <w:sz w:val="24"/>
                <w:szCs w:val="24"/>
                <w:lang w:val="es-CL"/>
              </w:rPr>
            </w:pPr>
            <w:r w:rsidRPr="00FE1278">
              <w:rPr>
                <w:rFonts w:ascii="Arial" w:hAnsi="Arial" w:cs="Arial"/>
                <w:sz w:val="24"/>
                <w:szCs w:val="24"/>
                <w:lang w:val="es-CL"/>
              </w:rPr>
              <w:t xml:space="preserve">Recepcionar a Servicio técnico externo y realizar el acompañamiento a los Servicios clínicos o de apoyo en conjunto con elementos como estación </w:t>
            </w:r>
            <w:r w:rsidRPr="00FE1278">
              <w:rPr>
                <w:rFonts w:ascii="Arial" w:hAnsi="Arial" w:cs="Arial"/>
                <w:sz w:val="24"/>
                <w:szCs w:val="24"/>
                <w:lang w:val="es-CL"/>
              </w:rPr>
              <w:lastRenderedPageBreak/>
              <w:t xml:space="preserve">de trabajo móvil y accesorios de equipo médico correspondiente. </w:t>
            </w:r>
          </w:p>
          <w:p w14:paraId="58685D39" w14:textId="77777777" w:rsidR="009632CD" w:rsidRPr="00FE1278" w:rsidRDefault="009632CD" w:rsidP="00F85DA8">
            <w:pPr>
              <w:numPr>
                <w:ilvl w:val="0"/>
                <w:numId w:val="12"/>
              </w:numPr>
              <w:tabs>
                <w:tab w:val="left" w:pos="1"/>
                <w:tab w:val="left" w:pos="31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hAnsi="Arial" w:cs="Arial"/>
                <w:sz w:val="24"/>
                <w:szCs w:val="24"/>
                <w:lang w:val="es-CL"/>
              </w:rPr>
            </w:pPr>
            <w:r w:rsidRPr="00FE1278">
              <w:rPr>
                <w:rFonts w:ascii="Arial" w:hAnsi="Arial" w:cs="Arial"/>
                <w:sz w:val="24"/>
                <w:szCs w:val="24"/>
                <w:lang w:val="es-CL"/>
              </w:rPr>
              <w:t>Consultar sobre el funcionamiento del equipo médico a Supervisor o Coordinador de Servicio clínico o de apoyo y comunicar la información a Servicio técnico externo.</w:t>
            </w:r>
          </w:p>
          <w:p w14:paraId="36CD4599" w14:textId="77777777" w:rsidR="009632CD" w:rsidRPr="00FE1278" w:rsidRDefault="009632CD" w:rsidP="00F85DA8">
            <w:pPr>
              <w:numPr>
                <w:ilvl w:val="0"/>
                <w:numId w:val="12"/>
              </w:numPr>
              <w:tabs>
                <w:tab w:val="left" w:pos="1"/>
                <w:tab w:val="left" w:pos="31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hAnsi="Arial" w:cs="Arial"/>
                <w:sz w:val="24"/>
                <w:szCs w:val="24"/>
                <w:lang w:val="es-CL"/>
              </w:rPr>
            </w:pPr>
            <w:r w:rsidRPr="00FE1278">
              <w:rPr>
                <w:rFonts w:ascii="Arial" w:hAnsi="Arial" w:cs="Arial"/>
                <w:sz w:val="24"/>
                <w:szCs w:val="24"/>
                <w:lang w:val="es-CL"/>
              </w:rPr>
              <w:t xml:space="preserve">Observar el desempeño del Servicio técnico externo con respecto a protocolo de mantenimiento preventivo según contrato vigente o de garantía y realizar la interacción necesaria de forma de comprender y colaborar según sea necesario.       </w:t>
            </w:r>
          </w:p>
          <w:p w14:paraId="7BF3DC04" w14:textId="77777777" w:rsidR="009632CD" w:rsidRPr="00FE1278" w:rsidRDefault="009632CD" w:rsidP="00F85DA8">
            <w:pPr>
              <w:numPr>
                <w:ilvl w:val="0"/>
                <w:numId w:val="12"/>
              </w:numPr>
              <w:tabs>
                <w:tab w:val="left" w:pos="1"/>
                <w:tab w:val="left" w:pos="31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hAnsi="Arial" w:cs="Arial"/>
                <w:sz w:val="24"/>
                <w:szCs w:val="24"/>
                <w:lang w:val="es-CL"/>
              </w:rPr>
            </w:pPr>
            <w:r w:rsidRPr="00FE1278">
              <w:rPr>
                <w:rFonts w:ascii="Arial" w:hAnsi="Arial" w:cs="Arial"/>
                <w:sz w:val="24"/>
                <w:szCs w:val="24"/>
                <w:lang w:val="es-CL"/>
              </w:rPr>
              <w:t xml:space="preserve"> Confirmar funcionalidad en presencia de Supervisor o Coordinador de Servicio clínico o de apoyo.  </w:t>
            </w:r>
          </w:p>
          <w:p w14:paraId="554C72B3" w14:textId="77777777" w:rsidR="009632CD" w:rsidRPr="00FE1278" w:rsidRDefault="009632CD" w:rsidP="00F85DA8">
            <w:pPr>
              <w:numPr>
                <w:ilvl w:val="0"/>
                <w:numId w:val="12"/>
              </w:numPr>
              <w:tabs>
                <w:tab w:val="left" w:pos="1"/>
                <w:tab w:val="left" w:pos="31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hAnsi="Arial" w:cs="Arial"/>
                <w:sz w:val="24"/>
                <w:szCs w:val="24"/>
                <w:lang w:val="es-CL"/>
              </w:rPr>
            </w:pPr>
            <w:r w:rsidRPr="00FE1278">
              <w:rPr>
                <w:rFonts w:ascii="Arial" w:hAnsi="Arial" w:cs="Arial"/>
                <w:sz w:val="24"/>
                <w:szCs w:val="24"/>
                <w:lang w:val="es-CL"/>
              </w:rPr>
              <w:t>Revisar Lista de chequeo (LC), debe contener la siguiente información:</w:t>
            </w:r>
          </w:p>
          <w:p w14:paraId="70D91092" w14:textId="77777777" w:rsidR="009632CD" w:rsidRPr="00FE1278" w:rsidRDefault="009632CD" w:rsidP="00F85DA8">
            <w:pPr>
              <w:numPr>
                <w:ilvl w:val="0"/>
                <w:numId w:val="45"/>
              </w:numPr>
              <w:tabs>
                <w:tab w:val="left" w:pos="1"/>
                <w:tab w:val="left" w:pos="774"/>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425"/>
              <w:jc w:val="both"/>
              <w:textAlignment w:val="baseline"/>
              <w:rPr>
                <w:rFonts w:ascii="Arial" w:hAnsi="Arial" w:cs="Arial"/>
                <w:sz w:val="24"/>
                <w:szCs w:val="24"/>
                <w:lang w:val="es-CL"/>
              </w:rPr>
            </w:pPr>
            <w:r w:rsidRPr="00FE1278">
              <w:rPr>
                <w:rFonts w:ascii="Arial" w:hAnsi="Arial" w:cs="Arial"/>
                <w:sz w:val="24"/>
                <w:szCs w:val="24"/>
                <w:lang w:val="es-CL"/>
              </w:rPr>
              <w:t>Identificación de los equipos médicos (nombre, marca, modelo, serie, inventario y Servicio clínico o de apoyo).</w:t>
            </w:r>
          </w:p>
          <w:p w14:paraId="525D9F2F" w14:textId="77777777" w:rsidR="009632CD" w:rsidRPr="00FE1278" w:rsidRDefault="009632CD" w:rsidP="00F85DA8">
            <w:pPr>
              <w:numPr>
                <w:ilvl w:val="0"/>
                <w:numId w:val="45"/>
              </w:numPr>
              <w:tabs>
                <w:tab w:val="left" w:pos="1"/>
                <w:tab w:val="left" w:pos="774"/>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425"/>
              <w:jc w:val="both"/>
              <w:textAlignment w:val="baseline"/>
              <w:rPr>
                <w:rFonts w:ascii="Arial" w:hAnsi="Arial" w:cs="Arial"/>
                <w:sz w:val="24"/>
                <w:szCs w:val="24"/>
                <w:lang w:val="es-CL"/>
              </w:rPr>
            </w:pPr>
            <w:r w:rsidRPr="00FE1278">
              <w:rPr>
                <w:rFonts w:ascii="Arial" w:hAnsi="Arial" w:cs="Arial"/>
                <w:sz w:val="24"/>
                <w:szCs w:val="24"/>
                <w:lang w:val="es-CL"/>
              </w:rPr>
              <w:t>Fechas y firmas, en esta última se debe especificar nombre y apellidos de firmantes.</w:t>
            </w:r>
          </w:p>
          <w:p w14:paraId="6CB0A883" w14:textId="77777777" w:rsidR="009632CD" w:rsidRPr="00FE1278" w:rsidRDefault="009632CD" w:rsidP="00F85DA8">
            <w:pPr>
              <w:numPr>
                <w:ilvl w:val="0"/>
                <w:numId w:val="45"/>
              </w:numPr>
              <w:tabs>
                <w:tab w:val="left" w:pos="1"/>
                <w:tab w:val="left" w:pos="633"/>
                <w:tab w:val="left" w:pos="774"/>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633" w:hanging="284"/>
              <w:jc w:val="both"/>
              <w:textAlignment w:val="baseline"/>
              <w:rPr>
                <w:rFonts w:ascii="Arial" w:hAnsi="Arial" w:cs="Arial"/>
                <w:sz w:val="24"/>
                <w:szCs w:val="24"/>
                <w:lang w:val="es-CL"/>
              </w:rPr>
            </w:pPr>
            <w:r w:rsidRPr="00FE1278">
              <w:rPr>
                <w:rFonts w:ascii="Arial" w:hAnsi="Arial" w:cs="Arial"/>
                <w:sz w:val="24"/>
                <w:szCs w:val="24"/>
                <w:lang w:val="es-CL"/>
              </w:rPr>
              <w:t>Lista de chequeo debe coincidir con protocolo de mantenimiento preventivo.</w:t>
            </w:r>
          </w:p>
          <w:p w14:paraId="503D8CA5" w14:textId="77777777" w:rsidR="009632CD" w:rsidRPr="00FE1278" w:rsidRDefault="009632CD" w:rsidP="00F85DA8">
            <w:pPr>
              <w:numPr>
                <w:ilvl w:val="0"/>
                <w:numId w:val="45"/>
              </w:numPr>
              <w:tabs>
                <w:tab w:val="left" w:pos="1"/>
                <w:tab w:val="left" w:pos="633"/>
                <w:tab w:val="left" w:pos="774"/>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633" w:hanging="284"/>
              <w:jc w:val="both"/>
              <w:textAlignment w:val="baseline"/>
              <w:rPr>
                <w:rFonts w:ascii="Arial" w:hAnsi="Arial" w:cs="Arial"/>
                <w:sz w:val="24"/>
                <w:szCs w:val="24"/>
                <w:lang w:val="es-CL"/>
              </w:rPr>
            </w:pPr>
            <w:r w:rsidRPr="00FE1278">
              <w:rPr>
                <w:rFonts w:ascii="Arial" w:hAnsi="Arial" w:cs="Arial"/>
                <w:sz w:val="24"/>
                <w:szCs w:val="24"/>
                <w:lang w:val="es-CL"/>
              </w:rPr>
              <w:t xml:space="preserve">Observaciones técnicas: Todos los repuestos y/o accesorios del equipo medicos cambiados y   todas aquellas acciones pendientes. </w:t>
            </w:r>
          </w:p>
          <w:p w14:paraId="644974E0" w14:textId="77777777" w:rsidR="009632CD" w:rsidRPr="00FE1278" w:rsidRDefault="009632CD" w:rsidP="00F436E3">
            <w:pPr>
              <w:tabs>
                <w:tab w:val="left" w:pos="491"/>
              </w:tabs>
              <w:spacing w:line="240" w:lineRule="auto"/>
              <w:ind w:left="349"/>
              <w:jc w:val="both"/>
              <w:rPr>
                <w:rFonts w:ascii="Arial" w:hAnsi="Arial" w:cs="Arial"/>
                <w:sz w:val="24"/>
                <w:szCs w:val="24"/>
                <w:lang w:val="es-CL"/>
              </w:rPr>
            </w:pPr>
            <w:r w:rsidRPr="00FE1278">
              <w:rPr>
                <w:rFonts w:ascii="Arial" w:hAnsi="Arial" w:cs="Arial"/>
                <w:sz w:val="24"/>
                <w:szCs w:val="24"/>
                <w:lang w:val="es-CL"/>
              </w:rPr>
              <w:t xml:space="preserve">Entregar los documentos firmados a Coordinador de Gestión de mantenimiento. </w:t>
            </w:r>
          </w:p>
          <w:p w14:paraId="71159488" w14:textId="77777777" w:rsidR="009632CD" w:rsidRPr="00FE1278" w:rsidRDefault="009632CD" w:rsidP="00F436E3">
            <w:pPr>
              <w:tabs>
                <w:tab w:val="left" w:pos="349"/>
              </w:tabs>
              <w:spacing w:line="240" w:lineRule="auto"/>
              <w:ind w:left="349" w:hanging="283"/>
              <w:jc w:val="both"/>
              <w:rPr>
                <w:rFonts w:ascii="Arial" w:hAnsi="Arial" w:cs="Arial"/>
                <w:sz w:val="24"/>
                <w:szCs w:val="24"/>
                <w:lang w:val="es-CL"/>
              </w:rPr>
            </w:pPr>
            <w:r w:rsidRPr="00FE1278">
              <w:rPr>
                <w:rFonts w:ascii="Arial" w:hAnsi="Arial" w:cs="Arial"/>
                <w:sz w:val="24"/>
                <w:szCs w:val="24"/>
                <w:lang w:val="es-CL"/>
              </w:rPr>
              <w:t>6. Informar del término de la supervisión del mantenimiento preventivo a Coordinador de Laboratorio de equipos médicos.</w:t>
            </w:r>
          </w:p>
        </w:tc>
      </w:tr>
      <w:tr w:rsidR="009632CD" w:rsidRPr="00FE1278" w14:paraId="45F12494" w14:textId="77777777" w:rsidTr="001C144F">
        <w:trPr>
          <w:trHeight w:val="615"/>
          <w:jc w:val="center"/>
        </w:trPr>
        <w:tc>
          <w:tcPr>
            <w:tcW w:w="759" w:type="pct"/>
          </w:tcPr>
          <w:p w14:paraId="0D0DF85F" w14:textId="77777777" w:rsidR="009632CD" w:rsidRPr="00FE1278" w:rsidRDefault="009632CD" w:rsidP="00F436E3">
            <w:pPr>
              <w:spacing w:line="240" w:lineRule="auto"/>
              <w:jc w:val="both"/>
              <w:rPr>
                <w:rFonts w:ascii="Arial" w:hAnsi="Arial" w:cs="Arial"/>
                <w:bCs/>
                <w:sz w:val="24"/>
                <w:szCs w:val="24"/>
                <w:lang w:val="es-CL"/>
              </w:rPr>
            </w:pPr>
          </w:p>
          <w:p w14:paraId="6BFE1DF0" w14:textId="77777777" w:rsidR="009632CD" w:rsidRPr="00FE1278" w:rsidRDefault="009632CD" w:rsidP="00F436E3">
            <w:pPr>
              <w:spacing w:line="240" w:lineRule="auto"/>
              <w:jc w:val="both"/>
              <w:rPr>
                <w:rFonts w:ascii="Arial" w:hAnsi="Arial" w:cs="Arial"/>
                <w:bCs/>
                <w:sz w:val="24"/>
                <w:szCs w:val="24"/>
                <w:lang w:val="es-CL"/>
              </w:rPr>
            </w:pPr>
            <w:r w:rsidRPr="00FE1278">
              <w:rPr>
                <w:rFonts w:ascii="Arial" w:hAnsi="Arial" w:cs="Arial"/>
                <w:bCs/>
                <w:sz w:val="24"/>
                <w:szCs w:val="24"/>
                <w:lang w:val="es-CL"/>
              </w:rPr>
              <w:t>Registrar</w:t>
            </w:r>
          </w:p>
        </w:tc>
        <w:tc>
          <w:tcPr>
            <w:tcW w:w="863" w:type="pct"/>
          </w:tcPr>
          <w:p w14:paraId="0ECF80B1" w14:textId="77777777" w:rsidR="009632CD" w:rsidRPr="00FE1278" w:rsidRDefault="009632CD" w:rsidP="00F436E3">
            <w:pPr>
              <w:spacing w:line="240" w:lineRule="auto"/>
              <w:jc w:val="both"/>
              <w:rPr>
                <w:rFonts w:ascii="Arial" w:hAnsi="Arial" w:cs="Arial"/>
                <w:sz w:val="24"/>
                <w:szCs w:val="24"/>
                <w:lang w:val="es-CL"/>
              </w:rPr>
            </w:pPr>
          </w:p>
          <w:p w14:paraId="4988CD8F"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Coordinador de Gestión de mantenimiento</w:t>
            </w:r>
          </w:p>
        </w:tc>
        <w:tc>
          <w:tcPr>
            <w:tcW w:w="3378" w:type="pct"/>
          </w:tcPr>
          <w:p w14:paraId="2042B6D3" w14:textId="77777777" w:rsidR="009632CD" w:rsidRPr="00FE1278" w:rsidRDefault="009632CD" w:rsidP="00F436E3">
            <w:pPr>
              <w:tabs>
                <w:tab w:val="left" w:pos="317"/>
              </w:tabs>
              <w:spacing w:line="240" w:lineRule="auto"/>
              <w:ind w:left="361"/>
              <w:jc w:val="both"/>
              <w:rPr>
                <w:rFonts w:ascii="Arial" w:hAnsi="Arial" w:cs="Arial"/>
                <w:sz w:val="24"/>
                <w:szCs w:val="24"/>
                <w:lang w:val="es-CL"/>
              </w:rPr>
            </w:pPr>
          </w:p>
          <w:p w14:paraId="3A6C8841" w14:textId="77777777" w:rsidR="009632CD" w:rsidRPr="00FE1278" w:rsidRDefault="009632CD" w:rsidP="00F85DA8">
            <w:pPr>
              <w:numPr>
                <w:ilvl w:val="0"/>
                <w:numId w:val="43"/>
              </w:numPr>
              <w:tabs>
                <w:tab w:val="left" w:pos="1"/>
                <w:tab w:val="left" w:pos="31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t>Actualizar Calendario de mantenimiento ingresando la fecha de Lista de chequeo (LC) en celda de mes calendario correspondiente.</w:t>
            </w:r>
          </w:p>
          <w:p w14:paraId="70B40A04" w14:textId="77777777" w:rsidR="009632CD" w:rsidRPr="00FE1278" w:rsidRDefault="009632CD" w:rsidP="00F85DA8">
            <w:pPr>
              <w:numPr>
                <w:ilvl w:val="0"/>
                <w:numId w:val="43"/>
              </w:numPr>
              <w:tabs>
                <w:tab w:val="left" w:pos="1"/>
                <w:tab w:val="left" w:pos="31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t xml:space="preserve"> Entregar Lista de Chequeo (LC) y Asistencia técnica (AT) a Ingeniero de Servicio con timbre de Sub Departamento de Ingeniería Biomédica.</w:t>
            </w:r>
          </w:p>
        </w:tc>
      </w:tr>
      <w:tr w:rsidR="009632CD" w:rsidRPr="00FE1278" w14:paraId="73A7EE3A" w14:textId="77777777" w:rsidTr="001C144F">
        <w:trPr>
          <w:trHeight w:val="615"/>
          <w:jc w:val="center"/>
        </w:trPr>
        <w:tc>
          <w:tcPr>
            <w:tcW w:w="759" w:type="pct"/>
          </w:tcPr>
          <w:p w14:paraId="4F15159C" w14:textId="77777777" w:rsidR="009632CD" w:rsidRPr="00FE1278" w:rsidRDefault="009632CD" w:rsidP="00F436E3">
            <w:pPr>
              <w:spacing w:line="240" w:lineRule="auto"/>
              <w:jc w:val="both"/>
              <w:rPr>
                <w:rFonts w:ascii="Arial" w:hAnsi="Arial" w:cs="Arial"/>
                <w:bCs/>
                <w:sz w:val="24"/>
                <w:szCs w:val="24"/>
                <w:lang w:val="es-CL"/>
              </w:rPr>
            </w:pPr>
          </w:p>
          <w:p w14:paraId="76EAE553" w14:textId="77777777" w:rsidR="009632CD" w:rsidRPr="00FE1278" w:rsidRDefault="009632CD" w:rsidP="00F436E3">
            <w:pPr>
              <w:spacing w:line="240" w:lineRule="auto"/>
              <w:jc w:val="both"/>
              <w:rPr>
                <w:rFonts w:ascii="Arial" w:hAnsi="Arial" w:cs="Arial"/>
                <w:bCs/>
                <w:sz w:val="24"/>
                <w:szCs w:val="24"/>
                <w:lang w:val="es-CL"/>
              </w:rPr>
            </w:pPr>
            <w:r w:rsidRPr="00FE1278">
              <w:rPr>
                <w:rFonts w:ascii="Arial" w:hAnsi="Arial" w:cs="Arial"/>
                <w:bCs/>
                <w:sz w:val="24"/>
                <w:szCs w:val="24"/>
                <w:lang w:val="es-CL"/>
              </w:rPr>
              <w:lastRenderedPageBreak/>
              <w:t>Actualizar planilla</w:t>
            </w:r>
          </w:p>
        </w:tc>
        <w:tc>
          <w:tcPr>
            <w:tcW w:w="863" w:type="pct"/>
          </w:tcPr>
          <w:p w14:paraId="2C6C9152" w14:textId="77777777" w:rsidR="009632CD" w:rsidRPr="00FE1278" w:rsidRDefault="009632CD" w:rsidP="00F436E3">
            <w:pPr>
              <w:spacing w:line="240" w:lineRule="auto"/>
              <w:jc w:val="both"/>
              <w:rPr>
                <w:rFonts w:ascii="Arial" w:hAnsi="Arial" w:cs="Arial"/>
                <w:sz w:val="24"/>
                <w:szCs w:val="24"/>
                <w:lang w:val="es-CL"/>
              </w:rPr>
            </w:pPr>
          </w:p>
          <w:p w14:paraId="5C0FCD7B"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lastRenderedPageBreak/>
              <w:t>Coordinador de Laboratorio de equipos médicos</w:t>
            </w:r>
          </w:p>
        </w:tc>
        <w:tc>
          <w:tcPr>
            <w:tcW w:w="3378" w:type="pct"/>
          </w:tcPr>
          <w:p w14:paraId="654AC797" w14:textId="77777777" w:rsidR="009632CD" w:rsidRPr="00FE1278" w:rsidRDefault="009632CD" w:rsidP="00F436E3">
            <w:pPr>
              <w:tabs>
                <w:tab w:val="left" w:pos="317"/>
              </w:tabs>
              <w:spacing w:line="240" w:lineRule="auto"/>
              <w:ind w:left="349" w:hanging="349"/>
              <w:jc w:val="both"/>
              <w:rPr>
                <w:rFonts w:ascii="Arial" w:hAnsi="Arial" w:cs="Arial"/>
                <w:sz w:val="24"/>
                <w:szCs w:val="24"/>
                <w:lang w:val="es-CL"/>
              </w:rPr>
            </w:pPr>
          </w:p>
          <w:p w14:paraId="00D7D8E1" w14:textId="77777777" w:rsidR="009632CD" w:rsidRPr="00FE1278" w:rsidRDefault="009632CD" w:rsidP="00F85DA8">
            <w:pPr>
              <w:numPr>
                <w:ilvl w:val="0"/>
                <w:numId w:val="47"/>
              </w:numPr>
              <w:tabs>
                <w:tab w:val="left" w:pos="1"/>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283"/>
              <w:jc w:val="both"/>
              <w:textAlignment w:val="baseline"/>
              <w:rPr>
                <w:rFonts w:ascii="Arial" w:hAnsi="Arial" w:cs="Arial"/>
                <w:sz w:val="24"/>
                <w:szCs w:val="24"/>
                <w:lang w:val="es-CL"/>
              </w:rPr>
            </w:pPr>
            <w:r w:rsidRPr="00FE1278">
              <w:rPr>
                <w:rFonts w:ascii="Arial" w:hAnsi="Arial" w:cs="Arial"/>
                <w:sz w:val="24"/>
                <w:szCs w:val="24"/>
                <w:lang w:val="es-CL"/>
              </w:rPr>
              <w:lastRenderedPageBreak/>
              <w:t>Dar término de supervisión en planilla de Requerimientos asistencia técnica (PRT).</w:t>
            </w:r>
          </w:p>
        </w:tc>
      </w:tr>
      <w:tr w:rsidR="009632CD" w:rsidRPr="00FE1278" w14:paraId="323A5D00" w14:textId="77777777" w:rsidTr="001C144F">
        <w:trPr>
          <w:trHeight w:val="346"/>
          <w:jc w:val="center"/>
        </w:trPr>
        <w:tc>
          <w:tcPr>
            <w:tcW w:w="759" w:type="pct"/>
          </w:tcPr>
          <w:p w14:paraId="0C6B13A5" w14:textId="77777777" w:rsidR="009632CD" w:rsidRPr="00FE1278" w:rsidRDefault="009632CD" w:rsidP="00F436E3">
            <w:pPr>
              <w:spacing w:line="240" w:lineRule="auto"/>
              <w:jc w:val="both"/>
              <w:rPr>
                <w:rFonts w:ascii="Arial" w:hAnsi="Arial" w:cs="Arial"/>
                <w:bCs/>
                <w:sz w:val="24"/>
                <w:szCs w:val="24"/>
              </w:rPr>
            </w:pPr>
          </w:p>
          <w:p w14:paraId="02DD679A" w14:textId="77777777" w:rsidR="009632CD" w:rsidRPr="00FE1278" w:rsidRDefault="009632CD" w:rsidP="00F436E3">
            <w:pPr>
              <w:spacing w:line="240" w:lineRule="auto"/>
              <w:jc w:val="both"/>
              <w:rPr>
                <w:rFonts w:ascii="Arial" w:hAnsi="Arial" w:cs="Arial"/>
                <w:bCs/>
                <w:sz w:val="24"/>
                <w:szCs w:val="24"/>
              </w:rPr>
            </w:pPr>
            <w:r w:rsidRPr="00FE1278">
              <w:rPr>
                <w:rFonts w:ascii="Arial" w:hAnsi="Arial" w:cs="Arial"/>
                <w:bCs/>
                <w:sz w:val="24"/>
                <w:szCs w:val="24"/>
              </w:rPr>
              <w:t>Documentar</w:t>
            </w:r>
          </w:p>
        </w:tc>
        <w:tc>
          <w:tcPr>
            <w:tcW w:w="863" w:type="pct"/>
          </w:tcPr>
          <w:p w14:paraId="02DC3D71" w14:textId="77777777" w:rsidR="009632CD" w:rsidRPr="00FE1278" w:rsidRDefault="009632CD" w:rsidP="00F436E3">
            <w:pPr>
              <w:spacing w:line="240" w:lineRule="auto"/>
              <w:jc w:val="both"/>
              <w:rPr>
                <w:rFonts w:ascii="Arial" w:hAnsi="Arial" w:cs="Arial"/>
                <w:sz w:val="24"/>
                <w:szCs w:val="24"/>
                <w:lang w:val="es-CL"/>
              </w:rPr>
            </w:pPr>
          </w:p>
          <w:p w14:paraId="562DB7E6"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Ingeniero de Servicio</w:t>
            </w:r>
          </w:p>
        </w:tc>
        <w:tc>
          <w:tcPr>
            <w:tcW w:w="3378" w:type="pct"/>
          </w:tcPr>
          <w:p w14:paraId="32F4C499" w14:textId="77777777" w:rsidR="009632CD" w:rsidRPr="00FE1278" w:rsidRDefault="009632CD" w:rsidP="00F436E3">
            <w:pPr>
              <w:tabs>
                <w:tab w:val="left" w:pos="0"/>
                <w:tab w:val="left" w:pos="207"/>
              </w:tabs>
              <w:spacing w:line="240" w:lineRule="auto"/>
              <w:ind w:left="349"/>
              <w:jc w:val="both"/>
              <w:rPr>
                <w:rFonts w:ascii="Arial" w:hAnsi="Arial" w:cs="Arial"/>
                <w:sz w:val="24"/>
                <w:szCs w:val="24"/>
                <w:lang w:val="es-CL"/>
              </w:rPr>
            </w:pPr>
          </w:p>
          <w:p w14:paraId="7326EFCE" w14:textId="77777777" w:rsidR="009632CD" w:rsidRPr="00FE1278" w:rsidRDefault="009632CD" w:rsidP="00F85DA8">
            <w:pPr>
              <w:numPr>
                <w:ilvl w:val="0"/>
                <w:numId w:val="46"/>
              </w:numPr>
              <w:tabs>
                <w:tab w:val="left" w:pos="1"/>
                <w:tab w:val="left" w:pos="31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283"/>
              <w:jc w:val="both"/>
              <w:textAlignment w:val="baseline"/>
              <w:rPr>
                <w:rFonts w:ascii="Arial" w:hAnsi="Arial" w:cs="Arial"/>
                <w:sz w:val="24"/>
                <w:szCs w:val="24"/>
                <w:lang w:val="es-CL"/>
              </w:rPr>
            </w:pPr>
            <w:r w:rsidRPr="00FE1278">
              <w:rPr>
                <w:rFonts w:ascii="Arial" w:hAnsi="Arial" w:cs="Arial"/>
                <w:sz w:val="24"/>
                <w:szCs w:val="24"/>
                <w:lang w:val="es-CL"/>
              </w:rPr>
              <w:t>Revisar Lista de chequeo (LC) e firmar documento. La lista de chequeo debe contener la siguiente información:</w:t>
            </w:r>
          </w:p>
          <w:p w14:paraId="37CAA3F4" w14:textId="77777777" w:rsidR="009632CD" w:rsidRPr="00FE1278" w:rsidRDefault="009632CD" w:rsidP="00F85DA8">
            <w:pPr>
              <w:numPr>
                <w:ilvl w:val="0"/>
                <w:numId w:val="45"/>
              </w:numPr>
              <w:tabs>
                <w:tab w:val="left" w:pos="1"/>
                <w:tab w:val="left" w:pos="774"/>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425"/>
              <w:jc w:val="both"/>
              <w:textAlignment w:val="baseline"/>
              <w:rPr>
                <w:rFonts w:ascii="Arial" w:hAnsi="Arial" w:cs="Arial"/>
                <w:sz w:val="24"/>
                <w:szCs w:val="24"/>
                <w:lang w:val="es-CL"/>
              </w:rPr>
            </w:pPr>
            <w:r w:rsidRPr="00FE1278">
              <w:rPr>
                <w:rFonts w:ascii="Arial" w:hAnsi="Arial" w:cs="Arial"/>
                <w:sz w:val="24"/>
                <w:szCs w:val="24"/>
                <w:lang w:val="es-CL"/>
              </w:rPr>
              <w:t>Identificación de los equipos médicos: Nombre, marca, modelo, serie, inventario y Servicio clínico o de apoyo, según calendario de mantenimiento</w:t>
            </w:r>
          </w:p>
          <w:p w14:paraId="740093B1" w14:textId="77777777" w:rsidR="009632CD" w:rsidRPr="00FE1278" w:rsidRDefault="009632CD" w:rsidP="00F85DA8">
            <w:pPr>
              <w:numPr>
                <w:ilvl w:val="0"/>
                <w:numId w:val="45"/>
              </w:numPr>
              <w:tabs>
                <w:tab w:val="left" w:pos="1"/>
                <w:tab w:val="left" w:pos="774"/>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425"/>
              <w:jc w:val="both"/>
              <w:textAlignment w:val="baseline"/>
              <w:rPr>
                <w:rFonts w:ascii="Arial" w:hAnsi="Arial" w:cs="Arial"/>
                <w:sz w:val="24"/>
                <w:szCs w:val="24"/>
                <w:lang w:val="es-CL"/>
              </w:rPr>
            </w:pPr>
            <w:r w:rsidRPr="00FE1278">
              <w:rPr>
                <w:rFonts w:ascii="Arial" w:hAnsi="Arial" w:cs="Arial"/>
                <w:sz w:val="24"/>
                <w:szCs w:val="24"/>
                <w:lang w:val="es-CL"/>
              </w:rPr>
              <w:t>Fechas y firmas, en esta última se debe especificar nombre y apellidos de firmantes.</w:t>
            </w:r>
          </w:p>
          <w:p w14:paraId="552ED527" w14:textId="77777777" w:rsidR="009632CD" w:rsidRPr="00FE1278" w:rsidRDefault="009632CD" w:rsidP="00F85DA8">
            <w:pPr>
              <w:numPr>
                <w:ilvl w:val="0"/>
                <w:numId w:val="45"/>
              </w:numPr>
              <w:tabs>
                <w:tab w:val="left" w:pos="1"/>
                <w:tab w:val="left" w:pos="774"/>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425"/>
              <w:jc w:val="both"/>
              <w:textAlignment w:val="baseline"/>
              <w:rPr>
                <w:rFonts w:ascii="Arial" w:hAnsi="Arial" w:cs="Arial"/>
                <w:sz w:val="24"/>
                <w:szCs w:val="24"/>
                <w:lang w:val="es-CL"/>
              </w:rPr>
            </w:pPr>
            <w:r w:rsidRPr="00FE1278">
              <w:rPr>
                <w:rFonts w:ascii="Arial" w:hAnsi="Arial" w:cs="Arial"/>
                <w:sz w:val="24"/>
                <w:szCs w:val="24"/>
                <w:lang w:val="es-CL"/>
              </w:rPr>
              <w:t>Lista de chequeo debe coincidir con protocolo de mantenimiento preventivo.</w:t>
            </w:r>
          </w:p>
          <w:p w14:paraId="00B409B8" w14:textId="77777777" w:rsidR="009632CD" w:rsidRPr="00FE1278" w:rsidRDefault="009632CD" w:rsidP="00F85DA8">
            <w:pPr>
              <w:numPr>
                <w:ilvl w:val="0"/>
                <w:numId w:val="45"/>
              </w:numPr>
              <w:tabs>
                <w:tab w:val="left" w:pos="1"/>
                <w:tab w:val="left" w:pos="774"/>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425"/>
              <w:jc w:val="both"/>
              <w:textAlignment w:val="baseline"/>
              <w:rPr>
                <w:rFonts w:ascii="Arial" w:hAnsi="Arial" w:cs="Arial"/>
                <w:sz w:val="24"/>
                <w:szCs w:val="24"/>
                <w:lang w:val="es-CL"/>
              </w:rPr>
            </w:pPr>
            <w:r w:rsidRPr="00FE1278">
              <w:rPr>
                <w:rFonts w:ascii="Arial" w:hAnsi="Arial" w:cs="Arial"/>
                <w:sz w:val="24"/>
                <w:szCs w:val="24"/>
                <w:lang w:val="es-CL"/>
              </w:rPr>
              <w:t xml:space="preserve">Observaciones técnicas: Debe contener todos los repuestos y/o accesorios del equipo medicos cambiados y   todas aquellas acciones pendientes. </w:t>
            </w:r>
          </w:p>
          <w:p w14:paraId="15E59570" w14:textId="77777777" w:rsidR="009632CD" w:rsidRPr="00FE1278" w:rsidRDefault="009632CD" w:rsidP="00F436E3">
            <w:pPr>
              <w:tabs>
                <w:tab w:val="left" w:pos="774"/>
              </w:tabs>
              <w:spacing w:line="240" w:lineRule="auto"/>
              <w:jc w:val="both"/>
              <w:rPr>
                <w:rFonts w:ascii="Arial" w:hAnsi="Arial" w:cs="Arial"/>
                <w:sz w:val="24"/>
                <w:szCs w:val="24"/>
                <w:lang w:val="es-CL"/>
              </w:rPr>
            </w:pPr>
            <w:r w:rsidRPr="00FE1278">
              <w:rPr>
                <w:rFonts w:ascii="Arial" w:hAnsi="Arial" w:cs="Arial"/>
                <w:sz w:val="24"/>
                <w:szCs w:val="24"/>
                <w:lang w:val="es-CL"/>
              </w:rPr>
              <w:t xml:space="preserve"> Identificar su nombre y firmar la Lista de Chequeo (LC).</w:t>
            </w:r>
          </w:p>
          <w:p w14:paraId="23A2A901" w14:textId="77777777" w:rsidR="009632CD" w:rsidRPr="00FE1278" w:rsidRDefault="009632CD" w:rsidP="00F85DA8">
            <w:pPr>
              <w:numPr>
                <w:ilvl w:val="0"/>
                <w:numId w:val="46"/>
              </w:numPr>
              <w:tabs>
                <w:tab w:val="left" w:pos="1"/>
                <w:tab w:val="left" w:pos="207"/>
                <w:tab w:val="left" w:pos="360"/>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283"/>
              <w:jc w:val="both"/>
              <w:textAlignment w:val="baseline"/>
              <w:rPr>
                <w:rFonts w:ascii="Arial" w:hAnsi="Arial" w:cs="Arial"/>
                <w:sz w:val="24"/>
                <w:szCs w:val="24"/>
                <w:lang w:val="es-CL"/>
              </w:rPr>
            </w:pPr>
            <w:r w:rsidRPr="00FE1278">
              <w:rPr>
                <w:rFonts w:ascii="Arial" w:hAnsi="Arial" w:cs="Arial"/>
                <w:sz w:val="24"/>
                <w:szCs w:val="24"/>
                <w:lang w:val="es-CL"/>
              </w:rPr>
              <w:t>Guardar Archivador de mantenimiento correspondiente, la Lista de chequeo (LC) y Asistencia técnica (AT).</w:t>
            </w:r>
          </w:p>
        </w:tc>
      </w:tr>
    </w:tbl>
    <w:p w14:paraId="040E8BBA" w14:textId="77777777" w:rsidR="009632CD" w:rsidRDefault="009632CD" w:rsidP="00F436E3">
      <w:pPr>
        <w:pStyle w:val="punteoextse"/>
        <w:numPr>
          <w:ilvl w:val="0"/>
          <w:numId w:val="0"/>
        </w:numPr>
        <w:spacing w:line="240" w:lineRule="auto"/>
        <w:ind w:left="357" w:hanging="357"/>
        <w:rPr>
          <w:rFonts w:ascii="Arial" w:hAnsi="Arial" w:cs="Arial"/>
          <w:b/>
          <w:szCs w:val="24"/>
        </w:rPr>
      </w:pPr>
    </w:p>
    <w:p w14:paraId="3D131BAD" w14:textId="77777777" w:rsidR="007905AA" w:rsidRPr="00FE1278" w:rsidRDefault="007905AA" w:rsidP="00F436E3">
      <w:pPr>
        <w:pStyle w:val="punteoextse"/>
        <w:numPr>
          <w:ilvl w:val="0"/>
          <w:numId w:val="0"/>
        </w:numPr>
        <w:spacing w:line="240" w:lineRule="auto"/>
        <w:ind w:left="357" w:hanging="357"/>
        <w:rPr>
          <w:rFonts w:ascii="Arial" w:hAnsi="Arial" w:cs="Arial"/>
          <w:b/>
          <w:szCs w:val="24"/>
        </w:rPr>
      </w:pPr>
    </w:p>
    <w:p w14:paraId="2119876A" w14:textId="77777777" w:rsidR="009632CD" w:rsidRPr="00FE1278" w:rsidRDefault="009632CD" w:rsidP="00F436E3">
      <w:pPr>
        <w:pStyle w:val="punteoextse"/>
        <w:numPr>
          <w:ilvl w:val="0"/>
          <w:numId w:val="0"/>
        </w:numPr>
        <w:spacing w:line="240" w:lineRule="auto"/>
        <w:ind w:left="357" w:hanging="357"/>
        <w:rPr>
          <w:rFonts w:ascii="Arial" w:hAnsi="Arial" w:cs="Arial"/>
          <w:b/>
          <w:szCs w:val="24"/>
        </w:rPr>
      </w:pPr>
      <w:r w:rsidRPr="00FE1278">
        <w:rPr>
          <w:rFonts w:ascii="Arial" w:hAnsi="Arial" w:cs="Arial"/>
          <w:b/>
          <w:szCs w:val="24"/>
        </w:rPr>
        <w:t>1.4 CONTINGENCIAS</w:t>
      </w:r>
    </w:p>
    <w:p w14:paraId="6B6CBB48" w14:textId="77777777" w:rsidR="009632CD" w:rsidRPr="00FE1278" w:rsidRDefault="009632CD" w:rsidP="00F436E3">
      <w:pPr>
        <w:pStyle w:val="punteoextse"/>
        <w:numPr>
          <w:ilvl w:val="0"/>
          <w:numId w:val="0"/>
        </w:numPr>
        <w:spacing w:line="240" w:lineRule="auto"/>
        <w:ind w:hanging="357"/>
        <w:rPr>
          <w:rFonts w:ascii="Arial" w:hAnsi="Arial" w:cs="Arial"/>
          <w:b/>
          <w:szCs w:val="24"/>
        </w:rPr>
      </w:pPr>
    </w:p>
    <w:p w14:paraId="4559A7D3" w14:textId="77777777" w:rsidR="009632CD" w:rsidRPr="00FE1278" w:rsidRDefault="009632CD" w:rsidP="00F85DA8">
      <w:pPr>
        <w:pStyle w:val="punteoextse"/>
        <w:numPr>
          <w:ilvl w:val="0"/>
          <w:numId w:val="14"/>
        </w:numPr>
        <w:spacing w:line="240" w:lineRule="auto"/>
        <w:rPr>
          <w:rFonts w:ascii="Arial" w:hAnsi="Arial" w:cs="Arial"/>
          <w:b/>
          <w:szCs w:val="24"/>
          <w:u w:val="single"/>
          <w:lang w:val="es-CL"/>
        </w:rPr>
      </w:pPr>
      <w:r w:rsidRPr="00FE1278">
        <w:rPr>
          <w:rFonts w:ascii="Arial" w:hAnsi="Arial" w:cs="Arial"/>
          <w:b/>
          <w:bCs/>
          <w:szCs w:val="24"/>
          <w:u w:val="single"/>
          <w:lang w:val="es-CL"/>
        </w:rPr>
        <w:t>Actividad Gestionar</w:t>
      </w:r>
    </w:p>
    <w:p w14:paraId="1B882E6F" w14:textId="77777777" w:rsidR="009632CD" w:rsidRPr="00FE1278" w:rsidRDefault="009632CD" w:rsidP="00F436E3">
      <w:pPr>
        <w:pStyle w:val="punteoextse"/>
        <w:numPr>
          <w:ilvl w:val="0"/>
          <w:numId w:val="0"/>
        </w:numPr>
        <w:spacing w:line="240" w:lineRule="auto"/>
        <w:ind w:left="720"/>
        <w:rPr>
          <w:rFonts w:ascii="Arial" w:hAnsi="Arial" w:cs="Arial"/>
          <w:b/>
          <w:szCs w:val="24"/>
          <w:u w:val="single"/>
          <w:lang w:val="es-CL"/>
        </w:rPr>
      </w:pPr>
    </w:p>
    <w:p w14:paraId="526A1790" w14:textId="77777777" w:rsidR="009632CD" w:rsidRPr="00FE1278" w:rsidRDefault="009632CD" w:rsidP="00F436E3">
      <w:pPr>
        <w:pStyle w:val="punteoextse"/>
        <w:numPr>
          <w:ilvl w:val="0"/>
          <w:numId w:val="0"/>
        </w:numPr>
        <w:tabs>
          <w:tab w:val="clear" w:pos="1"/>
          <w:tab w:val="clear" w:pos="360"/>
          <w:tab w:val="clear" w:pos="726"/>
          <w:tab w:val="left" w:pos="0"/>
        </w:tabs>
        <w:spacing w:line="240" w:lineRule="auto"/>
        <w:rPr>
          <w:rFonts w:ascii="Arial" w:hAnsi="Arial" w:cs="Arial"/>
          <w:szCs w:val="24"/>
          <w:lang w:val="es-CL"/>
        </w:rPr>
      </w:pPr>
      <w:r w:rsidRPr="00FE1278">
        <w:rPr>
          <w:rFonts w:ascii="Arial" w:hAnsi="Arial" w:cs="Arial"/>
          <w:b/>
          <w:iCs/>
          <w:szCs w:val="24"/>
          <w:u w:val="single"/>
          <w:lang w:val="es-CL"/>
        </w:rPr>
        <w:t>Equipo médico se encuentra sin convenio de mantenimiento.</w:t>
      </w:r>
      <w:r w:rsidRPr="00FE1278">
        <w:rPr>
          <w:rFonts w:ascii="Arial" w:hAnsi="Arial" w:cs="Arial"/>
          <w:b/>
          <w:i/>
          <w:iCs/>
          <w:szCs w:val="24"/>
          <w:lang w:val="es-CL"/>
        </w:rPr>
        <w:t xml:space="preserve"> </w:t>
      </w:r>
      <w:r w:rsidRPr="00FE1278">
        <w:rPr>
          <w:rFonts w:ascii="Arial" w:hAnsi="Arial" w:cs="Arial"/>
          <w:szCs w:val="24"/>
          <w:lang w:val="es-CL"/>
        </w:rPr>
        <w:t>El Coordinador de Gestión de mantenimiento deberá comunicar la situación a Ingeniero de Servicio, en conjunto se debe analizar la situación tomando las decisiones de realizar el mantenimiento preventivo con apoyo interno o licitar el mantenimiento preventivo.</w:t>
      </w:r>
    </w:p>
    <w:p w14:paraId="4B16D4D7" w14:textId="77777777" w:rsidR="009632CD" w:rsidRPr="00FE1278" w:rsidRDefault="009632CD" w:rsidP="00F436E3">
      <w:pPr>
        <w:pStyle w:val="punteoextse"/>
        <w:numPr>
          <w:ilvl w:val="0"/>
          <w:numId w:val="0"/>
        </w:numPr>
        <w:tabs>
          <w:tab w:val="clear" w:pos="1"/>
          <w:tab w:val="clear" w:pos="360"/>
          <w:tab w:val="clear" w:pos="726"/>
          <w:tab w:val="left" w:pos="0"/>
        </w:tabs>
        <w:spacing w:line="240" w:lineRule="auto"/>
        <w:rPr>
          <w:rFonts w:ascii="Arial" w:hAnsi="Arial" w:cs="Arial"/>
          <w:szCs w:val="24"/>
          <w:lang w:val="es-CL"/>
        </w:rPr>
      </w:pPr>
    </w:p>
    <w:p w14:paraId="45F01AAA" w14:textId="77777777" w:rsidR="009632CD" w:rsidRPr="00FE1278" w:rsidRDefault="009632CD" w:rsidP="00F85DA8">
      <w:pPr>
        <w:pStyle w:val="punteoextse"/>
        <w:numPr>
          <w:ilvl w:val="0"/>
          <w:numId w:val="14"/>
        </w:numPr>
        <w:spacing w:line="240" w:lineRule="auto"/>
        <w:rPr>
          <w:rFonts w:ascii="Arial" w:hAnsi="Arial" w:cs="Arial"/>
          <w:b/>
          <w:szCs w:val="24"/>
          <w:u w:val="single"/>
          <w:lang w:val="es-CL"/>
        </w:rPr>
      </w:pPr>
      <w:r w:rsidRPr="00FE1278">
        <w:rPr>
          <w:rFonts w:ascii="Arial" w:hAnsi="Arial" w:cs="Arial"/>
          <w:b/>
          <w:bCs/>
          <w:szCs w:val="24"/>
          <w:u w:val="single"/>
          <w:lang w:val="es-CL"/>
        </w:rPr>
        <w:t>Actividad Coordinar</w:t>
      </w:r>
    </w:p>
    <w:p w14:paraId="273BCE71" w14:textId="77777777" w:rsidR="009632CD" w:rsidRPr="00FE1278" w:rsidRDefault="009632CD" w:rsidP="00F436E3">
      <w:pPr>
        <w:pStyle w:val="punteoextse"/>
        <w:numPr>
          <w:ilvl w:val="0"/>
          <w:numId w:val="0"/>
        </w:numPr>
        <w:tabs>
          <w:tab w:val="clear" w:pos="1"/>
          <w:tab w:val="clear" w:pos="360"/>
          <w:tab w:val="clear" w:pos="726"/>
          <w:tab w:val="left" w:pos="0"/>
          <w:tab w:val="left" w:pos="426"/>
        </w:tabs>
        <w:spacing w:line="240" w:lineRule="auto"/>
        <w:rPr>
          <w:rFonts w:ascii="Arial" w:hAnsi="Arial" w:cs="Arial"/>
          <w:szCs w:val="24"/>
          <w:lang w:val="es-CL"/>
        </w:rPr>
      </w:pPr>
    </w:p>
    <w:p w14:paraId="3C6B80FE" w14:textId="77777777" w:rsidR="009632CD" w:rsidRPr="00FE1278" w:rsidRDefault="009632CD" w:rsidP="00F436E3">
      <w:pPr>
        <w:pStyle w:val="punteoextse"/>
        <w:numPr>
          <w:ilvl w:val="0"/>
          <w:numId w:val="0"/>
        </w:numPr>
        <w:tabs>
          <w:tab w:val="clear" w:pos="1"/>
          <w:tab w:val="clear" w:pos="360"/>
          <w:tab w:val="clear" w:pos="726"/>
          <w:tab w:val="left" w:pos="0"/>
          <w:tab w:val="left" w:pos="426"/>
        </w:tabs>
        <w:spacing w:line="240" w:lineRule="auto"/>
        <w:ind w:firstLine="1"/>
        <w:rPr>
          <w:rFonts w:ascii="Arial" w:hAnsi="Arial" w:cs="Arial"/>
          <w:iCs/>
          <w:szCs w:val="24"/>
          <w:lang w:val="es-CL"/>
        </w:rPr>
      </w:pPr>
      <w:r w:rsidRPr="00FE1278">
        <w:rPr>
          <w:rFonts w:ascii="Arial" w:hAnsi="Arial" w:cs="Arial"/>
          <w:b/>
          <w:iCs/>
          <w:szCs w:val="24"/>
          <w:u w:val="single"/>
          <w:lang w:val="es-CL"/>
        </w:rPr>
        <w:t>Equipo médico se encuentra sin convenio de mantenimiento.</w:t>
      </w:r>
      <w:r w:rsidRPr="00FE1278">
        <w:rPr>
          <w:rFonts w:ascii="Arial" w:hAnsi="Arial" w:cs="Arial"/>
          <w:iCs/>
          <w:szCs w:val="24"/>
          <w:lang w:val="es-CL"/>
        </w:rPr>
        <w:t xml:space="preserve"> El Ingeniero de Servicio debe ser asesorado por Coordinador de Laboratorio de equipos médicos </w:t>
      </w:r>
      <w:r w:rsidRPr="00FE1278">
        <w:rPr>
          <w:rFonts w:ascii="Arial" w:hAnsi="Arial" w:cs="Arial"/>
          <w:iCs/>
          <w:szCs w:val="24"/>
          <w:lang w:val="es-CL"/>
        </w:rPr>
        <w:lastRenderedPageBreak/>
        <w:t>para asignar un Técnico mantenimiento según expertis, si no existiese, se licitará el mantenimiento preventivo por una vez o por convenio de mantenimiento.</w:t>
      </w:r>
    </w:p>
    <w:p w14:paraId="0340761B" w14:textId="77777777" w:rsidR="009632CD" w:rsidRPr="00FE1278" w:rsidRDefault="009632CD" w:rsidP="00F436E3">
      <w:pPr>
        <w:pStyle w:val="punteoextse"/>
        <w:numPr>
          <w:ilvl w:val="0"/>
          <w:numId w:val="0"/>
        </w:numPr>
        <w:tabs>
          <w:tab w:val="clear" w:pos="1"/>
          <w:tab w:val="clear" w:pos="360"/>
          <w:tab w:val="clear" w:pos="726"/>
          <w:tab w:val="left" w:pos="0"/>
          <w:tab w:val="left" w:pos="426"/>
        </w:tabs>
        <w:spacing w:line="240" w:lineRule="auto"/>
        <w:ind w:firstLine="1"/>
        <w:rPr>
          <w:rFonts w:ascii="Arial" w:hAnsi="Arial" w:cs="Arial"/>
          <w:iCs/>
          <w:szCs w:val="24"/>
          <w:lang w:val="es-CL"/>
        </w:rPr>
      </w:pPr>
    </w:p>
    <w:p w14:paraId="5AFF9783" w14:textId="77777777" w:rsidR="009632CD" w:rsidRPr="00FE1278" w:rsidRDefault="009632CD" w:rsidP="00F85DA8">
      <w:pPr>
        <w:pStyle w:val="punteoextse"/>
        <w:numPr>
          <w:ilvl w:val="0"/>
          <w:numId w:val="14"/>
        </w:numPr>
        <w:spacing w:line="240" w:lineRule="auto"/>
        <w:rPr>
          <w:rFonts w:ascii="Arial" w:hAnsi="Arial" w:cs="Arial"/>
          <w:b/>
          <w:szCs w:val="24"/>
          <w:u w:val="single"/>
          <w:lang w:val="es-CL"/>
        </w:rPr>
      </w:pPr>
      <w:r w:rsidRPr="00FE1278">
        <w:rPr>
          <w:rFonts w:ascii="Arial" w:hAnsi="Arial" w:cs="Arial"/>
          <w:b/>
          <w:bCs/>
          <w:szCs w:val="24"/>
          <w:u w:val="single"/>
          <w:lang w:val="es-CL"/>
        </w:rPr>
        <w:t>Actividad Asignar</w:t>
      </w:r>
    </w:p>
    <w:p w14:paraId="1A647528" w14:textId="77777777" w:rsidR="009632CD" w:rsidRPr="00FE1278" w:rsidRDefault="009632CD" w:rsidP="00F436E3">
      <w:pPr>
        <w:pStyle w:val="punteoextse"/>
        <w:numPr>
          <w:ilvl w:val="0"/>
          <w:numId w:val="0"/>
        </w:numPr>
        <w:spacing w:line="240" w:lineRule="auto"/>
        <w:ind w:left="720"/>
        <w:rPr>
          <w:rFonts w:ascii="Arial" w:hAnsi="Arial" w:cs="Arial"/>
          <w:b/>
          <w:szCs w:val="24"/>
          <w:u w:val="single"/>
          <w:lang w:val="es-CL"/>
        </w:rPr>
      </w:pPr>
    </w:p>
    <w:p w14:paraId="1AEF2D9D" w14:textId="77777777" w:rsidR="009632CD" w:rsidRPr="00FE1278" w:rsidRDefault="009632CD" w:rsidP="00F436E3">
      <w:pPr>
        <w:pStyle w:val="punteoextse"/>
        <w:numPr>
          <w:ilvl w:val="0"/>
          <w:numId w:val="0"/>
        </w:numPr>
        <w:tabs>
          <w:tab w:val="clear" w:pos="1"/>
          <w:tab w:val="clear" w:pos="360"/>
          <w:tab w:val="clear" w:pos="726"/>
          <w:tab w:val="left" w:pos="0"/>
        </w:tabs>
        <w:spacing w:line="240" w:lineRule="auto"/>
        <w:rPr>
          <w:rFonts w:ascii="Arial" w:hAnsi="Arial" w:cs="Arial"/>
          <w:szCs w:val="24"/>
          <w:lang w:val="es-CL"/>
        </w:rPr>
      </w:pPr>
      <w:r w:rsidRPr="00FE1278">
        <w:rPr>
          <w:rFonts w:ascii="Arial" w:hAnsi="Arial" w:cs="Arial"/>
          <w:b/>
          <w:iCs/>
          <w:szCs w:val="24"/>
          <w:u w:val="single"/>
          <w:lang w:val="es-CL"/>
        </w:rPr>
        <w:t>No existe disponibilidad de Técnico de mantenimiento</w:t>
      </w:r>
      <w:r w:rsidRPr="00FE1278">
        <w:rPr>
          <w:rFonts w:ascii="Arial" w:hAnsi="Arial" w:cs="Arial"/>
          <w:b/>
          <w:i/>
          <w:iCs/>
          <w:szCs w:val="24"/>
          <w:u w:val="single"/>
          <w:lang w:val="es-CL"/>
        </w:rPr>
        <w:t>.</w:t>
      </w:r>
      <w:r w:rsidRPr="00FE1278">
        <w:rPr>
          <w:rFonts w:ascii="Arial" w:hAnsi="Arial" w:cs="Arial"/>
          <w:i/>
          <w:szCs w:val="24"/>
          <w:lang w:val="es-CL"/>
        </w:rPr>
        <w:t xml:space="preserve"> </w:t>
      </w:r>
      <w:r w:rsidRPr="00FE1278">
        <w:rPr>
          <w:rFonts w:ascii="Arial" w:hAnsi="Arial" w:cs="Arial"/>
          <w:szCs w:val="24"/>
          <w:lang w:val="es-CL"/>
        </w:rPr>
        <w:t xml:space="preserve">El Coordinador de Laboratorio de equipos médicos debe comunicarse con Ingeniero de Servicio para una nueva coordinación o para que el Ingeniero de Servicio asuma la supervisión del mantenimiento preventivo. </w:t>
      </w:r>
    </w:p>
    <w:p w14:paraId="64B5AEB5" w14:textId="77777777" w:rsidR="009632CD" w:rsidRPr="00FE1278" w:rsidRDefault="009632CD" w:rsidP="00F436E3">
      <w:pPr>
        <w:pStyle w:val="punteoextse"/>
        <w:numPr>
          <w:ilvl w:val="0"/>
          <w:numId w:val="0"/>
        </w:numPr>
        <w:tabs>
          <w:tab w:val="clear" w:pos="1"/>
          <w:tab w:val="clear" w:pos="360"/>
          <w:tab w:val="clear" w:pos="726"/>
          <w:tab w:val="left" w:pos="0"/>
        </w:tabs>
        <w:spacing w:line="240" w:lineRule="auto"/>
        <w:rPr>
          <w:rFonts w:ascii="Arial" w:hAnsi="Arial" w:cs="Arial"/>
          <w:b/>
          <w:iCs/>
          <w:szCs w:val="24"/>
          <w:lang w:val="es-CL"/>
        </w:rPr>
      </w:pPr>
    </w:p>
    <w:p w14:paraId="28FC4B51" w14:textId="77777777" w:rsidR="009632CD" w:rsidRPr="00FE1278" w:rsidRDefault="009632CD" w:rsidP="00F85DA8">
      <w:pPr>
        <w:pStyle w:val="punteoextse"/>
        <w:numPr>
          <w:ilvl w:val="0"/>
          <w:numId w:val="14"/>
        </w:numPr>
        <w:spacing w:line="240" w:lineRule="auto"/>
        <w:rPr>
          <w:rFonts w:ascii="Arial" w:hAnsi="Arial" w:cs="Arial"/>
          <w:b/>
          <w:bCs/>
          <w:szCs w:val="24"/>
          <w:u w:val="single"/>
          <w:lang w:val="es-CL"/>
        </w:rPr>
      </w:pPr>
      <w:r w:rsidRPr="00FE1278">
        <w:rPr>
          <w:rFonts w:ascii="Arial" w:hAnsi="Arial" w:cs="Arial"/>
          <w:b/>
          <w:bCs/>
          <w:szCs w:val="24"/>
          <w:u w:val="single"/>
          <w:lang w:val="es-CL"/>
        </w:rPr>
        <w:t>Actividad Supervisar</w:t>
      </w:r>
    </w:p>
    <w:p w14:paraId="71E23C0A" w14:textId="77777777" w:rsidR="009632CD" w:rsidRPr="00FE1278" w:rsidRDefault="009632CD" w:rsidP="00F436E3">
      <w:pPr>
        <w:pStyle w:val="punteoextse"/>
        <w:numPr>
          <w:ilvl w:val="0"/>
          <w:numId w:val="0"/>
        </w:numPr>
        <w:spacing w:line="240" w:lineRule="auto"/>
        <w:ind w:left="1"/>
        <w:rPr>
          <w:rFonts w:ascii="Arial" w:hAnsi="Arial" w:cs="Arial"/>
          <w:b/>
          <w:szCs w:val="24"/>
          <w:u w:val="single"/>
          <w:lang w:val="es-CL"/>
        </w:rPr>
      </w:pPr>
    </w:p>
    <w:p w14:paraId="0F262EC4" w14:textId="77777777" w:rsidR="009632CD" w:rsidRPr="00FE1278" w:rsidRDefault="009632CD" w:rsidP="00F436E3">
      <w:pPr>
        <w:pStyle w:val="punteoextse"/>
        <w:numPr>
          <w:ilvl w:val="0"/>
          <w:numId w:val="0"/>
        </w:numPr>
        <w:tabs>
          <w:tab w:val="clear" w:pos="726"/>
        </w:tabs>
        <w:spacing w:line="240" w:lineRule="auto"/>
        <w:rPr>
          <w:rFonts w:ascii="Arial" w:hAnsi="Arial" w:cs="Arial"/>
          <w:szCs w:val="24"/>
        </w:rPr>
      </w:pPr>
      <w:r w:rsidRPr="00FE1278">
        <w:rPr>
          <w:rFonts w:ascii="Arial" w:hAnsi="Arial" w:cs="Arial"/>
          <w:b/>
          <w:szCs w:val="24"/>
          <w:u w:val="single"/>
        </w:rPr>
        <w:t>Lista de chequeo se encuentra con observaciones.</w:t>
      </w:r>
      <w:r w:rsidRPr="00FE1278">
        <w:rPr>
          <w:rFonts w:ascii="Arial" w:hAnsi="Arial" w:cs="Arial"/>
          <w:szCs w:val="24"/>
        </w:rPr>
        <w:t xml:space="preserve"> El Técnico de mantenimiento debe consultar por las observaciones técnicas y verificar si alguna de ellas se puede saldar en forma inmediata (repuestos, accesorios, etc.). Aquellas observaciones técnicas que queden pendientes deben ser analizadas en conjunto con Ingeniero de Servicio.</w:t>
      </w:r>
    </w:p>
    <w:p w14:paraId="46DCD4AB" w14:textId="77777777" w:rsidR="009632CD" w:rsidRPr="00FE1278" w:rsidRDefault="009632CD" w:rsidP="00F436E3">
      <w:pPr>
        <w:pStyle w:val="punteoextse"/>
        <w:numPr>
          <w:ilvl w:val="0"/>
          <w:numId w:val="0"/>
        </w:numPr>
        <w:tabs>
          <w:tab w:val="clear" w:pos="726"/>
        </w:tabs>
        <w:spacing w:line="240" w:lineRule="auto"/>
        <w:rPr>
          <w:rFonts w:ascii="Arial" w:hAnsi="Arial" w:cs="Arial"/>
          <w:szCs w:val="24"/>
        </w:rPr>
      </w:pPr>
    </w:p>
    <w:p w14:paraId="20D77831" w14:textId="77777777" w:rsidR="009632CD" w:rsidRPr="00FE1278" w:rsidRDefault="009632CD" w:rsidP="00F85DA8">
      <w:pPr>
        <w:pStyle w:val="punteoextse"/>
        <w:numPr>
          <w:ilvl w:val="0"/>
          <w:numId w:val="14"/>
        </w:numPr>
        <w:spacing w:line="240" w:lineRule="auto"/>
        <w:rPr>
          <w:rFonts w:ascii="Arial" w:hAnsi="Arial" w:cs="Arial"/>
          <w:b/>
          <w:szCs w:val="24"/>
          <w:u w:val="single"/>
        </w:rPr>
      </w:pPr>
      <w:r w:rsidRPr="00FE1278">
        <w:rPr>
          <w:rFonts w:ascii="Arial" w:hAnsi="Arial" w:cs="Arial"/>
          <w:b/>
          <w:szCs w:val="24"/>
          <w:u w:val="single"/>
        </w:rPr>
        <w:t>Actividad Registrar</w:t>
      </w:r>
    </w:p>
    <w:p w14:paraId="052AC200" w14:textId="77777777" w:rsidR="009632CD" w:rsidRPr="00FE1278" w:rsidRDefault="009632CD" w:rsidP="00F436E3">
      <w:pPr>
        <w:pStyle w:val="punteoextse"/>
        <w:numPr>
          <w:ilvl w:val="0"/>
          <w:numId w:val="0"/>
        </w:numPr>
        <w:spacing w:line="240" w:lineRule="auto"/>
        <w:rPr>
          <w:rFonts w:ascii="Arial" w:hAnsi="Arial" w:cs="Arial"/>
          <w:b/>
          <w:szCs w:val="24"/>
          <w:u w:val="single"/>
        </w:rPr>
      </w:pPr>
    </w:p>
    <w:p w14:paraId="54613771" w14:textId="77777777" w:rsidR="009632CD" w:rsidRPr="00FE1278" w:rsidRDefault="009632CD" w:rsidP="00F436E3">
      <w:pPr>
        <w:pStyle w:val="punteoextse"/>
        <w:numPr>
          <w:ilvl w:val="0"/>
          <w:numId w:val="0"/>
        </w:numPr>
        <w:spacing w:line="240" w:lineRule="auto"/>
        <w:rPr>
          <w:rFonts w:ascii="Arial" w:hAnsi="Arial" w:cs="Arial"/>
          <w:szCs w:val="24"/>
        </w:rPr>
      </w:pPr>
      <w:r w:rsidRPr="00FE1278">
        <w:rPr>
          <w:rFonts w:ascii="Arial" w:hAnsi="Arial" w:cs="Arial"/>
          <w:b/>
          <w:i/>
          <w:szCs w:val="24"/>
          <w:u w:val="single"/>
        </w:rPr>
        <w:t xml:space="preserve">Lista de chequeo se encuentra incompleta o con observaciones. </w:t>
      </w:r>
      <w:r w:rsidRPr="00FE1278">
        <w:rPr>
          <w:rFonts w:ascii="Arial" w:hAnsi="Arial" w:cs="Arial"/>
          <w:szCs w:val="24"/>
        </w:rPr>
        <w:t>El Coordinador de Gestión de mantenimiento debe comunicarse con Ingeniero de Servicio y preguntar si el mantenimiento puede ser registrado en Calendario de mantenimiento (CM).</w:t>
      </w:r>
    </w:p>
    <w:p w14:paraId="3098C1CB" w14:textId="77777777" w:rsidR="009632CD" w:rsidRPr="00FE1278" w:rsidRDefault="009632CD" w:rsidP="00F436E3">
      <w:pPr>
        <w:pStyle w:val="punteoextse"/>
        <w:numPr>
          <w:ilvl w:val="0"/>
          <w:numId w:val="0"/>
        </w:numPr>
        <w:spacing w:line="240" w:lineRule="auto"/>
        <w:rPr>
          <w:rFonts w:ascii="Arial" w:hAnsi="Arial" w:cs="Arial"/>
          <w:szCs w:val="24"/>
        </w:rPr>
      </w:pPr>
    </w:p>
    <w:p w14:paraId="6F4F571E" w14:textId="77777777" w:rsidR="009632CD" w:rsidRPr="00FE1278" w:rsidRDefault="009632CD" w:rsidP="00F85DA8">
      <w:pPr>
        <w:pStyle w:val="punteoextse"/>
        <w:numPr>
          <w:ilvl w:val="0"/>
          <w:numId w:val="14"/>
        </w:numPr>
        <w:spacing w:line="240" w:lineRule="auto"/>
        <w:ind w:hanging="357"/>
        <w:rPr>
          <w:rFonts w:ascii="Arial" w:hAnsi="Arial" w:cs="Arial"/>
          <w:b/>
          <w:bCs/>
          <w:szCs w:val="24"/>
          <w:u w:val="single"/>
          <w:lang w:val="es-CL"/>
        </w:rPr>
      </w:pPr>
      <w:r w:rsidRPr="00FE1278">
        <w:rPr>
          <w:rFonts w:ascii="Arial" w:hAnsi="Arial" w:cs="Arial"/>
          <w:b/>
          <w:bCs/>
          <w:szCs w:val="24"/>
          <w:u w:val="single"/>
          <w:lang w:val="es-CL"/>
        </w:rPr>
        <w:t>Actividad Actualizar planilla</w:t>
      </w:r>
    </w:p>
    <w:p w14:paraId="51CE19F3" w14:textId="77777777" w:rsidR="009632CD" w:rsidRPr="00FE1278" w:rsidRDefault="009632CD" w:rsidP="00F436E3">
      <w:pPr>
        <w:pStyle w:val="punteoextse"/>
        <w:numPr>
          <w:ilvl w:val="0"/>
          <w:numId w:val="0"/>
        </w:numPr>
        <w:spacing w:line="240" w:lineRule="auto"/>
        <w:ind w:left="720"/>
        <w:rPr>
          <w:rFonts w:ascii="Arial" w:hAnsi="Arial" w:cs="Arial"/>
          <w:b/>
          <w:bCs/>
          <w:szCs w:val="24"/>
          <w:u w:val="single"/>
          <w:lang w:val="es-CL"/>
        </w:rPr>
      </w:pPr>
    </w:p>
    <w:p w14:paraId="6AC66973" w14:textId="77777777" w:rsidR="009632CD" w:rsidRPr="00FE1278" w:rsidRDefault="009632CD" w:rsidP="00F436E3">
      <w:pPr>
        <w:pStyle w:val="punteoextse"/>
        <w:numPr>
          <w:ilvl w:val="0"/>
          <w:numId w:val="0"/>
        </w:numPr>
        <w:tabs>
          <w:tab w:val="clear" w:pos="1"/>
          <w:tab w:val="clear" w:pos="360"/>
          <w:tab w:val="left" w:pos="0"/>
        </w:tabs>
        <w:spacing w:after="120" w:line="240" w:lineRule="auto"/>
        <w:ind w:firstLine="4"/>
        <w:rPr>
          <w:rFonts w:ascii="Arial" w:hAnsi="Arial" w:cs="Arial"/>
          <w:b/>
          <w:bCs/>
          <w:szCs w:val="24"/>
          <w:u w:val="single"/>
          <w:lang w:val="es-CL"/>
        </w:rPr>
      </w:pPr>
      <w:r w:rsidRPr="00FE1278">
        <w:rPr>
          <w:rFonts w:ascii="Arial" w:hAnsi="Arial" w:cs="Arial"/>
          <w:b/>
          <w:bCs/>
          <w:szCs w:val="24"/>
          <w:u w:val="single"/>
          <w:lang w:val="es-CL"/>
        </w:rPr>
        <w:t xml:space="preserve"> El Técnico de mantenimiento informa que Lista de chequeo tiene observaciones técnicas pendientes.</w:t>
      </w:r>
      <w:r w:rsidRPr="00FE1278">
        <w:rPr>
          <w:rFonts w:ascii="Arial" w:hAnsi="Arial" w:cs="Arial"/>
          <w:bCs/>
          <w:szCs w:val="24"/>
          <w:lang w:val="es-CL"/>
        </w:rPr>
        <w:t xml:space="preserve"> El Coordinador de mantenimiento deberá actualizar en Planilla de requerimientos técnicos que el correlativo de la asistencia técnica se encuentra terminado y el Ingeniero de Servicio según sea necesario, realizará solicitud de asistencia técnica para observaciones técnicas pendientes.</w:t>
      </w:r>
    </w:p>
    <w:p w14:paraId="58C84960" w14:textId="77777777" w:rsidR="009632CD" w:rsidRPr="00FE1278" w:rsidRDefault="009632CD" w:rsidP="00F436E3">
      <w:pPr>
        <w:pStyle w:val="punteoextse"/>
        <w:numPr>
          <w:ilvl w:val="0"/>
          <w:numId w:val="0"/>
        </w:numPr>
        <w:spacing w:line="240" w:lineRule="auto"/>
        <w:rPr>
          <w:rFonts w:ascii="Arial" w:hAnsi="Arial" w:cs="Arial"/>
          <w:szCs w:val="24"/>
          <w:lang w:val="es-CL"/>
        </w:rPr>
      </w:pPr>
    </w:p>
    <w:p w14:paraId="16B3D799" w14:textId="77777777" w:rsidR="009632CD" w:rsidRPr="00FE1278" w:rsidRDefault="009632CD" w:rsidP="00F85DA8">
      <w:pPr>
        <w:pStyle w:val="punteoextse"/>
        <w:numPr>
          <w:ilvl w:val="0"/>
          <w:numId w:val="14"/>
        </w:numPr>
        <w:spacing w:line="240" w:lineRule="auto"/>
        <w:rPr>
          <w:rFonts w:ascii="Arial" w:hAnsi="Arial" w:cs="Arial"/>
          <w:b/>
          <w:szCs w:val="24"/>
          <w:u w:val="single"/>
        </w:rPr>
      </w:pPr>
      <w:r w:rsidRPr="00FE1278">
        <w:rPr>
          <w:rFonts w:ascii="Arial" w:hAnsi="Arial" w:cs="Arial"/>
          <w:b/>
          <w:szCs w:val="24"/>
          <w:u w:val="single"/>
        </w:rPr>
        <w:t>Actividad Documentar</w:t>
      </w:r>
    </w:p>
    <w:p w14:paraId="0C62B565" w14:textId="77777777" w:rsidR="009632CD" w:rsidRPr="00FE1278" w:rsidRDefault="009632CD" w:rsidP="00F436E3">
      <w:pPr>
        <w:pStyle w:val="punteoextse"/>
        <w:numPr>
          <w:ilvl w:val="0"/>
          <w:numId w:val="0"/>
        </w:numPr>
        <w:spacing w:line="240" w:lineRule="auto"/>
        <w:ind w:left="720"/>
        <w:rPr>
          <w:rFonts w:ascii="Arial" w:hAnsi="Arial" w:cs="Arial"/>
          <w:b/>
          <w:szCs w:val="24"/>
          <w:u w:val="single"/>
        </w:rPr>
      </w:pPr>
    </w:p>
    <w:p w14:paraId="41D588A2" w14:textId="77777777" w:rsidR="009632CD" w:rsidRDefault="009632CD" w:rsidP="00F436E3">
      <w:pPr>
        <w:pStyle w:val="punteoextse"/>
        <w:numPr>
          <w:ilvl w:val="0"/>
          <w:numId w:val="0"/>
        </w:numPr>
        <w:tabs>
          <w:tab w:val="clear" w:pos="726"/>
        </w:tabs>
        <w:spacing w:line="240" w:lineRule="auto"/>
        <w:rPr>
          <w:rFonts w:ascii="Arial" w:hAnsi="Arial" w:cs="Arial"/>
          <w:szCs w:val="24"/>
        </w:rPr>
      </w:pPr>
      <w:r w:rsidRPr="00FE1278">
        <w:rPr>
          <w:rFonts w:ascii="Arial" w:hAnsi="Arial" w:cs="Arial"/>
          <w:b/>
          <w:szCs w:val="24"/>
          <w:u w:val="single"/>
        </w:rPr>
        <w:t>Lista de chequeo se encuentra con observaciones técnicas.</w:t>
      </w:r>
      <w:r w:rsidRPr="00FE1278">
        <w:rPr>
          <w:rFonts w:ascii="Arial" w:hAnsi="Arial" w:cs="Arial"/>
          <w:szCs w:val="24"/>
        </w:rPr>
        <w:t xml:space="preserve"> El Ingeniero de Servicio debe analizar las observaciones técnicas y coordinar con Servicio técnico externo para la solicitud de presupuestos por repuestos y/o accesorios, si fuese necesario, para este caso se debe realizar </w:t>
      </w:r>
      <w:r w:rsidRPr="00FE1278">
        <w:rPr>
          <w:rFonts w:ascii="Arial" w:hAnsi="Arial" w:cs="Arial"/>
          <w:i/>
          <w:szCs w:val="24"/>
        </w:rPr>
        <w:t>Procedimiento de mantenimiento correctivo Etapa 4 y 5</w:t>
      </w:r>
      <w:r w:rsidRPr="00FE1278">
        <w:rPr>
          <w:rFonts w:ascii="Arial" w:hAnsi="Arial" w:cs="Arial"/>
          <w:szCs w:val="24"/>
        </w:rPr>
        <w:t xml:space="preserve"> según corresponda.</w:t>
      </w:r>
    </w:p>
    <w:p w14:paraId="37E77762" w14:textId="77777777" w:rsidR="000B23C1" w:rsidRDefault="000B23C1" w:rsidP="00F436E3">
      <w:pPr>
        <w:pStyle w:val="punteoextse"/>
        <w:numPr>
          <w:ilvl w:val="0"/>
          <w:numId w:val="0"/>
        </w:numPr>
        <w:tabs>
          <w:tab w:val="clear" w:pos="726"/>
        </w:tabs>
        <w:spacing w:line="240" w:lineRule="auto"/>
        <w:rPr>
          <w:rFonts w:ascii="Arial" w:hAnsi="Arial" w:cs="Arial"/>
          <w:szCs w:val="24"/>
        </w:rPr>
      </w:pPr>
    </w:p>
    <w:p w14:paraId="45DBBDD9" w14:textId="77777777" w:rsidR="000B23C1" w:rsidRDefault="000B23C1" w:rsidP="00F436E3">
      <w:pPr>
        <w:pStyle w:val="punteoextse"/>
        <w:numPr>
          <w:ilvl w:val="0"/>
          <w:numId w:val="0"/>
        </w:numPr>
        <w:tabs>
          <w:tab w:val="clear" w:pos="726"/>
        </w:tabs>
        <w:spacing w:line="240" w:lineRule="auto"/>
        <w:rPr>
          <w:rFonts w:ascii="Arial" w:hAnsi="Arial" w:cs="Arial"/>
          <w:szCs w:val="24"/>
        </w:rPr>
      </w:pPr>
    </w:p>
    <w:p w14:paraId="1A0F001B" w14:textId="77777777" w:rsidR="000B23C1" w:rsidRDefault="000B23C1" w:rsidP="00F436E3">
      <w:pPr>
        <w:pStyle w:val="punteoextse"/>
        <w:numPr>
          <w:ilvl w:val="0"/>
          <w:numId w:val="0"/>
        </w:numPr>
        <w:tabs>
          <w:tab w:val="clear" w:pos="726"/>
        </w:tabs>
        <w:spacing w:line="240" w:lineRule="auto"/>
        <w:rPr>
          <w:rFonts w:ascii="Arial" w:hAnsi="Arial" w:cs="Arial"/>
          <w:szCs w:val="24"/>
        </w:rPr>
      </w:pPr>
    </w:p>
    <w:p w14:paraId="4C83D038" w14:textId="77777777" w:rsidR="000B23C1" w:rsidRPr="00FE1278" w:rsidRDefault="000B23C1" w:rsidP="00F436E3">
      <w:pPr>
        <w:pStyle w:val="punteoextse"/>
        <w:numPr>
          <w:ilvl w:val="0"/>
          <w:numId w:val="0"/>
        </w:numPr>
        <w:tabs>
          <w:tab w:val="clear" w:pos="726"/>
        </w:tabs>
        <w:spacing w:line="240" w:lineRule="auto"/>
        <w:rPr>
          <w:rFonts w:ascii="Arial" w:hAnsi="Arial" w:cs="Arial"/>
          <w:szCs w:val="24"/>
        </w:rPr>
      </w:pPr>
    </w:p>
    <w:p w14:paraId="77D7C7F6" w14:textId="77777777" w:rsidR="009632CD" w:rsidRPr="00E34A85" w:rsidRDefault="000D5B43" w:rsidP="00E34A85">
      <w:pPr>
        <w:pStyle w:val="Ttulo2"/>
        <w:numPr>
          <w:ilvl w:val="2"/>
          <w:numId w:val="3"/>
        </w:numPr>
        <w:spacing w:line="240" w:lineRule="auto"/>
        <w:ind w:left="504"/>
        <w:rPr>
          <w:rFonts w:ascii="Arial" w:hAnsi="Arial" w:cs="Arial"/>
          <w:b/>
          <w:color w:val="000000" w:themeColor="text1"/>
          <w:sz w:val="24"/>
          <w:szCs w:val="24"/>
        </w:rPr>
      </w:pPr>
      <w:r>
        <w:rPr>
          <w:rFonts w:ascii="Arial" w:hAnsi="Arial" w:cs="Arial"/>
          <w:b/>
          <w:color w:val="000000" w:themeColor="text1"/>
          <w:sz w:val="24"/>
          <w:szCs w:val="24"/>
        </w:rPr>
        <w:lastRenderedPageBreak/>
        <w:t>ANEXO 3</w:t>
      </w:r>
    </w:p>
    <w:p w14:paraId="2C1F1D7B" w14:textId="77777777" w:rsidR="009632CD" w:rsidRPr="00FE1278" w:rsidRDefault="009632CD" w:rsidP="00F436E3">
      <w:pPr>
        <w:pStyle w:val="punteoextse"/>
        <w:numPr>
          <w:ilvl w:val="0"/>
          <w:numId w:val="0"/>
        </w:numPr>
        <w:tabs>
          <w:tab w:val="clear" w:pos="360"/>
          <w:tab w:val="left" w:pos="142"/>
        </w:tabs>
        <w:spacing w:line="240" w:lineRule="auto"/>
        <w:rPr>
          <w:rFonts w:ascii="Arial" w:hAnsi="Arial" w:cs="Arial"/>
          <w:b/>
          <w:szCs w:val="24"/>
        </w:rPr>
      </w:pPr>
    </w:p>
    <w:p w14:paraId="40BACDED" w14:textId="77777777" w:rsidR="009632CD" w:rsidRPr="00FE1278" w:rsidRDefault="009632CD" w:rsidP="00F436E3">
      <w:pPr>
        <w:pStyle w:val="punteoextse"/>
        <w:numPr>
          <w:ilvl w:val="0"/>
          <w:numId w:val="0"/>
        </w:numPr>
        <w:tabs>
          <w:tab w:val="clear" w:pos="360"/>
          <w:tab w:val="left" w:pos="142"/>
        </w:tabs>
        <w:spacing w:line="240" w:lineRule="auto"/>
        <w:rPr>
          <w:rFonts w:ascii="Arial" w:hAnsi="Arial" w:cs="Arial"/>
          <w:b/>
          <w:szCs w:val="24"/>
        </w:rPr>
      </w:pPr>
      <w:r w:rsidRPr="00FE1278">
        <w:rPr>
          <w:rFonts w:ascii="Arial" w:hAnsi="Arial" w:cs="Arial"/>
          <w:b/>
          <w:szCs w:val="24"/>
          <w:u w:val="single"/>
        </w:rPr>
        <w:t>ETAPA 3: REALIZAR MANTENIMIENTO PREVENTIVO CON APOYO INTERNO</w:t>
      </w:r>
    </w:p>
    <w:p w14:paraId="597AD98F" w14:textId="77777777" w:rsidR="009632CD" w:rsidRPr="00FE1278" w:rsidRDefault="009632CD" w:rsidP="00F436E3">
      <w:pPr>
        <w:spacing w:line="240" w:lineRule="auto"/>
        <w:contextualSpacing/>
        <w:jc w:val="both"/>
        <w:rPr>
          <w:rFonts w:ascii="Arial" w:hAnsi="Arial" w:cs="Arial"/>
          <w:sz w:val="24"/>
          <w:szCs w:val="24"/>
        </w:rPr>
      </w:pPr>
    </w:p>
    <w:p w14:paraId="58F92255" w14:textId="77777777" w:rsidR="009632CD" w:rsidRPr="00FE1278" w:rsidRDefault="009632CD" w:rsidP="00F85DA8">
      <w:pPr>
        <w:pStyle w:val="Prrafodelista"/>
        <w:numPr>
          <w:ilvl w:val="0"/>
          <w:numId w:val="50"/>
        </w:numPr>
        <w:tabs>
          <w:tab w:val="left" w:pos="0"/>
          <w:tab w:val="left" w:pos="284"/>
          <w:tab w:val="left" w:pos="426"/>
        </w:tabs>
        <w:ind w:hanging="720"/>
        <w:contextualSpacing/>
        <w:jc w:val="both"/>
        <w:rPr>
          <w:rFonts w:ascii="Arial" w:hAnsi="Arial" w:cs="Arial"/>
          <w:b/>
        </w:rPr>
      </w:pPr>
      <w:r w:rsidRPr="00FE1278">
        <w:rPr>
          <w:rFonts w:ascii="Arial" w:hAnsi="Arial" w:cs="Arial"/>
          <w:b/>
        </w:rPr>
        <w:t>DESARROLLO</w:t>
      </w:r>
    </w:p>
    <w:p w14:paraId="68A6F97B" w14:textId="77777777" w:rsidR="009632CD" w:rsidRPr="00FE1278" w:rsidRDefault="009632CD" w:rsidP="00F436E3">
      <w:pPr>
        <w:pStyle w:val="punteoextse"/>
        <w:numPr>
          <w:ilvl w:val="0"/>
          <w:numId w:val="0"/>
        </w:numPr>
        <w:spacing w:before="240" w:after="120" w:line="240" w:lineRule="auto"/>
        <w:rPr>
          <w:rFonts w:ascii="Arial" w:hAnsi="Arial" w:cs="Arial"/>
          <w:b/>
          <w:szCs w:val="24"/>
        </w:rPr>
      </w:pPr>
      <w:r w:rsidRPr="00FE1278">
        <w:rPr>
          <w:rFonts w:ascii="Arial" w:hAnsi="Arial" w:cs="Arial"/>
          <w:b/>
          <w:szCs w:val="24"/>
        </w:rPr>
        <w:t>1.1 MODELOS VISUALES</w:t>
      </w:r>
    </w:p>
    <w:p w14:paraId="68BDE562" w14:textId="77777777" w:rsidR="009632CD" w:rsidRPr="00FE1278" w:rsidRDefault="009632CD" w:rsidP="00F436E3">
      <w:pPr>
        <w:pStyle w:val="punteoextse"/>
        <w:numPr>
          <w:ilvl w:val="0"/>
          <w:numId w:val="0"/>
        </w:numPr>
        <w:spacing w:line="240" w:lineRule="auto"/>
        <w:rPr>
          <w:rFonts w:ascii="Arial" w:hAnsi="Arial" w:cs="Arial"/>
          <w:szCs w:val="24"/>
          <w:lang w:val="es-CL"/>
        </w:rPr>
      </w:pPr>
      <w:r w:rsidRPr="00FE1278">
        <w:rPr>
          <w:rFonts w:ascii="Arial" w:hAnsi="Arial" w:cs="Arial"/>
          <w:szCs w:val="24"/>
          <w:lang w:val="es-CL"/>
        </w:rPr>
        <w:t>Ubicación en el mapa de procesos: Etapa número 3 del proceso Realizar mantenimiento preventivo con apoyo interno.</w:t>
      </w:r>
    </w:p>
    <w:p w14:paraId="5815CA8D" w14:textId="77777777" w:rsidR="009632CD" w:rsidRPr="00FE1278" w:rsidRDefault="009632CD" w:rsidP="00F436E3">
      <w:pPr>
        <w:pStyle w:val="punteoextse"/>
        <w:numPr>
          <w:ilvl w:val="0"/>
          <w:numId w:val="0"/>
        </w:numPr>
        <w:spacing w:line="240" w:lineRule="auto"/>
        <w:rPr>
          <w:rFonts w:ascii="Arial" w:hAnsi="Arial" w:cs="Arial"/>
          <w:szCs w:val="24"/>
          <w:lang w:val="es-CL"/>
        </w:rPr>
      </w:pPr>
    </w:p>
    <w:p w14:paraId="570856EB" w14:textId="77777777" w:rsidR="009632CD" w:rsidRPr="00FE1278" w:rsidRDefault="001C144F" w:rsidP="00F436E3">
      <w:pPr>
        <w:pStyle w:val="punteoextse"/>
        <w:numPr>
          <w:ilvl w:val="0"/>
          <w:numId w:val="0"/>
        </w:numPr>
        <w:spacing w:line="240" w:lineRule="auto"/>
        <w:rPr>
          <w:rFonts w:ascii="Arial" w:hAnsi="Arial" w:cs="Arial"/>
          <w:szCs w:val="24"/>
          <w:lang w:val="es-CL"/>
        </w:rPr>
      </w:pPr>
      <w:r>
        <w:rPr>
          <w:rFonts w:ascii="Arial" w:hAnsi="Arial" w:cs="Arial"/>
          <w:noProof/>
          <w:szCs w:val="24"/>
          <w:lang w:val="es-CL"/>
        </w:rPr>
        <w:drawing>
          <wp:inline distT="0" distB="0" distL="0" distR="0" wp14:anchorId="6AB7A727" wp14:editId="2294803A">
            <wp:extent cx="4990465" cy="2143125"/>
            <wp:effectExtent l="0" t="0" r="63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90465" cy="2143125"/>
                    </a:xfrm>
                    <a:prstGeom prst="rect">
                      <a:avLst/>
                    </a:prstGeom>
                    <a:noFill/>
                  </pic:spPr>
                </pic:pic>
              </a:graphicData>
            </a:graphic>
          </wp:inline>
        </w:drawing>
      </w:r>
    </w:p>
    <w:p w14:paraId="75FB4B16" w14:textId="77777777" w:rsidR="009632CD" w:rsidRPr="00FE1278" w:rsidRDefault="009632CD" w:rsidP="00F436E3">
      <w:pPr>
        <w:spacing w:after="120" w:line="240" w:lineRule="auto"/>
        <w:jc w:val="both"/>
        <w:rPr>
          <w:rFonts w:ascii="Arial" w:hAnsi="Arial" w:cs="Arial"/>
          <w:sz w:val="24"/>
          <w:szCs w:val="24"/>
          <w:lang w:val="es-CL"/>
        </w:rPr>
      </w:pPr>
    </w:p>
    <w:p w14:paraId="447C8367" w14:textId="77777777" w:rsidR="009632CD" w:rsidRPr="00FE1278" w:rsidRDefault="009632CD" w:rsidP="00F436E3">
      <w:pPr>
        <w:spacing w:after="120" w:line="240" w:lineRule="auto"/>
        <w:jc w:val="both"/>
        <w:rPr>
          <w:rFonts w:ascii="Arial" w:hAnsi="Arial" w:cs="Arial"/>
          <w:sz w:val="24"/>
          <w:szCs w:val="24"/>
          <w:lang w:val="es-CL"/>
        </w:rPr>
      </w:pPr>
      <w:r w:rsidRPr="00FE1278">
        <w:rPr>
          <w:rFonts w:ascii="Arial" w:hAnsi="Arial" w:cs="Arial"/>
          <w:sz w:val="24"/>
          <w:szCs w:val="24"/>
          <w:lang w:val="es-CL"/>
        </w:rPr>
        <w:t>Flujograma de información con sus listas de tareas</w:t>
      </w:r>
    </w:p>
    <w:p w14:paraId="77C9DC5C" w14:textId="77777777" w:rsidR="009632CD" w:rsidRPr="00FE1278" w:rsidRDefault="001C144F" w:rsidP="00F436E3">
      <w:pPr>
        <w:spacing w:after="120" w:line="240" w:lineRule="auto"/>
        <w:jc w:val="both"/>
        <w:rPr>
          <w:rFonts w:ascii="Arial" w:hAnsi="Arial" w:cs="Arial"/>
          <w:sz w:val="24"/>
          <w:szCs w:val="24"/>
          <w:lang w:val="es-CL"/>
        </w:rPr>
      </w:pPr>
      <w:r>
        <w:rPr>
          <w:rFonts w:ascii="Arial" w:hAnsi="Arial" w:cs="Arial"/>
          <w:noProof/>
          <w:sz w:val="24"/>
          <w:szCs w:val="24"/>
          <w:lang w:val="es-CL"/>
        </w:rPr>
        <w:lastRenderedPageBreak/>
        <w:drawing>
          <wp:inline distT="0" distB="0" distL="0" distR="0" wp14:anchorId="3607EA9E" wp14:editId="68C0760E">
            <wp:extent cx="5095240" cy="366649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95240" cy="3666490"/>
                    </a:xfrm>
                    <a:prstGeom prst="rect">
                      <a:avLst/>
                    </a:prstGeom>
                    <a:noFill/>
                  </pic:spPr>
                </pic:pic>
              </a:graphicData>
            </a:graphic>
          </wp:inline>
        </w:drawing>
      </w:r>
    </w:p>
    <w:p w14:paraId="16179C60" w14:textId="77777777" w:rsidR="009632CD" w:rsidRPr="00FE1278" w:rsidRDefault="001C144F" w:rsidP="00F436E3">
      <w:pPr>
        <w:spacing w:after="120" w:line="240" w:lineRule="auto"/>
        <w:jc w:val="both"/>
        <w:rPr>
          <w:rFonts w:ascii="Arial" w:hAnsi="Arial" w:cs="Arial"/>
          <w:sz w:val="24"/>
          <w:szCs w:val="24"/>
          <w:lang w:val="es-CL"/>
        </w:rPr>
      </w:pPr>
      <w:r>
        <w:rPr>
          <w:rFonts w:ascii="Arial" w:hAnsi="Arial" w:cs="Arial"/>
          <w:noProof/>
          <w:sz w:val="24"/>
          <w:szCs w:val="24"/>
          <w:lang w:val="es-CL"/>
        </w:rPr>
        <w:drawing>
          <wp:inline distT="0" distB="0" distL="0" distR="0" wp14:anchorId="3A7DDBF1" wp14:editId="096B72C3">
            <wp:extent cx="5047615" cy="3790315"/>
            <wp:effectExtent l="0" t="0" r="635" b="63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47615" cy="3790315"/>
                    </a:xfrm>
                    <a:prstGeom prst="rect">
                      <a:avLst/>
                    </a:prstGeom>
                    <a:noFill/>
                  </pic:spPr>
                </pic:pic>
              </a:graphicData>
            </a:graphic>
          </wp:inline>
        </w:drawing>
      </w:r>
    </w:p>
    <w:p w14:paraId="22D6D888" w14:textId="77777777" w:rsidR="009632CD" w:rsidRPr="00FE1278" w:rsidRDefault="009632CD" w:rsidP="00F436E3">
      <w:pPr>
        <w:spacing w:after="120" w:line="240" w:lineRule="auto"/>
        <w:jc w:val="both"/>
        <w:rPr>
          <w:rFonts w:ascii="Arial" w:hAnsi="Arial" w:cs="Arial"/>
          <w:sz w:val="24"/>
          <w:szCs w:val="24"/>
          <w:lang w:val="es-CL"/>
        </w:rPr>
      </w:pPr>
    </w:p>
    <w:p w14:paraId="273DA217" w14:textId="77777777" w:rsidR="009632CD" w:rsidRPr="00FE1278" w:rsidRDefault="009632CD" w:rsidP="00F436E3">
      <w:pPr>
        <w:pStyle w:val="punteoextse"/>
        <w:numPr>
          <w:ilvl w:val="0"/>
          <w:numId w:val="0"/>
        </w:numPr>
        <w:tabs>
          <w:tab w:val="clear" w:pos="1"/>
          <w:tab w:val="clear" w:pos="360"/>
          <w:tab w:val="clear" w:pos="726"/>
          <w:tab w:val="left" w:pos="0"/>
        </w:tabs>
        <w:spacing w:line="240" w:lineRule="auto"/>
        <w:rPr>
          <w:rFonts w:ascii="Arial" w:hAnsi="Arial" w:cs="Arial"/>
          <w:b/>
          <w:szCs w:val="24"/>
        </w:rPr>
      </w:pPr>
      <w:r w:rsidRPr="00FE1278">
        <w:rPr>
          <w:rFonts w:ascii="Arial" w:hAnsi="Arial" w:cs="Arial"/>
          <w:b/>
          <w:szCs w:val="24"/>
        </w:rPr>
        <w:lastRenderedPageBreak/>
        <w:t>1.2 INFORMACIÓN GENERAL</w:t>
      </w:r>
    </w:p>
    <w:p w14:paraId="0280072E" w14:textId="77777777" w:rsidR="009632CD" w:rsidRPr="00FE1278" w:rsidRDefault="009632CD" w:rsidP="00F436E3">
      <w:pPr>
        <w:pStyle w:val="punteoextse"/>
        <w:numPr>
          <w:ilvl w:val="0"/>
          <w:numId w:val="0"/>
        </w:numPr>
        <w:tabs>
          <w:tab w:val="clear" w:pos="1"/>
          <w:tab w:val="clear" w:pos="360"/>
          <w:tab w:val="clear" w:pos="726"/>
          <w:tab w:val="left" w:pos="0"/>
        </w:tabs>
        <w:spacing w:line="240" w:lineRule="auto"/>
        <w:rPr>
          <w:rFonts w:ascii="Arial" w:hAnsi="Arial" w:cs="Arial"/>
          <w:b/>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97"/>
        <w:gridCol w:w="5931"/>
      </w:tblGrid>
      <w:tr w:rsidR="009632CD" w:rsidRPr="00FE1278" w14:paraId="7E516D9F" w14:textId="77777777" w:rsidTr="001C144F">
        <w:trPr>
          <w:trHeight w:val="243"/>
        </w:trPr>
        <w:tc>
          <w:tcPr>
            <w:tcW w:w="1641" w:type="pct"/>
          </w:tcPr>
          <w:p w14:paraId="04A01361" w14:textId="77777777" w:rsidR="009632CD" w:rsidRPr="00FE1278" w:rsidRDefault="009632CD" w:rsidP="00F436E3">
            <w:pPr>
              <w:spacing w:after="0" w:line="240" w:lineRule="auto"/>
              <w:jc w:val="both"/>
              <w:rPr>
                <w:rFonts w:ascii="Arial" w:hAnsi="Arial" w:cs="Arial"/>
                <w:i/>
                <w:sz w:val="24"/>
                <w:szCs w:val="24"/>
              </w:rPr>
            </w:pPr>
            <w:r w:rsidRPr="00FE1278">
              <w:rPr>
                <w:rFonts w:ascii="Arial" w:hAnsi="Arial" w:cs="Arial"/>
                <w:i/>
                <w:sz w:val="24"/>
                <w:szCs w:val="24"/>
              </w:rPr>
              <w:t>Evento activador</w:t>
            </w:r>
          </w:p>
        </w:tc>
        <w:tc>
          <w:tcPr>
            <w:tcW w:w="3359" w:type="pct"/>
          </w:tcPr>
          <w:p w14:paraId="0C143567" w14:textId="77777777" w:rsidR="009632CD" w:rsidRPr="00FE1278" w:rsidRDefault="009632CD"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rPr>
              <w:t>Equipo médico con MP en mes calendario.</w:t>
            </w:r>
          </w:p>
        </w:tc>
      </w:tr>
      <w:tr w:rsidR="009632CD" w:rsidRPr="00FE1278" w14:paraId="51E88343" w14:textId="77777777" w:rsidTr="001C144F">
        <w:trPr>
          <w:trHeight w:val="277"/>
        </w:trPr>
        <w:tc>
          <w:tcPr>
            <w:tcW w:w="1641" w:type="pct"/>
          </w:tcPr>
          <w:p w14:paraId="14E76D12" w14:textId="77777777" w:rsidR="009632CD" w:rsidRPr="00FE1278" w:rsidRDefault="009632CD" w:rsidP="00F436E3">
            <w:pPr>
              <w:spacing w:line="240" w:lineRule="auto"/>
              <w:jc w:val="both"/>
              <w:rPr>
                <w:rFonts w:ascii="Arial" w:hAnsi="Arial" w:cs="Arial"/>
                <w:i/>
                <w:sz w:val="24"/>
                <w:szCs w:val="24"/>
              </w:rPr>
            </w:pPr>
            <w:r w:rsidRPr="00FE1278">
              <w:rPr>
                <w:rFonts w:ascii="Arial" w:hAnsi="Arial" w:cs="Arial"/>
                <w:i/>
                <w:sz w:val="24"/>
                <w:szCs w:val="24"/>
              </w:rPr>
              <w:t>Objetivo</w:t>
            </w:r>
          </w:p>
        </w:tc>
        <w:tc>
          <w:tcPr>
            <w:tcW w:w="3359" w:type="pct"/>
          </w:tcPr>
          <w:p w14:paraId="0D500550" w14:textId="77777777" w:rsidR="009632CD" w:rsidRPr="00FE1278" w:rsidRDefault="009632CD"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lang w:val="es-CL"/>
              </w:rPr>
              <w:t>Realizar MP con apoyo interno.</w:t>
            </w:r>
          </w:p>
        </w:tc>
      </w:tr>
      <w:tr w:rsidR="009632CD" w:rsidRPr="00FE1278" w14:paraId="1D84C7F6" w14:textId="77777777" w:rsidTr="001C144F">
        <w:trPr>
          <w:trHeight w:val="286"/>
        </w:trPr>
        <w:tc>
          <w:tcPr>
            <w:tcW w:w="1641" w:type="pct"/>
          </w:tcPr>
          <w:p w14:paraId="600079D4" w14:textId="77777777" w:rsidR="009632CD" w:rsidRPr="00FE1278" w:rsidRDefault="009632CD" w:rsidP="00F436E3">
            <w:pPr>
              <w:spacing w:line="240" w:lineRule="auto"/>
              <w:jc w:val="both"/>
              <w:rPr>
                <w:rFonts w:ascii="Arial" w:hAnsi="Arial" w:cs="Arial"/>
                <w:i/>
                <w:sz w:val="24"/>
                <w:szCs w:val="24"/>
              </w:rPr>
            </w:pPr>
            <w:r w:rsidRPr="00FE1278">
              <w:rPr>
                <w:rFonts w:ascii="Arial" w:hAnsi="Arial" w:cs="Arial"/>
                <w:i/>
                <w:sz w:val="24"/>
                <w:szCs w:val="24"/>
              </w:rPr>
              <w:t>Dueño</w:t>
            </w:r>
          </w:p>
        </w:tc>
        <w:tc>
          <w:tcPr>
            <w:tcW w:w="3359" w:type="pct"/>
          </w:tcPr>
          <w:p w14:paraId="0D4EA7B7" w14:textId="77777777" w:rsidR="009632CD" w:rsidRPr="00FE1278" w:rsidRDefault="009632CD" w:rsidP="00F436E3">
            <w:pPr>
              <w:pStyle w:val="punteoextse"/>
              <w:numPr>
                <w:ilvl w:val="0"/>
                <w:numId w:val="0"/>
              </w:numPr>
              <w:tabs>
                <w:tab w:val="clear" w:pos="360"/>
              </w:tabs>
              <w:spacing w:line="240" w:lineRule="auto"/>
              <w:rPr>
                <w:rFonts w:ascii="Arial" w:hAnsi="Arial" w:cs="Arial"/>
                <w:szCs w:val="24"/>
                <w:lang w:val="es-CL"/>
              </w:rPr>
            </w:pPr>
            <w:r w:rsidRPr="00FE1278">
              <w:rPr>
                <w:rFonts w:ascii="Arial" w:hAnsi="Arial" w:cs="Arial"/>
                <w:szCs w:val="24"/>
                <w:lang w:val="es-CL"/>
              </w:rPr>
              <w:t>Jefe de Sub-Departamento de Ingeniería Biomédica.</w:t>
            </w:r>
          </w:p>
        </w:tc>
      </w:tr>
    </w:tbl>
    <w:p w14:paraId="09F7EFDA" w14:textId="77777777" w:rsidR="009632CD" w:rsidRPr="00FE1278" w:rsidRDefault="009632CD" w:rsidP="00F436E3">
      <w:pPr>
        <w:pStyle w:val="punteoextse"/>
        <w:numPr>
          <w:ilvl w:val="0"/>
          <w:numId w:val="0"/>
        </w:numPr>
        <w:spacing w:line="240" w:lineRule="auto"/>
        <w:rPr>
          <w:rFonts w:ascii="Arial" w:hAnsi="Arial" w:cs="Arial"/>
          <w:b/>
          <w:szCs w:val="24"/>
        </w:rPr>
      </w:pPr>
    </w:p>
    <w:p w14:paraId="07B93C9D" w14:textId="77777777" w:rsidR="009632CD" w:rsidRPr="00FE1278" w:rsidRDefault="009632CD" w:rsidP="00F436E3">
      <w:pPr>
        <w:pStyle w:val="punteoextse"/>
        <w:numPr>
          <w:ilvl w:val="0"/>
          <w:numId w:val="0"/>
        </w:numPr>
        <w:tabs>
          <w:tab w:val="clear" w:pos="360"/>
          <w:tab w:val="left" w:pos="142"/>
        </w:tabs>
        <w:spacing w:line="240" w:lineRule="auto"/>
        <w:rPr>
          <w:rFonts w:ascii="Arial" w:hAnsi="Arial" w:cs="Arial"/>
          <w:b/>
          <w:szCs w:val="24"/>
        </w:rPr>
      </w:pPr>
      <w:r w:rsidRPr="00FE1278">
        <w:rPr>
          <w:rFonts w:ascii="Arial" w:hAnsi="Arial" w:cs="Arial"/>
          <w:b/>
          <w:szCs w:val="24"/>
        </w:rPr>
        <w:t>2.4 DESCRIPCIÓN DEL FLUJO</w:t>
      </w:r>
    </w:p>
    <w:p w14:paraId="68571246" w14:textId="77777777" w:rsidR="009632CD" w:rsidRPr="00FE1278" w:rsidRDefault="009632CD" w:rsidP="00F436E3">
      <w:pPr>
        <w:pStyle w:val="punteoextse"/>
        <w:numPr>
          <w:ilvl w:val="0"/>
          <w:numId w:val="0"/>
        </w:numPr>
        <w:tabs>
          <w:tab w:val="clear" w:pos="360"/>
          <w:tab w:val="left" w:pos="142"/>
        </w:tabs>
        <w:spacing w:line="240" w:lineRule="auto"/>
        <w:rPr>
          <w:rFonts w:ascii="Arial" w:hAnsi="Arial" w:cs="Arial"/>
          <w:b/>
          <w:szCs w:val="24"/>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0"/>
        <w:gridCol w:w="1524"/>
        <w:gridCol w:w="5964"/>
      </w:tblGrid>
      <w:tr w:rsidR="009632CD" w:rsidRPr="00FE1278" w14:paraId="3D892952" w14:textId="77777777" w:rsidTr="001C144F">
        <w:trPr>
          <w:trHeight w:val="337"/>
          <w:jc w:val="center"/>
        </w:trPr>
        <w:tc>
          <w:tcPr>
            <w:tcW w:w="759" w:type="pct"/>
          </w:tcPr>
          <w:p w14:paraId="6F64ECF4"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Actividad</w:t>
            </w:r>
          </w:p>
        </w:tc>
        <w:tc>
          <w:tcPr>
            <w:tcW w:w="863" w:type="pct"/>
          </w:tcPr>
          <w:p w14:paraId="0DE35191"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Rol</w:t>
            </w:r>
          </w:p>
        </w:tc>
        <w:tc>
          <w:tcPr>
            <w:tcW w:w="3378" w:type="pct"/>
          </w:tcPr>
          <w:p w14:paraId="64BCE424"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Tareas</w:t>
            </w:r>
          </w:p>
        </w:tc>
      </w:tr>
      <w:tr w:rsidR="009632CD" w:rsidRPr="00FE1278" w14:paraId="466957C5" w14:textId="77777777" w:rsidTr="001C144F">
        <w:trPr>
          <w:trHeight w:val="338"/>
          <w:jc w:val="center"/>
        </w:trPr>
        <w:tc>
          <w:tcPr>
            <w:tcW w:w="759" w:type="pct"/>
          </w:tcPr>
          <w:p w14:paraId="52030C60" w14:textId="77777777" w:rsidR="009632CD" w:rsidRPr="00FE1278" w:rsidRDefault="009632CD" w:rsidP="00F436E3">
            <w:pPr>
              <w:spacing w:line="240" w:lineRule="auto"/>
              <w:jc w:val="both"/>
              <w:rPr>
                <w:rFonts w:ascii="Arial" w:hAnsi="Arial" w:cs="Arial"/>
                <w:sz w:val="24"/>
                <w:szCs w:val="24"/>
                <w:lang w:val="es-CL"/>
              </w:rPr>
            </w:pPr>
          </w:p>
          <w:p w14:paraId="59FE93B1"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Gestionar</w:t>
            </w:r>
          </w:p>
        </w:tc>
        <w:tc>
          <w:tcPr>
            <w:tcW w:w="863" w:type="pct"/>
          </w:tcPr>
          <w:p w14:paraId="1674DED2" w14:textId="77777777" w:rsidR="009632CD" w:rsidRPr="00FE1278" w:rsidRDefault="009632CD" w:rsidP="00F436E3">
            <w:pPr>
              <w:spacing w:line="240" w:lineRule="auto"/>
              <w:jc w:val="both"/>
              <w:rPr>
                <w:rFonts w:ascii="Arial" w:hAnsi="Arial" w:cs="Arial"/>
                <w:sz w:val="24"/>
                <w:szCs w:val="24"/>
                <w:lang w:val="es-CL"/>
              </w:rPr>
            </w:pPr>
          </w:p>
          <w:p w14:paraId="1C94D8E3"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Coordinador de Gestión de mantenimiento</w:t>
            </w:r>
          </w:p>
        </w:tc>
        <w:tc>
          <w:tcPr>
            <w:tcW w:w="3378" w:type="pct"/>
          </w:tcPr>
          <w:p w14:paraId="15513198" w14:textId="77777777" w:rsidR="009632CD" w:rsidRPr="00FE1278" w:rsidRDefault="009632CD" w:rsidP="00F436E3">
            <w:pPr>
              <w:spacing w:line="240" w:lineRule="auto"/>
              <w:ind w:left="363"/>
              <w:jc w:val="both"/>
              <w:rPr>
                <w:rFonts w:ascii="Arial" w:hAnsi="Arial" w:cs="Arial"/>
                <w:sz w:val="24"/>
                <w:szCs w:val="24"/>
                <w:lang w:val="es-CL"/>
              </w:rPr>
            </w:pPr>
          </w:p>
          <w:p w14:paraId="66E83F60" w14:textId="77777777" w:rsidR="009632CD" w:rsidRPr="00FE1278" w:rsidRDefault="009632CD" w:rsidP="00F85DA8">
            <w:pPr>
              <w:numPr>
                <w:ilvl w:val="0"/>
                <w:numId w:val="11"/>
              </w:num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hAnsi="Arial" w:cs="Arial"/>
                <w:sz w:val="24"/>
                <w:szCs w:val="24"/>
                <w:lang w:val="es-CL"/>
              </w:rPr>
            </w:pPr>
            <w:r w:rsidRPr="00FE1278">
              <w:rPr>
                <w:rFonts w:ascii="Arial" w:hAnsi="Arial" w:cs="Arial"/>
                <w:sz w:val="24"/>
                <w:szCs w:val="24"/>
                <w:lang w:val="es-CL"/>
              </w:rPr>
              <w:t>Coordinar con Coordinador de Laboratorio de equipos médicos el día y hora del mantenimiento preventivo.</w:t>
            </w:r>
          </w:p>
          <w:p w14:paraId="76D437B0" w14:textId="77777777" w:rsidR="009632CD" w:rsidRPr="00FE1278" w:rsidRDefault="009632CD" w:rsidP="00F85DA8">
            <w:pPr>
              <w:numPr>
                <w:ilvl w:val="0"/>
                <w:numId w:val="11"/>
              </w:num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hAnsi="Arial" w:cs="Arial"/>
                <w:sz w:val="24"/>
                <w:szCs w:val="24"/>
                <w:lang w:val="es-CL"/>
              </w:rPr>
            </w:pPr>
            <w:r w:rsidRPr="00FE1278">
              <w:rPr>
                <w:rFonts w:ascii="Arial" w:hAnsi="Arial" w:cs="Arial"/>
                <w:sz w:val="24"/>
                <w:szCs w:val="24"/>
                <w:lang w:val="es-CL"/>
              </w:rPr>
              <w:t>Informar vía email la coordinación del mantenimiento preventivo a Ingeniero de Servicio.</w:t>
            </w:r>
          </w:p>
        </w:tc>
      </w:tr>
      <w:tr w:rsidR="009632CD" w:rsidRPr="00FE1278" w14:paraId="74826B02" w14:textId="77777777" w:rsidTr="001C144F">
        <w:trPr>
          <w:trHeight w:val="338"/>
          <w:jc w:val="center"/>
        </w:trPr>
        <w:tc>
          <w:tcPr>
            <w:tcW w:w="759" w:type="pct"/>
          </w:tcPr>
          <w:p w14:paraId="5258EBB8" w14:textId="77777777" w:rsidR="009632CD" w:rsidRPr="00FE1278" w:rsidRDefault="009632CD" w:rsidP="00F436E3">
            <w:pPr>
              <w:spacing w:line="240" w:lineRule="auto"/>
              <w:jc w:val="both"/>
              <w:rPr>
                <w:rFonts w:ascii="Arial" w:hAnsi="Arial" w:cs="Arial"/>
                <w:sz w:val="24"/>
                <w:szCs w:val="24"/>
                <w:lang w:val="es-CL"/>
              </w:rPr>
            </w:pPr>
          </w:p>
          <w:p w14:paraId="3857D2CD"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Asignar</w:t>
            </w:r>
          </w:p>
        </w:tc>
        <w:tc>
          <w:tcPr>
            <w:tcW w:w="863" w:type="pct"/>
          </w:tcPr>
          <w:p w14:paraId="1C3EDDF6" w14:textId="77777777" w:rsidR="009632CD" w:rsidRPr="00FE1278" w:rsidRDefault="009632CD" w:rsidP="00F436E3">
            <w:pPr>
              <w:spacing w:line="240" w:lineRule="auto"/>
              <w:jc w:val="both"/>
              <w:rPr>
                <w:rFonts w:ascii="Arial" w:hAnsi="Arial" w:cs="Arial"/>
                <w:sz w:val="24"/>
                <w:szCs w:val="24"/>
                <w:lang w:val="es-CL"/>
              </w:rPr>
            </w:pPr>
          </w:p>
          <w:p w14:paraId="32D5F7E4"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Coordinador de Laboratorio de equipos médicos</w:t>
            </w:r>
          </w:p>
        </w:tc>
        <w:tc>
          <w:tcPr>
            <w:tcW w:w="3378" w:type="pct"/>
          </w:tcPr>
          <w:p w14:paraId="5593B148" w14:textId="77777777" w:rsidR="009632CD" w:rsidRPr="00FE1278" w:rsidRDefault="009632CD" w:rsidP="00F436E3">
            <w:pPr>
              <w:spacing w:line="240" w:lineRule="auto"/>
              <w:ind w:left="361"/>
              <w:jc w:val="both"/>
              <w:rPr>
                <w:rFonts w:ascii="Arial" w:hAnsi="Arial" w:cs="Arial"/>
                <w:sz w:val="24"/>
                <w:szCs w:val="24"/>
                <w:lang w:val="es-CL"/>
              </w:rPr>
            </w:pPr>
          </w:p>
          <w:p w14:paraId="1E04EDA0" w14:textId="77777777" w:rsidR="009632CD" w:rsidRPr="00FE1278" w:rsidRDefault="009632CD" w:rsidP="00F85DA8">
            <w:pPr>
              <w:numPr>
                <w:ilvl w:val="0"/>
                <w:numId w:val="42"/>
              </w:num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t xml:space="preserve">Verificar de Planilla de requerimiento de asistencia técnica (PRT) y asignar técnico de mantenimiento. </w:t>
            </w:r>
          </w:p>
          <w:p w14:paraId="3E1CDE21" w14:textId="77777777" w:rsidR="009632CD" w:rsidRPr="00FE1278" w:rsidRDefault="009632CD" w:rsidP="00F85DA8">
            <w:pPr>
              <w:numPr>
                <w:ilvl w:val="0"/>
                <w:numId w:val="42"/>
              </w:num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t>Informar vía email a Ingeniero de servicio, el nombre de Tecnico de mantenimiento asignado (con copia de correo a técnico de mantenimiento correspondiente).</w:t>
            </w:r>
          </w:p>
        </w:tc>
      </w:tr>
      <w:tr w:rsidR="009632CD" w:rsidRPr="00FE1278" w14:paraId="28305B2F" w14:textId="77777777" w:rsidTr="001C144F">
        <w:trPr>
          <w:trHeight w:val="338"/>
          <w:jc w:val="center"/>
        </w:trPr>
        <w:tc>
          <w:tcPr>
            <w:tcW w:w="759" w:type="pct"/>
          </w:tcPr>
          <w:p w14:paraId="4A500F75" w14:textId="77777777" w:rsidR="009632CD" w:rsidRPr="00FE1278" w:rsidRDefault="009632CD" w:rsidP="00F436E3">
            <w:pPr>
              <w:spacing w:line="240" w:lineRule="auto"/>
              <w:jc w:val="both"/>
              <w:rPr>
                <w:rFonts w:ascii="Arial" w:hAnsi="Arial" w:cs="Arial"/>
                <w:sz w:val="24"/>
                <w:szCs w:val="24"/>
                <w:lang w:val="es-CL"/>
              </w:rPr>
            </w:pPr>
          </w:p>
          <w:p w14:paraId="7C6DCC59"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Coordinar</w:t>
            </w:r>
          </w:p>
        </w:tc>
        <w:tc>
          <w:tcPr>
            <w:tcW w:w="863" w:type="pct"/>
          </w:tcPr>
          <w:p w14:paraId="1B45722A" w14:textId="77777777" w:rsidR="009632CD" w:rsidRPr="00FE1278" w:rsidRDefault="009632CD" w:rsidP="00F436E3">
            <w:pPr>
              <w:spacing w:line="240" w:lineRule="auto"/>
              <w:jc w:val="both"/>
              <w:rPr>
                <w:rFonts w:ascii="Arial" w:hAnsi="Arial" w:cs="Arial"/>
                <w:sz w:val="24"/>
                <w:szCs w:val="24"/>
                <w:lang w:val="es-CL"/>
              </w:rPr>
            </w:pPr>
          </w:p>
          <w:p w14:paraId="5239643D"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Ingeniero de Servicio</w:t>
            </w:r>
          </w:p>
        </w:tc>
        <w:tc>
          <w:tcPr>
            <w:tcW w:w="3378" w:type="pct"/>
          </w:tcPr>
          <w:p w14:paraId="7EC74DBA" w14:textId="77777777" w:rsidR="009632CD" w:rsidRPr="00FE1278" w:rsidRDefault="009632CD" w:rsidP="00F436E3">
            <w:pPr>
              <w:spacing w:line="240" w:lineRule="auto"/>
              <w:ind w:left="361"/>
              <w:jc w:val="both"/>
              <w:rPr>
                <w:rFonts w:ascii="Arial" w:hAnsi="Arial" w:cs="Arial"/>
                <w:sz w:val="24"/>
                <w:szCs w:val="24"/>
                <w:lang w:val="es-CL"/>
              </w:rPr>
            </w:pPr>
          </w:p>
          <w:p w14:paraId="3EFDC30B" w14:textId="77777777" w:rsidR="009632CD" w:rsidRPr="00FE1278" w:rsidRDefault="009632CD" w:rsidP="00F85DA8">
            <w:pPr>
              <w:numPr>
                <w:ilvl w:val="0"/>
                <w:numId w:val="39"/>
              </w:num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0"/>
              <w:jc w:val="both"/>
              <w:textAlignment w:val="baseline"/>
              <w:rPr>
                <w:rFonts w:ascii="Arial" w:hAnsi="Arial" w:cs="Arial"/>
                <w:sz w:val="24"/>
                <w:szCs w:val="24"/>
                <w:lang w:val="es-CL"/>
              </w:rPr>
            </w:pPr>
            <w:r w:rsidRPr="00FE1278">
              <w:rPr>
                <w:rFonts w:ascii="Arial" w:hAnsi="Arial" w:cs="Arial"/>
                <w:sz w:val="24"/>
                <w:szCs w:val="24"/>
                <w:lang w:val="es-CL"/>
              </w:rPr>
              <w:t>Notificar el día y hora de mantenimiento preventivo a Servicio clínico o de apoyo, con los datos de los equipos medicos y Técnico de mantenimiento.</w:t>
            </w:r>
          </w:p>
        </w:tc>
      </w:tr>
      <w:tr w:rsidR="009632CD" w:rsidRPr="00FE1278" w14:paraId="09A14E8C" w14:textId="77777777" w:rsidTr="001C144F">
        <w:trPr>
          <w:trHeight w:val="615"/>
          <w:jc w:val="center"/>
        </w:trPr>
        <w:tc>
          <w:tcPr>
            <w:tcW w:w="759" w:type="pct"/>
          </w:tcPr>
          <w:p w14:paraId="6226D9E9" w14:textId="77777777" w:rsidR="009632CD" w:rsidRPr="00FE1278" w:rsidRDefault="009632CD" w:rsidP="00F436E3">
            <w:pPr>
              <w:spacing w:line="240" w:lineRule="auto"/>
              <w:jc w:val="both"/>
              <w:rPr>
                <w:rFonts w:ascii="Arial" w:hAnsi="Arial" w:cs="Arial"/>
                <w:bCs/>
                <w:sz w:val="24"/>
                <w:szCs w:val="24"/>
                <w:lang w:val="es-CL"/>
              </w:rPr>
            </w:pPr>
          </w:p>
          <w:p w14:paraId="0782B68F" w14:textId="77777777" w:rsidR="009632CD" w:rsidRPr="00FE1278" w:rsidRDefault="009632CD" w:rsidP="00F436E3">
            <w:pPr>
              <w:spacing w:line="240" w:lineRule="auto"/>
              <w:jc w:val="both"/>
              <w:rPr>
                <w:rFonts w:ascii="Arial" w:hAnsi="Arial" w:cs="Arial"/>
                <w:bCs/>
                <w:sz w:val="24"/>
                <w:szCs w:val="24"/>
                <w:lang w:val="es-CL"/>
              </w:rPr>
            </w:pPr>
            <w:r w:rsidRPr="00FE1278">
              <w:rPr>
                <w:rFonts w:ascii="Arial" w:hAnsi="Arial" w:cs="Arial"/>
                <w:bCs/>
                <w:sz w:val="24"/>
                <w:szCs w:val="24"/>
                <w:lang w:val="es-CL"/>
              </w:rPr>
              <w:t>Realizar MP</w:t>
            </w:r>
          </w:p>
        </w:tc>
        <w:tc>
          <w:tcPr>
            <w:tcW w:w="863" w:type="pct"/>
          </w:tcPr>
          <w:p w14:paraId="3CA2498A" w14:textId="77777777" w:rsidR="009632CD" w:rsidRPr="00FE1278" w:rsidRDefault="009632CD" w:rsidP="00F436E3">
            <w:pPr>
              <w:spacing w:line="240" w:lineRule="auto"/>
              <w:jc w:val="both"/>
              <w:rPr>
                <w:rFonts w:ascii="Arial" w:hAnsi="Arial" w:cs="Arial"/>
                <w:sz w:val="24"/>
                <w:szCs w:val="24"/>
                <w:lang w:val="es-CL"/>
              </w:rPr>
            </w:pPr>
          </w:p>
          <w:p w14:paraId="38EC18D0"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Técnico de mantenimiento</w:t>
            </w:r>
          </w:p>
        </w:tc>
        <w:tc>
          <w:tcPr>
            <w:tcW w:w="3378" w:type="pct"/>
          </w:tcPr>
          <w:p w14:paraId="5480A9B2" w14:textId="77777777" w:rsidR="009632CD" w:rsidRPr="00FE1278" w:rsidRDefault="009632CD" w:rsidP="00F436E3">
            <w:pPr>
              <w:tabs>
                <w:tab w:val="left" w:pos="317"/>
              </w:tabs>
              <w:spacing w:line="240" w:lineRule="auto"/>
              <w:ind w:left="363"/>
              <w:jc w:val="both"/>
              <w:rPr>
                <w:rFonts w:ascii="Arial" w:hAnsi="Arial" w:cs="Arial"/>
                <w:sz w:val="24"/>
                <w:szCs w:val="24"/>
                <w:lang w:val="es-CL"/>
              </w:rPr>
            </w:pPr>
          </w:p>
          <w:p w14:paraId="66FAEC1A" w14:textId="77777777" w:rsidR="009632CD" w:rsidRPr="00FE1278" w:rsidRDefault="009632CD" w:rsidP="00F85DA8">
            <w:pPr>
              <w:numPr>
                <w:ilvl w:val="0"/>
                <w:numId w:val="12"/>
              </w:numPr>
              <w:tabs>
                <w:tab w:val="left" w:pos="1"/>
                <w:tab w:val="left" w:pos="31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hAnsi="Arial" w:cs="Arial"/>
                <w:sz w:val="24"/>
                <w:szCs w:val="24"/>
                <w:lang w:val="es-CL"/>
              </w:rPr>
            </w:pPr>
            <w:r w:rsidRPr="00FE1278">
              <w:rPr>
                <w:rFonts w:ascii="Arial" w:hAnsi="Arial" w:cs="Arial"/>
                <w:sz w:val="24"/>
                <w:szCs w:val="24"/>
                <w:lang w:val="es-CL"/>
              </w:rPr>
              <w:t>Consultar sobre el funcionamiento del equipo médico a Supervisor o Coordinador de Servicio clínico o de apoyo.</w:t>
            </w:r>
          </w:p>
          <w:p w14:paraId="43408480" w14:textId="77777777" w:rsidR="009632CD" w:rsidRPr="00FE1278" w:rsidRDefault="009632CD" w:rsidP="00F85DA8">
            <w:pPr>
              <w:numPr>
                <w:ilvl w:val="0"/>
                <w:numId w:val="12"/>
              </w:numPr>
              <w:tabs>
                <w:tab w:val="left" w:pos="1"/>
                <w:tab w:val="left" w:pos="31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hAnsi="Arial" w:cs="Arial"/>
                <w:sz w:val="24"/>
                <w:szCs w:val="24"/>
                <w:lang w:val="es-CL"/>
              </w:rPr>
            </w:pPr>
            <w:r w:rsidRPr="00FE1278">
              <w:rPr>
                <w:rFonts w:ascii="Arial" w:hAnsi="Arial" w:cs="Arial"/>
                <w:sz w:val="24"/>
                <w:szCs w:val="24"/>
                <w:lang w:val="es-CL"/>
              </w:rPr>
              <w:t xml:space="preserve"> Realizar Mantenimiento preventivo según protocolo de mantenimiento preventivo del equipo médico y confirmar funciones y mediciones con los analizadores correspondientes. </w:t>
            </w:r>
          </w:p>
          <w:p w14:paraId="1D280149" w14:textId="77777777" w:rsidR="009632CD" w:rsidRPr="00FE1278" w:rsidRDefault="009632CD" w:rsidP="00F85DA8">
            <w:pPr>
              <w:numPr>
                <w:ilvl w:val="0"/>
                <w:numId w:val="12"/>
              </w:numPr>
              <w:tabs>
                <w:tab w:val="left" w:pos="1"/>
                <w:tab w:val="left" w:pos="31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hAnsi="Arial" w:cs="Arial"/>
                <w:sz w:val="24"/>
                <w:szCs w:val="24"/>
                <w:lang w:val="es-CL"/>
              </w:rPr>
            </w:pPr>
            <w:r w:rsidRPr="00FE1278">
              <w:rPr>
                <w:rFonts w:ascii="Arial" w:hAnsi="Arial" w:cs="Arial"/>
                <w:sz w:val="24"/>
                <w:szCs w:val="24"/>
                <w:lang w:val="es-CL"/>
              </w:rPr>
              <w:t>Completar Lista de chequeo (LC) con:</w:t>
            </w:r>
          </w:p>
          <w:p w14:paraId="22C61EBE" w14:textId="77777777" w:rsidR="009632CD" w:rsidRPr="00FE1278" w:rsidRDefault="009632CD" w:rsidP="00F85DA8">
            <w:pPr>
              <w:numPr>
                <w:ilvl w:val="0"/>
                <w:numId w:val="49"/>
              </w:numPr>
              <w:tabs>
                <w:tab w:val="left" w:pos="1"/>
                <w:tab w:val="left" w:pos="317"/>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425"/>
              <w:jc w:val="both"/>
              <w:textAlignment w:val="baseline"/>
              <w:rPr>
                <w:rFonts w:ascii="Arial" w:hAnsi="Arial" w:cs="Arial"/>
                <w:sz w:val="24"/>
                <w:szCs w:val="24"/>
                <w:lang w:val="es-CL"/>
              </w:rPr>
            </w:pPr>
            <w:r w:rsidRPr="00FE1278">
              <w:rPr>
                <w:rFonts w:ascii="Arial" w:hAnsi="Arial" w:cs="Arial"/>
                <w:sz w:val="24"/>
                <w:szCs w:val="24"/>
                <w:lang w:val="es-CL"/>
              </w:rPr>
              <w:lastRenderedPageBreak/>
              <w:t>Datos del equipo médico: Identificar nombre marca, modelo, serie, inventario, Servicio clínico o de apoyo, según calendario de mantenimiento</w:t>
            </w:r>
          </w:p>
          <w:p w14:paraId="259634F8" w14:textId="77777777" w:rsidR="009632CD" w:rsidRPr="00FE1278" w:rsidRDefault="009632CD" w:rsidP="00F85DA8">
            <w:pPr>
              <w:numPr>
                <w:ilvl w:val="0"/>
                <w:numId w:val="45"/>
              </w:numPr>
              <w:tabs>
                <w:tab w:val="left" w:pos="1"/>
                <w:tab w:val="left" w:pos="774"/>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425"/>
              <w:jc w:val="both"/>
              <w:textAlignment w:val="baseline"/>
              <w:rPr>
                <w:rFonts w:ascii="Arial" w:hAnsi="Arial" w:cs="Arial"/>
                <w:sz w:val="24"/>
                <w:szCs w:val="24"/>
                <w:lang w:val="es-CL"/>
              </w:rPr>
            </w:pPr>
            <w:r w:rsidRPr="00FE1278">
              <w:rPr>
                <w:rFonts w:ascii="Arial" w:hAnsi="Arial" w:cs="Arial"/>
                <w:sz w:val="24"/>
                <w:szCs w:val="24"/>
                <w:lang w:val="es-CL"/>
              </w:rPr>
              <w:t>Fechas y firmas, en esta última se debe especificar nombre y apellidos de firmantes.</w:t>
            </w:r>
          </w:p>
          <w:p w14:paraId="0E7ACEAF" w14:textId="77777777" w:rsidR="009632CD" w:rsidRPr="00FE1278" w:rsidRDefault="009632CD" w:rsidP="00F85DA8">
            <w:pPr>
              <w:numPr>
                <w:ilvl w:val="0"/>
                <w:numId w:val="45"/>
              </w:numPr>
              <w:tabs>
                <w:tab w:val="left" w:pos="1"/>
                <w:tab w:val="left" w:pos="774"/>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425"/>
              <w:jc w:val="both"/>
              <w:textAlignment w:val="baseline"/>
              <w:rPr>
                <w:rFonts w:ascii="Arial" w:hAnsi="Arial" w:cs="Arial"/>
                <w:sz w:val="24"/>
                <w:szCs w:val="24"/>
                <w:lang w:val="es-CL"/>
              </w:rPr>
            </w:pPr>
            <w:r w:rsidRPr="00FE1278">
              <w:rPr>
                <w:rFonts w:ascii="Arial" w:hAnsi="Arial" w:cs="Arial"/>
                <w:sz w:val="24"/>
                <w:szCs w:val="24"/>
                <w:lang w:val="es-CL"/>
              </w:rPr>
              <w:t>Lista de chequeo debe coincidir con protocolo de mantenimiento preventivo.</w:t>
            </w:r>
          </w:p>
          <w:p w14:paraId="1857D915" w14:textId="77777777" w:rsidR="009632CD" w:rsidRPr="00FE1278" w:rsidRDefault="009632CD" w:rsidP="00F85DA8">
            <w:pPr>
              <w:numPr>
                <w:ilvl w:val="0"/>
                <w:numId w:val="45"/>
              </w:numPr>
              <w:tabs>
                <w:tab w:val="left" w:pos="1"/>
                <w:tab w:val="left" w:pos="633"/>
                <w:tab w:val="left" w:pos="774"/>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633" w:hanging="284"/>
              <w:jc w:val="both"/>
              <w:textAlignment w:val="baseline"/>
              <w:rPr>
                <w:rFonts w:ascii="Arial" w:hAnsi="Arial" w:cs="Arial"/>
                <w:sz w:val="24"/>
                <w:szCs w:val="24"/>
                <w:lang w:val="es-CL"/>
              </w:rPr>
            </w:pPr>
            <w:r w:rsidRPr="00FE1278">
              <w:rPr>
                <w:rFonts w:ascii="Arial" w:hAnsi="Arial" w:cs="Arial"/>
                <w:sz w:val="24"/>
                <w:szCs w:val="24"/>
                <w:lang w:val="es-CL"/>
              </w:rPr>
              <w:t xml:space="preserve">Observaciones técnicas: Debe detallar todos los repuestos y/o accesorios cambiados en el equipo médico y   todas aquellas acciones pendientes. </w:t>
            </w:r>
          </w:p>
          <w:p w14:paraId="7D2FB55F" w14:textId="77777777" w:rsidR="009632CD" w:rsidRPr="00FE1278" w:rsidRDefault="009632CD" w:rsidP="00F85DA8">
            <w:pPr>
              <w:numPr>
                <w:ilvl w:val="0"/>
                <w:numId w:val="12"/>
              </w:numPr>
              <w:tabs>
                <w:tab w:val="left" w:pos="1"/>
                <w:tab w:val="left" w:pos="31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hAnsi="Arial" w:cs="Arial"/>
                <w:sz w:val="24"/>
                <w:szCs w:val="24"/>
                <w:lang w:val="es-CL"/>
              </w:rPr>
            </w:pPr>
            <w:r w:rsidRPr="00FE1278">
              <w:rPr>
                <w:rFonts w:ascii="Arial" w:hAnsi="Arial" w:cs="Arial"/>
                <w:sz w:val="24"/>
                <w:szCs w:val="24"/>
                <w:lang w:val="es-CL"/>
              </w:rPr>
              <w:t>Confirmar funcionalidad en presencia de Supervisor o Coordinador de Servicio clínico o de apoyo y solicitar la firma y nombre en un costado de la Lista de chequeo (LC).</w:t>
            </w:r>
          </w:p>
          <w:p w14:paraId="2A4DE6F0" w14:textId="77777777" w:rsidR="009632CD" w:rsidRPr="00FE1278" w:rsidRDefault="009632CD" w:rsidP="00F85DA8">
            <w:pPr>
              <w:numPr>
                <w:ilvl w:val="0"/>
                <w:numId w:val="12"/>
              </w:numPr>
              <w:tabs>
                <w:tab w:val="left" w:pos="1"/>
                <w:tab w:val="left" w:pos="31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hAnsi="Arial" w:cs="Arial"/>
                <w:sz w:val="24"/>
                <w:szCs w:val="24"/>
                <w:lang w:val="es-CL"/>
              </w:rPr>
            </w:pPr>
            <w:r w:rsidRPr="00FE1278">
              <w:rPr>
                <w:rFonts w:ascii="Arial" w:hAnsi="Arial" w:cs="Arial"/>
                <w:sz w:val="24"/>
                <w:szCs w:val="24"/>
                <w:lang w:val="es-CL"/>
              </w:rPr>
              <w:t>Entregar el documento firmado a Coordinador de Gestión de mantenimiento.</w:t>
            </w:r>
          </w:p>
        </w:tc>
      </w:tr>
      <w:tr w:rsidR="009632CD" w:rsidRPr="00FE1278" w14:paraId="118786FA" w14:textId="77777777" w:rsidTr="001C144F">
        <w:trPr>
          <w:trHeight w:val="615"/>
          <w:jc w:val="center"/>
        </w:trPr>
        <w:tc>
          <w:tcPr>
            <w:tcW w:w="759" w:type="pct"/>
          </w:tcPr>
          <w:p w14:paraId="0C4EFDAC" w14:textId="77777777" w:rsidR="009632CD" w:rsidRPr="00FE1278" w:rsidRDefault="009632CD" w:rsidP="00F436E3">
            <w:pPr>
              <w:spacing w:line="240" w:lineRule="auto"/>
              <w:jc w:val="both"/>
              <w:rPr>
                <w:rFonts w:ascii="Arial" w:hAnsi="Arial" w:cs="Arial"/>
                <w:bCs/>
                <w:sz w:val="24"/>
                <w:szCs w:val="24"/>
                <w:lang w:val="es-CL"/>
              </w:rPr>
            </w:pPr>
          </w:p>
          <w:p w14:paraId="4D66546C" w14:textId="77777777" w:rsidR="009632CD" w:rsidRPr="00FE1278" w:rsidRDefault="009632CD" w:rsidP="00F436E3">
            <w:pPr>
              <w:spacing w:line="240" w:lineRule="auto"/>
              <w:jc w:val="both"/>
              <w:rPr>
                <w:rFonts w:ascii="Arial" w:hAnsi="Arial" w:cs="Arial"/>
                <w:bCs/>
                <w:sz w:val="24"/>
                <w:szCs w:val="24"/>
                <w:lang w:val="es-CL"/>
              </w:rPr>
            </w:pPr>
            <w:r w:rsidRPr="00FE1278">
              <w:rPr>
                <w:rFonts w:ascii="Arial" w:hAnsi="Arial" w:cs="Arial"/>
                <w:bCs/>
                <w:sz w:val="24"/>
                <w:szCs w:val="24"/>
                <w:lang w:val="es-CL"/>
              </w:rPr>
              <w:t>Registrar</w:t>
            </w:r>
          </w:p>
        </w:tc>
        <w:tc>
          <w:tcPr>
            <w:tcW w:w="863" w:type="pct"/>
          </w:tcPr>
          <w:p w14:paraId="69C1A220" w14:textId="77777777" w:rsidR="009632CD" w:rsidRPr="00FE1278" w:rsidRDefault="009632CD" w:rsidP="00F436E3">
            <w:pPr>
              <w:spacing w:line="240" w:lineRule="auto"/>
              <w:jc w:val="both"/>
              <w:rPr>
                <w:rFonts w:ascii="Arial" w:hAnsi="Arial" w:cs="Arial"/>
                <w:sz w:val="24"/>
                <w:szCs w:val="24"/>
                <w:lang w:val="es-CL"/>
              </w:rPr>
            </w:pPr>
          </w:p>
          <w:p w14:paraId="44759F3C"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Coordinador de Gestión de mantenimiento</w:t>
            </w:r>
          </w:p>
        </w:tc>
        <w:tc>
          <w:tcPr>
            <w:tcW w:w="3378" w:type="pct"/>
          </w:tcPr>
          <w:p w14:paraId="6F6A9311" w14:textId="77777777" w:rsidR="009632CD" w:rsidRPr="00FE1278" w:rsidRDefault="009632CD" w:rsidP="00F85DA8">
            <w:pPr>
              <w:numPr>
                <w:ilvl w:val="0"/>
                <w:numId w:val="43"/>
              </w:numPr>
              <w:tabs>
                <w:tab w:val="left" w:pos="1"/>
                <w:tab w:val="left" w:pos="31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t>Actualizar Calendario de mantenimiento ingresando la fecha de Lista de chequeo (LC) en celda de mes calendario correspondiente.</w:t>
            </w:r>
          </w:p>
          <w:p w14:paraId="6698DDF2" w14:textId="77777777" w:rsidR="009632CD" w:rsidRPr="00FE1278" w:rsidRDefault="009632CD" w:rsidP="00F85DA8">
            <w:pPr>
              <w:numPr>
                <w:ilvl w:val="0"/>
                <w:numId w:val="43"/>
              </w:numPr>
              <w:tabs>
                <w:tab w:val="left" w:pos="1"/>
                <w:tab w:val="left" w:pos="31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hAnsi="Arial" w:cs="Arial"/>
                <w:sz w:val="24"/>
                <w:szCs w:val="24"/>
                <w:lang w:val="es-CL"/>
              </w:rPr>
            </w:pPr>
            <w:r w:rsidRPr="00FE1278">
              <w:rPr>
                <w:rFonts w:ascii="Arial" w:hAnsi="Arial" w:cs="Arial"/>
                <w:sz w:val="24"/>
                <w:szCs w:val="24"/>
                <w:lang w:val="es-CL"/>
              </w:rPr>
              <w:t xml:space="preserve"> Entregar a Ingeniero de Servicio con timbre de Sub Departamento de Ingeniería Biomédica.</w:t>
            </w:r>
          </w:p>
        </w:tc>
      </w:tr>
      <w:tr w:rsidR="009632CD" w:rsidRPr="00FE1278" w14:paraId="70959F3F" w14:textId="77777777" w:rsidTr="001C144F">
        <w:trPr>
          <w:trHeight w:val="615"/>
          <w:jc w:val="center"/>
        </w:trPr>
        <w:tc>
          <w:tcPr>
            <w:tcW w:w="759" w:type="pct"/>
          </w:tcPr>
          <w:p w14:paraId="1751D42E" w14:textId="77777777" w:rsidR="009632CD" w:rsidRPr="00FE1278" w:rsidRDefault="009632CD" w:rsidP="00F436E3">
            <w:pPr>
              <w:spacing w:line="240" w:lineRule="auto"/>
              <w:jc w:val="both"/>
              <w:rPr>
                <w:rFonts w:ascii="Arial" w:hAnsi="Arial" w:cs="Arial"/>
                <w:bCs/>
                <w:sz w:val="24"/>
                <w:szCs w:val="24"/>
                <w:lang w:val="es-CL"/>
              </w:rPr>
            </w:pPr>
          </w:p>
          <w:p w14:paraId="39459465" w14:textId="77777777" w:rsidR="009632CD" w:rsidRPr="00FE1278" w:rsidRDefault="009632CD" w:rsidP="00F436E3">
            <w:pPr>
              <w:spacing w:line="240" w:lineRule="auto"/>
              <w:jc w:val="both"/>
              <w:rPr>
                <w:rFonts w:ascii="Arial" w:hAnsi="Arial" w:cs="Arial"/>
                <w:bCs/>
                <w:sz w:val="24"/>
                <w:szCs w:val="24"/>
                <w:lang w:val="es-CL"/>
              </w:rPr>
            </w:pPr>
            <w:r w:rsidRPr="00FE1278">
              <w:rPr>
                <w:rFonts w:ascii="Arial" w:hAnsi="Arial" w:cs="Arial"/>
                <w:bCs/>
                <w:sz w:val="24"/>
                <w:szCs w:val="24"/>
                <w:lang w:val="es-CL"/>
              </w:rPr>
              <w:t>Actualizar planilla</w:t>
            </w:r>
          </w:p>
        </w:tc>
        <w:tc>
          <w:tcPr>
            <w:tcW w:w="863" w:type="pct"/>
          </w:tcPr>
          <w:p w14:paraId="3D5ABC8F" w14:textId="77777777" w:rsidR="009632CD" w:rsidRPr="00FE1278" w:rsidRDefault="009632CD" w:rsidP="00F436E3">
            <w:pPr>
              <w:spacing w:line="240" w:lineRule="auto"/>
              <w:jc w:val="both"/>
              <w:rPr>
                <w:rFonts w:ascii="Arial" w:hAnsi="Arial" w:cs="Arial"/>
                <w:sz w:val="24"/>
                <w:szCs w:val="24"/>
                <w:lang w:val="es-CL"/>
              </w:rPr>
            </w:pPr>
          </w:p>
          <w:p w14:paraId="5D0099EE"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Coordinador de Laboratorio de equipos médicos</w:t>
            </w:r>
          </w:p>
        </w:tc>
        <w:tc>
          <w:tcPr>
            <w:tcW w:w="3378" w:type="pct"/>
          </w:tcPr>
          <w:p w14:paraId="7B1E3372" w14:textId="77777777" w:rsidR="009632CD" w:rsidRPr="00FE1278" w:rsidRDefault="009632CD" w:rsidP="00F436E3">
            <w:pPr>
              <w:tabs>
                <w:tab w:val="left" w:pos="317"/>
              </w:tabs>
              <w:spacing w:line="240" w:lineRule="auto"/>
              <w:ind w:left="720"/>
              <w:jc w:val="both"/>
              <w:rPr>
                <w:rFonts w:ascii="Arial" w:hAnsi="Arial" w:cs="Arial"/>
                <w:sz w:val="24"/>
                <w:szCs w:val="24"/>
                <w:lang w:val="es-CL"/>
              </w:rPr>
            </w:pPr>
          </w:p>
          <w:p w14:paraId="50A8A382" w14:textId="77777777" w:rsidR="009632CD" w:rsidRPr="00FE1278" w:rsidRDefault="009632CD" w:rsidP="00F85DA8">
            <w:pPr>
              <w:numPr>
                <w:ilvl w:val="0"/>
                <w:numId w:val="15"/>
              </w:numPr>
              <w:tabs>
                <w:tab w:val="left" w:pos="1"/>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459" w:hanging="426"/>
              <w:jc w:val="both"/>
              <w:textAlignment w:val="baseline"/>
              <w:rPr>
                <w:rFonts w:ascii="Arial" w:hAnsi="Arial" w:cs="Arial"/>
                <w:sz w:val="24"/>
                <w:szCs w:val="24"/>
                <w:lang w:val="es-CL"/>
              </w:rPr>
            </w:pPr>
            <w:r w:rsidRPr="00FE1278">
              <w:rPr>
                <w:rFonts w:ascii="Arial" w:hAnsi="Arial" w:cs="Arial"/>
                <w:sz w:val="24"/>
                <w:szCs w:val="24"/>
                <w:lang w:val="es-CL"/>
              </w:rPr>
              <w:t>Dar término de supervisión en planilla de Requerimientos asistencia técnica (PRT).</w:t>
            </w:r>
          </w:p>
        </w:tc>
      </w:tr>
      <w:tr w:rsidR="009632CD" w:rsidRPr="00FE1278" w14:paraId="442465CD" w14:textId="77777777" w:rsidTr="001C144F">
        <w:trPr>
          <w:trHeight w:val="346"/>
          <w:jc w:val="center"/>
        </w:trPr>
        <w:tc>
          <w:tcPr>
            <w:tcW w:w="759" w:type="pct"/>
          </w:tcPr>
          <w:p w14:paraId="370B18BE" w14:textId="77777777" w:rsidR="009632CD" w:rsidRPr="00FE1278" w:rsidRDefault="009632CD" w:rsidP="00F436E3">
            <w:pPr>
              <w:spacing w:line="240" w:lineRule="auto"/>
              <w:jc w:val="both"/>
              <w:rPr>
                <w:rFonts w:ascii="Arial" w:hAnsi="Arial" w:cs="Arial"/>
                <w:bCs/>
                <w:sz w:val="24"/>
                <w:szCs w:val="24"/>
              </w:rPr>
            </w:pPr>
          </w:p>
          <w:p w14:paraId="3FC0F762" w14:textId="77777777" w:rsidR="009632CD" w:rsidRPr="00FE1278" w:rsidRDefault="009632CD" w:rsidP="00F436E3">
            <w:pPr>
              <w:spacing w:line="240" w:lineRule="auto"/>
              <w:jc w:val="both"/>
              <w:rPr>
                <w:rFonts w:ascii="Arial" w:hAnsi="Arial" w:cs="Arial"/>
                <w:bCs/>
                <w:sz w:val="24"/>
                <w:szCs w:val="24"/>
              </w:rPr>
            </w:pPr>
            <w:r w:rsidRPr="00FE1278">
              <w:rPr>
                <w:rFonts w:ascii="Arial" w:hAnsi="Arial" w:cs="Arial"/>
                <w:bCs/>
                <w:sz w:val="24"/>
                <w:szCs w:val="24"/>
              </w:rPr>
              <w:t>Documentar</w:t>
            </w:r>
          </w:p>
        </w:tc>
        <w:tc>
          <w:tcPr>
            <w:tcW w:w="863" w:type="pct"/>
          </w:tcPr>
          <w:p w14:paraId="68DF3394" w14:textId="77777777" w:rsidR="009632CD" w:rsidRPr="00FE1278" w:rsidRDefault="009632CD" w:rsidP="00F436E3">
            <w:pPr>
              <w:spacing w:line="240" w:lineRule="auto"/>
              <w:jc w:val="both"/>
              <w:rPr>
                <w:rFonts w:ascii="Arial" w:hAnsi="Arial" w:cs="Arial"/>
                <w:sz w:val="24"/>
                <w:szCs w:val="24"/>
                <w:lang w:val="es-CL"/>
              </w:rPr>
            </w:pPr>
          </w:p>
          <w:p w14:paraId="55CAB1D2" w14:textId="77777777" w:rsidR="009632CD" w:rsidRPr="00FE1278" w:rsidRDefault="009632CD" w:rsidP="00F436E3">
            <w:pPr>
              <w:spacing w:line="240" w:lineRule="auto"/>
              <w:jc w:val="both"/>
              <w:rPr>
                <w:rFonts w:ascii="Arial" w:hAnsi="Arial" w:cs="Arial"/>
                <w:sz w:val="24"/>
                <w:szCs w:val="24"/>
                <w:lang w:val="es-CL"/>
              </w:rPr>
            </w:pPr>
            <w:r w:rsidRPr="00FE1278">
              <w:rPr>
                <w:rFonts w:ascii="Arial" w:hAnsi="Arial" w:cs="Arial"/>
                <w:sz w:val="24"/>
                <w:szCs w:val="24"/>
                <w:lang w:val="es-CL"/>
              </w:rPr>
              <w:t>Ingeniero de Servicio</w:t>
            </w:r>
          </w:p>
        </w:tc>
        <w:tc>
          <w:tcPr>
            <w:tcW w:w="3378" w:type="pct"/>
          </w:tcPr>
          <w:p w14:paraId="5C14A532" w14:textId="77777777" w:rsidR="009632CD" w:rsidRPr="00FE1278" w:rsidRDefault="009632CD" w:rsidP="00F436E3">
            <w:pPr>
              <w:tabs>
                <w:tab w:val="left" w:pos="0"/>
                <w:tab w:val="left" w:pos="207"/>
              </w:tabs>
              <w:spacing w:line="240" w:lineRule="auto"/>
              <w:ind w:left="349"/>
              <w:jc w:val="both"/>
              <w:rPr>
                <w:rFonts w:ascii="Arial" w:hAnsi="Arial" w:cs="Arial"/>
                <w:sz w:val="24"/>
                <w:szCs w:val="24"/>
                <w:lang w:val="es-CL"/>
              </w:rPr>
            </w:pPr>
          </w:p>
          <w:p w14:paraId="1F125C30" w14:textId="77777777" w:rsidR="009632CD" w:rsidRPr="00FE1278" w:rsidRDefault="009632CD" w:rsidP="00F85DA8">
            <w:pPr>
              <w:numPr>
                <w:ilvl w:val="0"/>
                <w:numId w:val="13"/>
              </w:numPr>
              <w:tabs>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hAnsi="Arial" w:cs="Arial"/>
                <w:sz w:val="24"/>
                <w:szCs w:val="24"/>
                <w:lang w:val="es-CL"/>
              </w:rPr>
            </w:pPr>
            <w:r w:rsidRPr="00FE1278">
              <w:rPr>
                <w:rFonts w:ascii="Arial" w:hAnsi="Arial" w:cs="Arial"/>
                <w:sz w:val="24"/>
                <w:szCs w:val="24"/>
                <w:lang w:val="es-CL"/>
              </w:rPr>
              <w:t>Revisar Lista de chequeo (LC) y firmar documento. La Lista de de chequeo debe contener:</w:t>
            </w:r>
          </w:p>
          <w:p w14:paraId="1E675BEE" w14:textId="77777777" w:rsidR="009632CD" w:rsidRPr="00FE1278" w:rsidRDefault="009632CD" w:rsidP="00F85DA8">
            <w:pPr>
              <w:numPr>
                <w:ilvl w:val="0"/>
                <w:numId w:val="49"/>
              </w:numPr>
              <w:tabs>
                <w:tab w:val="left" w:pos="1"/>
                <w:tab w:val="left" w:pos="317"/>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425"/>
              <w:jc w:val="both"/>
              <w:textAlignment w:val="baseline"/>
              <w:rPr>
                <w:rFonts w:ascii="Arial" w:hAnsi="Arial" w:cs="Arial"/>
                <w:sz w:val="24"/>
                <w:szCs w:val="24"/>
                <w:lang w:val="es-CL"/>
              </w:rPr>
            </w:pPr>
            <w:r w:rsidRPr="00FE1278">
              <w:rPr>
                <w:rFonts w:ascii="Arial" w:hAnsi="Arial" w:cs="Arial"/>
                <w:sz w:val="24"/>
                <w:szCs w:val="24"/>
                <w:lang w:val="es-CL"/>
              </w:rPr>
              <w:t>Datos del equipo médico: Nombre marca, modelo, serie, inventario, Servicio clínico o de apoyo, según calendario de mantenimiento</w:t>
            </w:r>
          </w:p>
          <w:p w14:paraId="7E3E7FAA" w14:textId="77777777" w:rsidR="009632CD" w:rsidRPr="00FE1278" w:rsidRDefault="009632CD" w:rsidP="00F85DA8">
            <w:pPr>
              <w:numPr>
                <w:ilvl w:val="0"/>
                <w:numId w:val="45"/>
              </w:numPr>
              <w:tabs>
                <w:tab w:val="left" w:pos="1"/>
                <w:tab w:val="left" w:pos="774"/>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425"/>
              <w:jc w:val="both"/>
              <w:textAlignment w:val="baseline"/>
              <w:rPr>
                <w:rFonts w:ascii="Arial" w:hAnsi="Arial" w:cs="Arial"/>
                <w:sz w:val="24"/>
                <w:szCs w:val="24"/>
                <w:lang w:val="es-CL"/>
              </w:rPr>
            </w:pPr>
            <w:r w:rsidRPr="00FE1278">
              <w:rPr>
                <w:rFonts w:ascii="Arial" w:hAnsi="Arial" w:cs="Arial"/>
                <w:sz w:val="24"/>
                <w:szCs w:val="24"/>
                <w:lang w:val="es-CL"/>
              </w:rPr>
              <w:t>Fechas y firmas, en esta última se debe especificar nombre y apellidos de firmantes.</w:t>
            </w:r>
          </w:p>
          <w:p w14:paraId="3EB4A487" w14:textId="77777777" w:rsidR="009632CD" w:rsidRPr="00FE1278" w:rsidRDefault="009632CD" w:rsidP="00F85DA8">
            <w:pPr>
              <w:numPr>
                <w:ilvl w:val="0"/>
                <w:numId w:val="45"/>
              </w:numPr>
              <w:tabs>
                <w:tab w:val="left" w:pos="1"/>
                <w:tab w:val="left" w:pos="774"/>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425"/>
              <w:jc w:val="both"/>
              <w:textAlignment w:val="baseline"/>
              <w:rPr>
                <w:rFonts w:ascii="Arial" w:hAnsi="Arial" w:cs="Arial"/>
                <w:sz w:val="24"/>
                <w:szCs w:val="24"/>
                <w:lang w:val="es-CL"/>
              </w:rPr>
            </w:pPr>
            <w:r w:rsidRPr="00FE1278">
              <w:rPr>
                <w:rFonts w:ascii="Arial" w:hAnsi="Arial" w:cs="Arial"/>
                <w:sz w:val="24"/>
                <w:szCs w:val="24"/>
                <w:lang w:val="es-CL"/>
              </w:rPr>
              <w:lastRenderedPageBreak/>
              <w:t>Lista de chequeo debe coincidir con protocolo de mantenimiento preventivo.</w:t>
            </w:r>
          </w:p>
          <w:p w14:paraId="3318ADFA" w14:textId="77777777" w:rsidR="009632CD" w:rsidRPr="00FE1278" w:rsidRDefault="009632CD" w:rsidP="00F85DA8">
            <w:pPr>
              <w:numPr>
                <w:ilvl w:val="0"/>
                <w:numId w:val="45"/>
              </w:numPr>
              <w:tabs>
                <w:tab w:val="left" w:pos="1"/>
                <w:tab w:val="left" w:pos="633"/>
                <w:tab w:val="left" w:pos="774"/>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633" w:hanging="284"/>
              <w:jc w:val="both"/>
              <w:textAlignment w:val="baseline"/>
              <w:rPr>
                <w:rFonts w:ascii="Arial" w:hAnsi="Arial" w:cs="Arial"/>
                <w:sz w:val="24"/>
                <w:szCs w:val="24"/>
                <w:lang w:val="es-CL"/>
              </w:rPr>
            </w:pPr>
            <w:r w:rsidRPr="00FE1278">
              <w:rPr>
                <w:rFonts w:ascii="Arial" w:hAnsi="Arial" w:cs="Arial"/>
                <w:sz w:val="24"/>
                <w:szCs w:val="24"/>
                <w:lang w:val="es-CL"/>
              </w:rPr>
              <w:t>Observaciones técnicas: Debe contener todos los repuestos y/o accesorios del equipo medicos cambiados y   todas aquellas acciones pendientes.</w:t>
            </w:r>
          </w:p>
          <w:p w14:paraId="54D72EFA" w14:textId="77777777" w:rsidR="009632CD" w:rsidRPr="00FE1278" w:rsidRDefault="009632CD" w:rsidP="00F436E3">
            <w:pPr>
              <w:tabs>
                <w:tab w:val="left" w:pos="633"/>
                <w:tab w:val="left" w:pos="774"/>
              </w:tabs>
              <w:spacing w:line="240" w:lineRule="auto"/>
              <w:ind w:left="349"/>
              <w:jc w:val="both"/>
              <w:rPr>
                <w:rFonts w:ascii="Arial" w:hAnsi="Arial" w:cs="Arial"/>
                <w:sz w:val="24"/>
                <w:szCs w:val="24"/>
                <w:lang w:val="es-CL"/>
              </w:rPr>
            </w:pPr>
            <w:r w:rsidRPr="00FE1278">
              <w:rPr>
                <w:rFonts w:ascii="Arial" w:hAnsi="Arial" w:cs="Arial"/>
                <w:sz w:val="24"/>
                <w:szCs w:val="24"/>
                <w:lang w:val="es-CL"/>
              </w:rPr>
              <w:t>Identificar su nombre y firmar la Lista de Chequeo (LC).</w:t>
            </w:r>
          </w:p>
          <w:p w14:paraId="5E3220E2" w14:textId="77777777" w:rsidR="009632CD" w:rsidRPr="00FE1278" w:rsidRDefault="009632CD" w:rsidP="00F85DA8">
            <w:pPr>
              <w:numPr>
                <w:ilvl w:val="0"/>
                <w:numId w:val="13"/>
              </w:numPr>
              <w:tabs>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hAnsi="Arial" w:cs="Arial"/>
                <w:sz w:val="24"/>
                <w:szCs w:val="24"/>
                <w:lang w:val="es-CL"/>
              </w:rPr>
            </w:pPr>
            <w:r w:rsidRPr="00FE1278">
              <w:rPr>
                <w:rFonts w:ascii="Arial" w:hAnsi="Arial" w:cs="Arial"/>
                <w:sz w:val="24"/>
                <w:szCs w:val="24"/>
                <w:lang w:val="es-CL"/>
              </w:rPr>
              <w:t xml:space="preserve">  Guardar en Archivador de mantenimiento correspondiente, la Lista de chequeo (LC).</w:t>
            </w:r>
          </w:p>
        </w:tc>
      </w:tr>
    </w:tbl>
    <w:p w14:paraId="4362524C" w14:textId="77777777" w:rsidR="009632CD" w:rsidRPr="00FE1278" w:rsidRDefault="009632CD" w:rsidP="00F436E3">
      <w:pPr>
        <w:pStyle w:val="punteoextse"/>
        <w:numPr>
          <w:ilvl w:val="0"/>
          <w:numId w:val="0"/>
        </w:numPr>
        <w:spacing w:line="240" w:lineRule="auto"/>
        <w:ind w:left="357" w:hanging="357"/>
        <w:rPr>
          <w:rFonts w:ascii="Arial" w:hAnsi="Arial" w:cs="Arial"/>
          <w:b/>
          <w:szCs w:val="24"/>
        </w:rPr>
      </w:pPr>
    </w:p>
    <w:p w14:paraId="2DFC0BDF" w14:textId="77777777" w:rsidR="009632CD" w:rsidRPr="00FE1278" w:rsidRDefault="009632CD" w:rsidP="00F436E3">
      <w:pPr>
        <w:pStyle w:val="punteoextse"/>
        <w:numPr>
          <w:ilvl w:val="0"/>
          <w:numId w:val="0"/>
        </w:numPr>
        <w:spacing w:line="240" w:lineRule="auto"/>
        <w:ind w:left="361" w:hanging="360"/>
        <w:rPr>
          <w:rFonts w:ascii="Arial" w:hAnsi="Arial" w:cs="Arial"/>
          <w:b/>
          <w:szCs w:val="24"/>
        </w:rPr>
      </w:pPr>
      <w:r w:rsidRPr="00FE1278">
        <w:rPr>
          <w:rFonts w:ascii="Arial" w:hAnsi="Arial" w:cs="Arial"/>
          <w:b/>
          <w:szCs w:val="24"/>
        </w:rPr>
        <w:t>1.4 CONTINGENCIAS</w:t>
      </w:r>
    </w:p>
    <w:p w14:paraId="396030D2" w14:textId="77777777" w:rsidR="009632CD" w:rsidRPr="00FE1278" w:rsidRDefault="009632CD" w:rsidP="00F436E3">
      <w:pPr>
        <w:pStyle w:val="punteoextse"/>
        <w:numPr>
          <w:ilvl w:val="0"/>
          <w:numId w:val="0"/>
        </w:numPr>
        <w:spacing w:line="240" w:lineRule="auto"/>
        <w:ind w:hanging="357"/>
        <w:rPr>
          <w:rFonts w:ascii="Arial" w:hAnsi="Arial" w:cs="Arial"/>
          <w:b/>
          <w:szCs w:val="24"/>
        </w:rPr>
      </w:pPr>
    </w:p>
    <w:p w14:paraId="3A3DB4B7" w14:textId="77777777" w:rsidR="009632CD" w:rsidRPr="00FE1278" w:rsidRDefault="009632CD" w:rsidP="00F85DA8">
      <w:pPr>
        <w:pStyle w:val="punteoextse"/>
        <w:numPr>
          <w:ilvl w:val="0"/>
          <w:numId w:val="14"/>
        </w:numPr>
        <w:spacing w:line="240" w:lineRule="auto"/>
        <w:rPr>
          <w:rFonts w:ascii="Arial" w:hAnsi="Arial" w:cs="Arial"/>
          <w:b/>
          <w:szCs w:val="24"/>
          <w:u w:val="single"/>
          <w:lang w:val="es-CL"/>
        </w:rPr>
      </w:pPr>
      <w:r w:rsidRPr="00FE1278">
        <w:rPr>
          <w:rFonts w:ascii="Arial" w:hAnsi="Arial" w:cs="Arial"/>
          <w:b/>
          <w:bCs/>
          <w:szCs w:val="24"/>
          <w:u w:val="single"/>
          <w:lang w:val="es-CL"/>
        </w:rPr>
        <w:t>Actividad Gestionar</w:t>
      </w:r>
    </w:p>
    <w:p w14:paraId="6C4AB4CF" w14:textId="77777777" w:rsidR="009632CD" w:rsidRPr="00FE1278" w:rsidRDefault="009632CD" w:rsidP="00F436E3">
      <w:pPr>
        <w:pStyle w:val="punteoextse"/>
        <w:numPr>
          <w:ilvl w:val="0"/>
          <w:numId w:val="0"/>
        </w:numPr>
        <w:spacing w:line="240" w:lineRule="auto"/>
        <w:ind w:left="720"/>
        <w:rPr>
          <w:rFonts w:ascii="Arial" w:hAnsi="Arial" w:cs="Arial"/>
          <w:b/>
          <w:szCs w:val="24"/>
          <w:u w:val="single"/>
          <w:lang w:val="es-CL"/>
        </w:rPr>
      </w:pPr>
    </w:p>
    <w:p w14:paraId="09074B5C" w14:textId="77777777" w:rsidR="009632CD" w:rsidRPr="00FE1278" w:rsidRDefault="009632CD" w:rsidP="00F436E3">
      <w:pPr>
        <w:pStyle w:val="punteoextse"/>
        <w:numPr>
          <w:ilvl w:val="0"/>
          <w:numId w:val="0"/>
        </w:numPr>
        <w:tabs>
          <w:tab w:val="clear" w:pos="1"/>
          <w:tab w:val="clear" w:pos="360"/>
          <w:tab w:val="clear" w:pos="726"/>
          <w:tab w:val="left" w:pos="0"/>
        </w:tabs>
        <w:spacing w:line="240" w:lineRule="auto"/>
        <w:rPr>
          <w:rFonts w:ascii="Arial" w:hAnsi="Arial" w:cs="Arial"/>
          <w:iCs/>
          <w:szCs w:val="24"/>
          <w:lang w:val="es-CL"/>
        </w:rPr>
      </w:pPr>
      <w:r w:rsidRPr="00FE1278">
        <w:rPr>
          <w:rFonts w:ascii="Arial" w:hAnsi="Arial" w:cs="Arial"/>
          <w:b/>
          <w:iCs/>
          <w:szCs w:val="24"/>
          <w:u w:val="single"/>
          <w:lang w:val="es-CL"/>
        </w:rPr>
        <w:t>No hay Técnico de mantenimiento con expertis para realizar el mantenimiento preventivo.</w:t>
      </w:r>
      <w:r w:rsidRPr="00FE1278">
        <w:rPr>
          <w:rFonts w:ascii="Arial" w:hAnsi="Arial" w:cs="Arial"/>
          <w:b/>
          <w:iCs/>
          <w:szCs w:val="24"/>
          <w:lang w:val="es-CL"/>
        </w:rPr>
        <w:t xml:space="preserve"> </w:t>
      </w:r>
      <w:r w:rsidRPr="00FE1278">
        <w:rPr>
          <w:rFonts w:ascii="Arial" w:hAnsi="Arial" w:cs="Arial"/>
          <w:iCs/>
          <w:szCs w:val="24"/>
          <w:lang w:val="es-CL"/>
        </w:rPr>
        <w:t>El Coordinador de Gestión del mantenimiento debe comunicarse con Ingeniero de Servicio, el cual debe realizar las especificaciones técnicas del convenio y entregarlas a a Coordinador de compra</w:t>
      </w:r>
      <w:r w:rsidRPr="00FE1278">
        <w:rPr>
          <w:rFonts w:ascii="Arial" w:hAnsi="Arial" w:cs="Arial"/>
          <w:b/>
          <w:iCs/>
          <w:szCs w:val="24"/>
          <w:lang w:val="es-CL"/>
        </w:rPr>
        <w:t xml:space="preserve"> </w:t>
      </w:r>
      <w:r w:rsidRPr="00FE1278">
        <w:rPr>
          <w:rFonts w:ascii="Arial" w:hAnsi="Arial" w:cs="Arial"/>
          <w:iCs/>
          <w:szCs w:val="24"/>
          <w:lang w:val="es-CL"/>
        </w:rPr>
        <w:t>para la licitación.</w:t>
      </w:r>
    </w:p>
    <w:p w14:paraId="77E2BA19" w14:textId="77777777" w:rsidR="009632CD" w:rsidRPr="00FE1278" w:rsidRDefault="009632CD" w:rsidP="00F436E3">
      <w:pPr>
        <w:pStyle w:val="punteoextse"/>
        <w:numPr>
          <w:ilvl w:val="0"/>
          <w:numId w:val="0"/>
        </w:numPr>
        <w:tabs>
          <w:tab w:val="clear" w:pos="1"/>
          <w:tab w:val="clear" w:pos="360"/>
          <w:tab w:val="clear" w:pos="726"/>
          <w:tab w:val="left" w:pos="0"/>
        </w:tabs>
        <w:spacing w:line="240" w:lineRule="auto"/>
        <w:rPr>
          <w:rFonts w:ascii="Arial" w:hAnsi="Arial" w:cs="Arial"/>
          <w:szCs w:val="24"/>
          <w:lang w:val="es-CL"/>
        </w:rPr>
      </w:pPr>
    </w:p>
    <w:p w14:paraId="500A3B54" w14:textId="77777777" w:rsidR="009632CD" w:rsidRPr="00FE1278" w:rsidRDefault="009632CD" w:rsidP="00F85DA8">
      <w:pPr>
        <w:pStyle w:val="punteoextse"/>
        <w:numPr>
          <w:ilvl w:val="0"/>
          <w:numId w:val="14"/>
        </w:numPr>
        <w:spacing w:line="240" w:lineRule="auto"/>
        <w:rPr>
          <w:rFonts w:ascii="Arial" w:hAnsi="Arial" w:cs="Arial"/>
          <w:b/>
          <w:szCs w:val="24"/>
          <w:u w:val="single"/>
          <w:lang w:val="es-CL"/>
        </w:rPr>
      </w:pPr>
      <w:r w:rsidRPr="00FE1278">
        <w:rPr>
          <w:rFonts w:ascii="Arial" w:hAnsi="Arial" w:cs="Arial"/>
          <w:b/>
          <w:bCs/>
          <w:szCs w:val="24"/>
          <w:u w:val="single"/>
          <w:lang w:val="es-CL"/>
        </w:rPr>
        <w:t>Actividad Asignar</w:t>
      </w:r>
    </w:p>
    <w:p w14:paraId="3392F53C" w14:textId="77777777" w:rsidR="009632CD" w:rsidRPr="00FE1278" w:rsidRDefault="009632CD" w:rsidP="00F436E3">
      <w:pPr>
        <w:pStyle w:val="punteoextse"/>
        <w:numPr>
          <w:ilvl w:val="0"/>
          <w:numId w:val="0"/>
        </w:numPr>
        <w:spacing w:line="240" w:lineRule="auto"/>
        <w:ind w:left="720"/>
        <w:rPr>
          <w:rFonts w:ascii="Arial" w:hAnsi="Arial" w:cs="Arial"/>
          <w:b/>
          <w:szCs w:val="24"/>
          <w:u w:val="single"/>
          <w:lang w:val="es-CL"/>
        </w:rPr>
      </w:pPr>
    </w:p>
    <w:p w14:paraId="27D6D1F8" w14:textId="77777777" w:rsidR="009632CD" w:rsidRPr="00FE1278" w:rsidRDefault="009632CD" w:rsidP="00F436E3">
      <w:pPr>
        <w:pStyle w:val="punteoextse"/>
        <w:numPr>
          <w:ilvl w:val="0"/>
          <w:numId w:val="0"/>
        </w:numPr>
        <w:tabs>
          <w:tab w:val="clear" w:pos="1"/>
          <w:tab w:val="clear" w:pos="360"/>
          <w:tab w:val="clear" w:pos="726"/>
          <w:tab w:val="left" w:pos="0"/>
        </w:tabs>
        <w:spacing w:line="240" w:lineRule="auto"/>
        <w:rPr>
          <w:rFonts w:ascii="Arial" w:hAnsi="Arial" w:cs="Arial"/>
          <w:b/>
          <w:iCs/>
          <w:szCs w:val="24"/>
          <w:u w:val="single"/>
          <w:lang w:val="es-CL"/>
        </w:rPr>
      </w:pPr>
      <w:r w:rsidRPr="00FE1278">
        <w:rPr>
          <w:rFonts w:ascii="Arial" w:hAnsi="Arial" w:cs="Arial"/>
          <w:b/>
          <w:iCs/>
          <w:szCs w:val="24"/>
          <w:u w:val="single"/>
          <w:lang w:val="es-CL"/>
        </w:rPr>
        <w:t>No hay Técnico de mantenimiento con expertis para realizar el mantenimiento preventivo.</w:t>
      </w:r>
      <w:r w:rsidRPr="00FE1278">
        <w:rPr>
          <w:rFonts w:ascii="Arial" w:hAnsi="Arial" w:cs="Arial"/>
          <w:b/>
          <w:iCs/>
          <w:szCs w:val="24"/>
          <w:lang w:val="es-CL"/>
        </w:rPr>
        <w:t xml:space="preserve"> </w:t>
      </w:r>
      <w:r w:rsidRPr="00FE1278">
        <w:rPr>
          <w:rFonts w:ascii="Arial" w:hAnsi="Arial" w:cs="Arial"/>
          <w:iCs/>
          <w:szCs w:val="24"/>
          <w:lang w:val="es-CL"/>
        </w:rPr>
        <w:t>Coordinador de Laboratorio de equipos médicos debe informar la situación a Coordinador de Gestión del mantenimiento.</w:t>
      </w:r>
      <w:r w:rsidRPr="00FE1278">
        <w:rPr>
          <w:rFonts w:ascii="Arial" w:hAnsi="Arial" w:cs="Arial"/>
          <w:b/>
          <w:iCs/>
          <w:szCs w:val="24"/>
          <w:u w:val="single"/>
          <w:lang w:val="es-CL"/>
        </w:rPr>
        <w:t xml:space="preserve"> </w:t>
      </w:r>
    </w:p>
    <w:p w14:paraId="7741E265" w14:textId="77777777" w:rsidR="009632CD" w:rsidRPr="00FE1278" w:rsidRDefault="009632CD" w:rsidP="00F436E3">
      <w:pPr>
        <w:pStyle w:val="punteoextse"/>
        <w:numPr>
          <w:ilvl w:val="0"/>
          <w:numId w:val="0"/>
        </w:numPr>
        <w:tabs>
          <w:tab w:val="clear" w:pos="1"/>
          <w:tab w:val="clear" w:pos="360"/>
          <w:tab w:val="clear" w:pos="726"/>
          <w:tab w:val="left" w:pos="0"/>
        </w:tabs>
        <w:spacing w:line="240" w:lineRule="auto"/>
        <w:rPr>
          <w:rFonts w:ascii="Arial" w:hAnsi="Arial" w:cs="Arial"/>
          <w:szCs w:val="24"/>
          <w:lang w:val="es-CL"/>
        </w:rPr>
      </w:pPr>
      <w:r w:rsidRPr="00FE1278">
        <w:rPr>
          <w:rFonts w:ascii="Arial" w:hAnsi="Arial" w:cs="Arial"/>
          <w:szCs w:val="24"/>
          <w:lang w:val="es-CL"/>
        </w:rPr>
        <w:t xml:space="preserve"> </w:t>
      </w:r>
    </w:p>
    <w:p w14:paraId="35972B96" w14:textId="77777777" w:rsidR="009632CD" w:rsidRPr="00FE1278" w:rsidRDefault="009632CD" w:rsidP="00F85DA8">
      <w:pPr>
        <w:pStyle w:val="punteoextse"/>
        <w:numPr>
          <w:ilvl w:val="0"/>
          <w:numId w:val="14"/>
        </w:numPr>
        <w:spacing w:line="240" w:lineRule="auto"/>
        <w:rPr>
          <w:rFonts w:ascii="Arial" w:hAnsi="Arial" w:cs="Arial"/>
          <w:b/>
          <w:szCs w:val="24"/>
          <w:u w:val="single"/>
          <w:lang w:val="es-CL"/>
        </w:rPr>
      </w:pPr>
      <w:r w:rsidRPr="00FE1278">
        <w:rPr>
          <w:rFonts w:ascii="Arial" w:hAnsi="Arial" w:cs="Arial"/>
          <w:b/>
          <w:bCs/>
          <w:szCs w:val="24"/>
          <w:u w:val="single"/>
          <w:lang w:val="es-CL"/>
        </w:rPr>
        <w:t>Actividad Coordinar</w:t>
      </w:r>
    </w:p>
    <w:p w14:paraId="036FECBE" w14:textId="77777777" w:rsidR="009632CD" w:rsidRPr="00FE1278" w:rsidRDefault="009632CD" w:rsidP="00F436E3">
      <w:pPr>
        <w:pStyle w:val="punteoextse"/>
        <w:numPr>
          <w:ilvl w:val="0"/>
          <w:numId w:val="0"/>
        </w:numPr>
        <w:tabs>
          <w:tab w:val="clear" w:pos="1"/>
          <w:tab w:val="clear" w:pos="360"/>
          <w:tab w:val="clear" w:pos="726"/>
          <w:tab w:val="left" w:pos="0"/>
          <w:tab w:val="left" w:pos="426"/>
        </w:tabs>
        <w:spacing w:line="240" w:lineRule="auto"/>
        <w:rPr>
          <w:rFonts w:ascii="Arial" w:hAnsi="Arial" w:cs="Arial"/>
          <w:szCs w:val="24"/>
          <w:lang w:val="es-CL"/>
        </w:rPr>
      </w:pPr>
    </w:p>
    <w:p w14:paraId="77D9E0EE" w14:textId="77777777" w:rsidR="009632CD" w:rsidRPr="00FE1278" w:rsidRDefault="009632CD" w:rsidP="00F436E3">
      <w:pPr>
        <w:pStyle w:val="punteoextse"/>
        <w:numPr>
          <w:ilvl w:val="0"/>
          <w:numId w:val="0"/>
        </w:numPr>
        <w:tabs>
          <w:tab w:val="clear" w:pos="1"/>
          <w:tab w:val="clear" w:pos="360"/>
          <w:tab w:val="clear" w:pos="726"/>
          <w:tab w:val="left" w:pos="0"/>
          <w:tab w:val="left" w:pos="426"/>
        </w:tabs>
        <w:spacing w:line="240" w:lineRule="auto"/>
        <w:ind w:firstLine="1"/>
        <w:rPr>
          <w:rFonts w:ascii="Arial" w:hAnsi="Arial" w:cs="Arial"/>
          <w:iCs/>
          <w:szCs w:val="24"/>
          <w:lang w:val="es-CL"/>
        </w:rPr>
      </w:pPr>
      <w:r w:rsidRPr="00FE1278">
        <w:rPr>
          <w:rFonts w:ascii="Arial" w:hAnsi="Arial" w:cs="Arial"/>
          <w:b/>
          <w:iCs/>
          <w:szCs w:val="24"/>
          <w:u w:val="single"/>
          <w:lang w:val="es-CL"/>
        </w:rPr>
        <w:t>No existe disponibilidad del Equipo médico</w:t>
      </w:r>
      <w:r w:rsidRPr="00FE1278">
        <w:rPr>
          <w:rFonts w:ascii="Arial" w:hAnsi="Arial" w:cs="Arial"/>
          <w:b/>
          <w:iCs/>
          <w:szCs w:val="24"/>
          <w:lang w:val="es-CL"/>
        </w:rPr>
        <w:t>.</w:t>
      </w:r>
      <w:r w:rsidRPr="00FE1278">
        <w:rPr>
          <w:rFonts w:ascii="Arial" w:hAnsi="Arial" w:cs="Arial"/>
          <w:iCs/>
          <w:szCs w:val="24"/>
          <w:lang w:val="es-CL"/>
        </w:rPr>
        <w:t xml:space="preserve"> Se debe reprogramar según disponibilidad de Servicio Clínico informando a Coordinador de Gestión del mantenimiento y a Coordinador de Laboratorio de equipos medicos. </w:t>
      </w:r>
    </w:p>
    <w:p w14:paraId="7C96F53B" w14:textId="77777777" w:rsidR="009632CD" w:rsidRPr="00FE1278" w:rsidRDefault="009632CD" w:rsidP="000B23C1">
      <w:pPr>
        <w:pStyle w:val="punteoextse"/>
        <w:numPr>
          <w:ilvl w:val="0"/>
          <w:numId w:val="0"/>
        </w:numPr>
        <w:tabs>
          <w:tab w:val="clear" w:pos="1"/>
          <w:tab w:val="clear" w:pos="360"/>
          <w:tab w:val="clear" w:pos="726"/>
          <w:tab w:val="left" w:pos="0"/>
          <w:tab w:val="left" w:pos="426"/>
        </w:tabs>
        <w:spacing w:line="240" w:lineRule="auto"/>
        <w:rPr>
          <w:rFonts w:ascii="Arial" w:hAnsi="Arial" w:cs="Arial"/>
          <w:b/>
          <w:iCs/>
          <w:szCs w:val="24"/>
          <w:lang w:val="es-CL"/>
        </w:rPr>
      </w:pPr>
    </w:p>
    <w:p w14:paraId="464AD27E" w14:textId="77777777" w:rsidR="009632CD" w:rsidRPr="00FE1278" w:rsidRDefault="009632CD" w:rsidP="00F85DA8">
      <w:pPr>
        <w:pStyle w:val="punteoextse"/>
        <w:numPr>
          <w:ilvl w:val="0"/>
          <w:numId w:val="14"/>
        </w:numPr>
        <w:spacing w:line="240" w:lineRule="auto"/>
        <w:rPr>
          <w:rFonts w:ascii="Arial" w:hAnsi="Arial" w:cs="Arial"/>
          <w:b/>
          <w:bCs/>
          <w:szCs w:val="24"/>
          <w:u w:val="single"/>
          <w:lang w:val="es-CL"/>
        </w:rPr>
      </w:pPr>
      <w:r w:rsidRPr="00FE1278">
        <w:rPr>
          <w:rFonts w:ascii="Arial" w:hAnsi="Arial" w:cs="Arial"/>
          <w:b/>
          <w:bCs/>
          <w:szCs w:val="24"/>
          <w:u w:val="single"/>
          <w:lang w:val="es-CL"/>
        </w:rPr>
        <w:t>Actividad Realizar MP</w:t>
      </w:r>
    </w:p>
    <w:p w14:paraId="3F7A0191" w14:textId="77777777" w:rsidR="009632CD" w:rsidRPr="00FE1278" w:rsidRDefault="009632CD" w:rsidP="00F436E3">
      <w:pPr>
        <w:pStyle w:val="punteoextse"/>
        <w:numPr>
          <w:ilvl w:val="0"/>
          <w:numId w:val="0"/>
        </w:numPr>
        <w:spacing w:line="240" w:lineRule="auto"/>
        <w:ind w:left="1"/>
        <w:rPr>
          <w:rFonts w:ascii="Arial" w:hAnsi="Arial" w:cs="Arial"/>
          <w:b/>
          <w:szCs w:val="24"/>
          <w:u w:val="single"/>
          <w:lang w:val="es-CL"/>
        </w:rPr>
      </w:pPr>
    </w:p>
    <w:p w14:paraId="469AF0B1" w14:textId="77777777" w:rsidR="009632CD" w:rsidRPr="00FE1278" w:rsidRDefault="009632CD" w:rsidP="00F436E3">
      <w:pPr>
        <w:pStyle w:val="punteoextse"/>
        <w:numPr>
          <w:ilvl w:val="0"/>
          <w:numId w:val="0"/>
        </w:numPr>
        <w:tabs>
          <w:tab w:val="clear" w:pos="726"/>
        </w:tabs>
        <w:spacing w:line="240" w:lineRule="auto"/>
        <w:rPr>
          <w:rFonts w:ascii="Arial" w:hAnsi="Arial" w:cs="Arial"/>
          <w:szCs w:val="24"/>
        </w:rPr>
      </w:pPr>
      <w:r w:rsidRPr="00FE1278">
        <w:rPr>
          <w:rFonts w:ascii="Arial" w:hAnsi="Arial" w:cs="Arial"/>
          <w:b/>
          <w:szCs w:val="24"/>
          <w:u w:val="single"/>
        </w:rPr>
        <w:t>Lista de chequeo se encuentra con observaciones.</w:t>
      </w:r>
      <w:r w:rsidRPr="00FE1278">
        <w:rPr>
          <w:rFonts w:ascii="Arial" w:hAnsi="Arial" w:cs="Arial"/>
          <w:szCs w:val="24"/>
        </w:rPr>
        <w:t xml:space="preserve"> El Técnico de mantenimiento debe respaldar estas observaciones refiriéndose a la no disponibilidad del equipo médico, repuesta o accesoria. </w:t>
      </w:r>
    </w:p>
    <w:p w14:paraId="4110880C" w14:textId="77777777" w:rsidR="009632CD" w:rsidRPr="00FE1278" w:rsidRDefault="009632CD" w:rsidP="00F436E3">
      <w:pPr>
        <w:pStyle w:val="punteoextse"/>
        <w:numPr>
          <w:ilvl w:val="0"/>
          <w:numId w:val="0"/>
        </w:numPr>
        <w:tabs>
          <w:tab w:val="clear" w:pos="726"/>
        </w:tabs>
        <w:spacing w:line="240" w:lineRule="auto"/>
        <w:rPr>
          <w:rFonts w:ascii="Arial" w:hAnsi="Arial" w:cs="Arial"/>
          <w:szCs w:val="24"/>
        </w:rPr>
      </w:pPr>
    </w:p>
    <w:p w14:paraId="324014B8" w14:textId="77777777" w:rsidR="009632CD" w:rsidRPr="00FE1278" w:rsidRDefault="009632CD" w:rsidP="00F436E3">
      <w:pPr>
        <w:pStyle w:val="punteoextse"/>
        <w:numPr>
          <w:ilvl w:val="0"/>
          <w:numId w:val="0"/>
        </w:numPr>
        <w:tabs>
          <w:tab w:val="clear" w:pos="726"/>
        </w:tabs>
        <w:spacing w:line="240" w:lineRule="auto"/>
        <w:rPr>
          <w:rFonts w:ascii="Arial" w:hAnsi="Arial" w:cs="Arial"/>
          <w:szCs w:val="24"/>
        </w:rPr>
      </w:pPr>
      <w:r w:rsidRPr="00FE1278">
        <w:rPr>
          <w:rFonts w:ascii="Arial" w:hAnsi="Arial" w:cs="Arial"/>
          <w:b/>
          <w:szCs w:val="24"/>
          <w:u w:val="single"/>
        </w:rPr>
        <w:t>No se encuentra Supervisor o Coordinador de Servicio Clínico o de apoyo:</w:t>
      </w:r>
      <w:r w:rsidRPr="00FE1278">
        <w:rPr>
          <w:rFonts w:ascii="Arial" w:hAnsi="Arial" w:cs="Arial"/>
          <w:szCs w:val="24"/>
        </w:rPr>
        <w:t xml:space="preserve"> El Técnico de mantenimiento debe solicitar la firma de recepción de mantenimiento preventivo a Jefe de turno correspondiente.</w:t>
      </w:r>
    </w:p>
    <w:p w14:paraId="5F67A0F2" w14:textId="77777777" w:rsidR="009632CD" w:rsidRDefault="009632CD" w:rsidP="00F436E3">
      <w:pPr>
        <w:pStyle w:val="punteoextse"/>
        <w:numPr>
          <w:ilvl w:val="0"/>
          <w:numId w:val="0"/>
        </w:numPr>
        <w:spacing w:line="240" w:lineRule="auto"/>
        <w:rPr>
          <w:rFonts w:ascii="Arial" w:hAnsi="Arial" w:cs="Arial"/>
          <w:b/>
          <w:szCs w:val="24"/>
        </w:rPr>
      </w:pPr>
    </w:p>
    <w:p w14:paraId="25965668" w14:textId="77777777" w:rsidR="000B23C1" w:rsidRPr="00FE1278" w:rsidRDefault="000B23C1" w:rsidP="00F436E3">
      <w:pPr>
        <w:pStyle w:val="punteoextse"/>
        <w:numPr>
          <w:ilvl w:val="0"/>
          <w:numId w:val="0"/>
        </w:numPr>
        <w:spacing w:line="240" w:lineRule="auto"/>
        <w:rPr>
          <w:rFonts w:ascii="Arial" w:hAnsi="Arial" w:cs="Arial"/>
          <w:b/>
          <w:szCs w:val="24"/>
        </w:rPr>
      </w:pPr>
    </w:p>
    <w:p w14:paraId="137D9C3D" w14:textId="77777777" w:rsidR="009632CD" w:rsidRPr="00FE1278" w:rsidRDefault="009632CD" w:rsidP="00F85DA8">
      <w:pPr>
        <w:pStyle w:val="punteoextse"/>
        <w:numPr>
          <w:ilvl w:val="0"/>
          <w:numId w:val="14"/>
        </w:numPr>
        <w:spacing w:line="240" w:lineRule="auto"/>
        <w:rPr>
          <w:rFonts w:ascii="Arial" w:hAnsi="Arial" w:cs="Arial"/>
          <w:b/>
          <w:szCs w:val="24"/>
          <w:u w:val="single"/>
        </w:rPr>
      </w:pPr>
      <w:r w:rsidRPr="00FE1278">
        <w:rPr>
          <w:rFonts w:ascii="Arial" w:hAnsi="Arial" w:cs="Arial"/>
          <w:b/>
          <w:szCs w:val="24"/>
          <w:u w:val="single"/>
        </w:rPr>
        <w:lastRenderedPageBreak/>
        <w:t>Actividad Registrar</w:t>
      </w:r>
    </w:p>
    <w:p w14:paraId="54DF9C70" w14:textId="77777777" w:rsidR="009632CD" w:rsidRPr="00FE1278" w:rsidRDefault="009632CD" w:rsidP="00F436E3">
      <w:pPr>
        <w:pStyle w:val="punteoextse"/>
        <w:numPr>
          <w:ilvl w:val="0"/>
          <w:numId w:val="0"/>
        </w:numPr>
        <w:spacing w:line="240" w:lineRule="auto"/>
        <w:rPr>
          <w:rFonts w:ascii="Arial" w:hAnsi="Arial" w:cs="Arial"/>
          <w:b/>
          <w:szCs w:val="24"/>
          <w:u w:val="single"/>
        </w:rPr>
      </w:pPr>
    </w:p>
    <w:p w14:paraId="21814B15" w14:textId="77777777" w:rsidR="009632CD" w:rsidRPr="00FE1278" w:rsidRDefault="009632CD" w:rsidP="00F436E3">
      <w:pPr>
        <w:pStyle w:val="punteoextse"/>
        <w:numPr>
          <w:ilvl w:val="0"/>
          <w:numId w:val="0"/>
        </w:numPr>
        <w:spacing w:line="240" w:lineRule="auto"/>
        <w:rPr>
          <w:rFonts w:ascii="Arial" w:hAnsi="Arial" w:cs="Arial"/>
          <w:szCs w:val="24"/>
        </w:rPr>
      </w:pPr>
      <w:r w:rsidRPr="00FE1278">
        <w:rPr>
          <w:rFonts w:ascii="Arial" w:hAnsi="Arial" w:cs="Arial"/>
          <w:b/>
          <w:i/>
          <w:szCs w:val="24"/>
          <w:u w:val="single"/>
        </w:rPr>
        <w:t xml:space="preserve">Lista de chequeo se encuentra incompleta o con observaciones. </w:t>
      </w:r>
      <w:r w:rsidRPr="00FE1278">
        <w:rPr>
          <w:rFonts w:ascii="Arial" w:hAnsi="Arial" w:cs="Arial"/>
          <w:szCs w:val="24"/>
        </w:rPr>
        <w:t>El Coordinador de Gestión de mantenimiento debe comunicarse con Ingeniero de Servicio y preguntar si el mantenimiento puede ser registrado como terminado en Calendario de mantenimiento (CM).</w:t>
      </w:r>
    </w:p>
    <w:p w14:paraId="782A28A9" w14:textId="77777777" w:rsidR="009632CD" w:rsidRPr="00FE1278" w:rsidRDefault="009632CD" w:rsidP="00F436E3">
      <w:pPr>
        <w:pStyle w:val="punteoextse"/>
        <w:numPr>
          <w:ilvl w:val="0"/>
          <w:numId w:val="0"/>
        </w:numPr>
        <w:spacing w:line="240" w:lineRule="auto"/>
        <w:rPr>
          <w:rFonts w:ascii="Arial" w:hAnsi="Arial" w:cs="Arial"/>
          <w:szCs w:val="24"/>
        </w:rPr>
      </w:pPr>
    </w:p>
    <w:p w14:paraId="0466D8E7" w14:textId="77777777" w:rsidR="009632CD" w:rsidRPr="00FE1278" w:rsidRDefault="009632CD" w:rsidP="00F85DA8">
      <w:pPr>
        <w:pStyle w:val="punteoextse"/>
        <w:numPr>
          <w:ilvl w:val="0"/>
          <w:numId w:val="14"/>
        </w:numPr>
        <w:spacing w:line="240" w:lineRule="auto"/>
        <w:ind w:hanging="357"/>
        <w:rPr>
          <w:rFonts w:ascii="Arial" w:hAnsi="Arial" w:cs="Arial"/>
          <w:b/>
          <w:bCs/>
          <w:szCs w:val="24"/>
          <w:u w:val="single"/>
          <w:lang w:val="es-CL"/>
        </w:rPr>
      </w:pPr>
      <w:r w:rsidRPr="00FE1278">
        <w:rPr>
          <w:rFonts w:ascii="Arial" w:hAnsi="Arial" w:cs="Arial"/>
          <w:b/>
          <w:bCs/>
          <w:szCs w:val="24"/>
          <w:u w:val="single"/>
          <w:lang w:val="es-CL"/>
        </w:rPr>
        <w:t>Actividad Actualizar planilla</w:t>
      </w:r>
    </w:p>
    <w:p w14:paraId="789BD2FB" w14:textId="77777777" w:rsidR="009632CD" w:rsidRPr="00FE1278" w:rsidRDefault="009632CD" w:rsidP="00F436E3">
      <w:pPr>
        <w:pStyle w:val="punteoextse"/>
        <w:numPr>
          <w:ilvl w:val="0"/>
          <w:numId w:val="0"/>
        </w:numPr>
        <w:spacing w:line="240" w:lineRule="auto"/>
        <w:ind w:left="720"/>
        <w:rPr>
          <w:rFonts w:ascii="Arial" w:hAnsi="Arial" w:cs="Arial"/>
          <w:b/>
          <w:bCs/>
          <w:szCs w:val="24"/>
          <w:u w:val="single"/>
          <w:lang w:val="es-CL"/>
        </w:rPr>
      </w:pPr>
    </w:p>
    <w:p w14:paraId="0CF9E8D0" w14:textId="77777777" w:rsidR="009632CD" w:rsidRPr="00FE1278" w:rsidRDefault="009632CD" w:rsidP="00F436E3">
      <w:pPr>
        <w:pStyle w:val="punteoextse"/>
        <w:numPr>
          <w:ilvl w:val="0"/>
          <w:numId w:val="0"/>
        </w:numPr>
        <w:tabs>
          <w:tab w:val="clear" w:pos="1"/>
          <w:tab w:val="clear" w:pos="360"/>
          <w:tab w:val="left" w:pos="0"/>
        </w:tabs>
        <w:spacing w:after="120" w:line="240" w:lineRule="auto"/>
        <w:ind w:firstLine="4"/>
        <w:rPr>
          <w:rFonts w:ascii="Arial" w:hAnsi="Arial" w:cs="Arial"/>
          <w:b/>
          <w:bCs/>
          <w:szCs w:val="24"/>
          <w:u w:val="single"/>
          <w:lang w:val="es-CL"/>
        </w:rPr>
      </w:pPr>
      <w:r w:rsidRPr="00FE1278">
        <w:rPr>
          <w:rFonts w:ascii="Arial" w:hAnsi="Arial" w:cs="Arial"/>
          <w:b/>
          <w:bCs/>
          <w:szCs w:val="24"/>
          <w:u w:val="single"/>
          <w:lang w:val="es-CL"/>
        </w:rPr>
        <w:t xml:space="preserve"> El Técnico de mantenimiento informa que Lista de chequeo tiene observaciones técnicas pendientes.</w:t>
      </w:r>
      <w:r w:rsidRPr="00FE1278">
        <w:rPr>
          <w:rFonts w:ascii="Arial" w:hAnsi="Arial" w:cs="Arial"/>
          <w:bCs/>
          <w:szCs w:val="24"/>
          <w:lang w:val="es-CL"/>
        </w:rPr>
        <w:t xml:space="preserve"> El Coordinador de mantenimiento deberá actualizar en Planilla de requerimientos técnicos que el correlativo de la asistencia técnica se encuentra terminado y el Ingeniero de Servicio según sea necesario, realizará solicitud de asistencia técnica para observaciones pendientes.</w:t>
      </w:r>
    </w:p>
    <w:p w14:paraId="6A653054" w14:textId="77777777" w:rsidR="009632CD" w:rsidRPr="00FE1278" w:rsidRDefault="009632CD" w:rsidP="00F436E3">
      <w:pPr>
        <w:pStyle w:val="punteoextse"/>
        <w:numPr>
          <w:ilvl w:val="0"/>
          <w:numId w:val="0"/>
        </w:numPr>
        <w:spacing w:line="240" w:lineRule="auto"/>
        <w:rPr>
          <w:rFonts w:ascii="Arial" w:hAnsi="Arial" w:cs="Arial"/>
          <w:szCs w:val="24"/>
          <w:lang w:val="es-CL"/>
        </w:rPr>
      </w:pPr>
    </w:p>
    <w:p w14:paraId="46FBEC45" w14:textId="77777777" w:rsidR="009632CD" w:rsidRPr="00FE1278" w:rsidRDefault="009632CD" w:rsidP="00F85DA8">
      <w:pPr>
        <w:pStyle w:val="punteoextse"/>
        <w:numPr>
          <w:ilvl w:val="0"/>
          <w:numId w:val="14"/>
        </w:numPr>
        <w:spacing w:line="240" w:lineRule="auto"/>
        <w:rPr>
          <w:rFonts w:ascii="Arial" w:hAnsi="Arial" w:cs="Arial"/>
          <w:b/>
          <w:szCs w:val="24"/>
          <w:u w:val="single"/>
        </w:rPr>
      </w:pPr>
      <w:r w:rsidRPr="00FE1278">
        <w:rPr>
          <w:rFonts w:ascii="Arial" w:hAnsi="Arial" w:cs="Arial"/>
          <w:b/>
          <w:szCs w:val="24"/>
          <w:u w:val="single"/>
        </w:rPr>
        <w:t>Actividad Documentar</w:t>
      </w:r>
    </w:p>
    <w:p w14:paraId="49A3E02B" w14:textId="77777777" w:rsidR="009632CD" w:rsidRPr="00FE1278" w:rsidRDefault="009632CD" w:rsidP="00F436E3">
      <w:pPr>
        <w:pStyle w:val="punteoextse"/>
        <w:numPr>
          <w:ilvl w:val="0"/>
          <w:numId w:val="0"/>
        </w:numPr>
        <w:tabs>
          <w:tab w:val="clear" w:pos="726"/>
        </w:tabs>
        <w:spacing w:line="240" w:lineRule="auto"/>
        <w:rPr>
          <w:rFonts w:ascii="Arial" w:hAnsi="Arial" w:cs="Arial"/>
          <w:b/>
          <w:szCs w:val="24"/>
          <w:u w:val="single"/>
        </w:rPr>
      </w:pPr>
    </w:p>
    <w:p w14:paraId="2EDBA7F1" w14:textId="77777777" w:rsidR="009632CD" w:rsidRPr="00FE1278" w:rsidRDefault="009632CD" w:rsidP="00F436E3">
      <w:pPr>
        <w:pStyle w:val="punteoextse"/>
        <w:numPr>
          <w:ilvl w:val="0"/>
          <w:numId w:val="0"/>
        </w:numPr>
        <w:tabs>
          <w:tab w:val="clear" w:pos="726"/>
        </w:tabs>
        <w:spacing w:line="240" w:lineRule="auto"/>
        <w:rPr>
          <w:rFonts w:ascii="Arial" w:hAnsi="Arial" w:cs="Arial"/>
          <w:szCs w:val="24"/>
        </w:rPr>
      </w:pPr>
      <w:r w:rsidRPr="00FE1278">
        <w:rPr>
          <w:rFonts w:ascii="Arial" w:hAnsi="Arial" w:cs="Arial"/>
          <w:b/>
          <w:szCs w:val="24"/>
          <w:u w:val="single"/>
        </w:rPr>
        <w:t>Lista de chequeo se encuentra con observaciones técnicas.</w:t>
      </w:r>
      <w:r w:rsidRPr="00FE1278">
        <w:rPr>
          <w:rFonts w:ascii="Arial" w:hAnsi="Arial" w:cs="Arial"/>
          <w:szCs w:val="24"/>
        </w:rPr>
        <w:t xml:space="preserve"> El Ingeniero de Servicio debe analizar las observaciones técnicas y saldar dichas observaciones. Para el caso de necesitar compra de repuesto y/o accesorios se debe considerar realizar </w:t>
      </w:r>
      <w:r w:rsidRPr="00FE1278">
        <w:rPr>
          <w:rFonts w:ascii="Arial" w:hAnsi="Arial" w:cs="Arial"/>
          <w:i/>
          <w:szCs w:val="24"/>
        </w:rPr>
        <w:t>Procedimiento de mantenimiento correctivo Etapa 2 y 3</w:t>
      </w:r>
      <w:r w:rsidRPr="00FE1278">
        <w:rPr>
          <w:rFonts w:ascii="Arial" w:hAnsi="Arial" w:cs="Arial"/>
          <w:szCs w:val="24"/>
        </w:rPr>
        <w:t>.</w:t>
      </w:r>
    </w:p>
    <w:p w14:paraId="3BC6859E" w14:textId="77777777" w:rsidR="009632CD" w:rsidRPr="00FE1278" w:rsidRDefault="009632CD" w:rsidP="00F436E3">
      <w:pPr>
        <w:pStyle w:val="punteoextse"/>
        <w:numPr>
          <w:ilvl w:val="0"/>
          <w:numId w:val="0"/>
        </w:numPr>
        <w:tabs>
          <w:tab w:val="clear" w:pos="726"/>
        </w:tabs>
        <w:spacing w:line="240" w:lineRule="auto"/>
        <w:rPr>
          <w:rFonts w:ascii="Arial" w:hAnsi="Arial" w:cs="Arial"/>
          <w:szCs w:val="24"/>
        </w:rPr>
      </w:pPr>
      <w:r w:rsidRPr="00FE1278">
        <w:rPr>
          <w:rFonts w:ascii="Arial" w:hAnsi="Arial" w:cs="Arial"/>
          <w:szCs w:val="24"/>
        </w:rPr>
        <w:t xml:space="preserve"> Estas observaciones al estar saldadas deben ser archivadas adjuntas al mantenimiento preventivo.</w:t>
      </w:r>
    </w:p>
    <w:p w14:paraId="4A00D9A9" w14:textId="77777777" w:rsidR="009632CD" w:rsidRPr="00FE1278" w:rsidRDefault="009632CD" w:rsidP="00F436E3">
      <w:pPr>
        <w:pStyle w:val="punteoextse"/>
        <w:numPr>
          <w:ilvl w:val="0"/>
          <w:numId w:val="0"/>
        </w:numPr>
        <w:spacing w:line="240" w:lineRule="auto"/>
        <w:ind w:left="361" w:hanging="360"/>
        <w:rPr>
          <w:rFonts w:ascii="Arial" w:hAnsi="Arial" w:cs="Arial"/>
          <w:b/>
          <w:szCs w:val="24"/>
          <w:u w:val="single"/>
        </w:rPr>
      </w:pPr>
    </w:p>
    <w:p w14:paraId="1DAB0B61" w14:textId="77777777" w:rsidR="009632CD" w:rsidRPr="00FE1278" w:rsidRDefault="009632CD" w:rsidP="00F436E3">
      <w:pPr>
        <w:spacing w:line="240" w:lineRule="auto"/>
        <w:contextualSpacing/>
        <w:jc w:val="both"/>
        <w:rPr>
          <w:rFonts w:ascii="Arial" w:hAnsi="Arial" w:cs="Arial"/>
          <w:sz w:val="24"/>
          <w:szCs w:val="24"/>
        </w:rPr>
      </w:pPr>
    </w:p>
    <w:p w14:paraId="45E039B1" w14:textId="77777777" w:rsidR="009632CD" w:rsidRPr="00FE1278" w:rsidRDefault="009632CD" w:rsidP="00E34A85">
      <w:pPr>
        <w:pStyle w:val="Ttulo2"/>
        <w:numPr>
          <w:ilvl w:val="2"/>
          <w:numId w:val="3"/>
        </w:numPr>
        <w:spacing w:line="240" w:lineRule="auto"/>
        <w:ind w:left="504"/>
        <w:rPr>
          <w:rFonts w:ascii="Arial" w:eastAsia="Times New Roman" w:hAnsi="Arial" w:cs="Arial"/>
          <w:b/>
          <w:sz w:val="24"/>
          <w:szCs w:val="24"/>
          <w:lang w:val="es-ES_tradnl" w:eastAsia="es-ES_tradnl"/>
        </w:rPr>
      </w:pPr>
      <w:r w:rsidRPr="00E34A85">
        <w:rPr>
          <w:rFonts w:ascii="Arial" w:hAnsi="Arial" w:cs="Arial"/>
          <w:b/>
          <w:color w:val="000000" w:themeColor="text1"/>
          <w:sz w:val="24"/>
          <w:szCs w:val="24"/>
        </w:rPr>
        <w:t xml:space="preserve">ANEXO </w:t>
      </w:r>
      <w:r w:rsidR="000D5B43">
        <w:rPr>
          <w:rFonts w:ascii="Arial" w:hAnsi="Arial" w:cs="Arial"/>
          <w:b/>
          <w:color w:val="000000" w:themeColor="text1"/>
          <w:sz w:val="24"/>
          <w:szCs w:val="24"/>
        </w:rPr>
        <w:t>4</w:t>
      </w:r>
    </w:p>
    <w:p w14:paraId="461210A5"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p>
    <w:p w14:paraId="3E155F83"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r w:rsidRPr="00FE1278">
        <w:rPr>
          <w:rFonts w:ascii="Arial" w:eastAsia="Times New Roman" w:hAnsi="Arial" w:cs="Arial"/>
          <w:b/>
          <w:sz w:val="24"/>
          <w:szCs w:val="24"/>
          <w:u w:val="single"/>
          <w:lang w:val="es-ES_tradnl" w:eastAsia="es-ES_tradnl"/>
        </w:rPr>
        <w:t xml:space="preserve">ETAPA 1: DETECTAR FALLA </w:t>
      </w:r>
    </w:p>
    <w:p w14:paraId="54FDE8B3"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2BD4F924" w14:textId="77777777" w:rsidR="009632CD" w:rsidRPr="00FE1278" w:rsidRDefault="009632CD" w:rsidP="00F436E3">
      <w:pPr>
        <w:tabs>
          <w:tab w:val="left" w:pos="0"/>
          <w:tab w:val="left" w:pos="284"/>
          <w:tab w:val="left" w:pos="426"/>
        </w:tabs>
        <w:spacing w:after="0" w:line="240" w:lineRule="auto"/>
        <w:contextualSpacing/>
        <w:jc w:val="both"/>
        <w:rPr>
          <w:rFonts w:ascii="Arial" w:eastAsia="Times New Roman" w:hAnsi="Arial" w:cs="Arial"/>
          <w:b/>
          <w:sz w:val="24"/>
          <w:szCs w:val="24"/>
          <w:lang w:val="es-CL" w:eastAsia="es-ES"/>
        </w:rPr>
      </w:pPr>
      <w:r w:rsidRPr="00FE1278">
        <w:rPr>
          <w:rFonts w:ascii="Arial" w:eastAsia="Times New Roman" w:hAnsi="Arial" w:cs="Arial"/>
          <w:b/>
          <w:kern w:val="28"/>
          <w:sz w:val="24"/>
          <w:szCs w:val="24"/>
          <w:lang w:val="es-CL" w:eastAsia="es-ES_tradnl"/>
        </w:rPr>
        <w:t xml:space="preserve">1. </w:t>
      </w:r>
      <w:r w:rsidRPr="00FE1278">
        <w:rPr>
          <w:rFonts w:ascii="Arial" w:eastAsia="Times New Roman" w:hAnsi="Arial" w:cs="Arial"/>
          <w:b/>
          <w:sz w:val="24"/>
          <w:szCs w:val="24"/>
          <w:lang w:val="es-CL" w:eastAsia="es-ES"/>
        </w:rPr>
        <w:t>DESARROLLO</w:t>
      </w:r>
    </w:p>
    <w:p w14:paraId="246692F3"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before="240" w:after="12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1.1 MODELOS VISUALES</w:t>
      </w:r>
    </w:p>
    <w:p w14:paraId="0E2048F3"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Ubicación en el mapa de procesos: Etapa número 1 del proceso de Realizar mantenimiento correctivo.</w:t>
      </w:r>
    </w:p>
    <w:p w14:paraId="079B4F7F" w14:textId="77777777" w:rsidR="009632CD" w:rsidRPr="00FE1278" w:rsidRDefault="00673CAF" w:rsidP="00673CAF">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center"/>
        <w:textAlignment w:val="baseline"/>
        <w:rPr>
          <w:rFonts w:ascii="Arial" w:eastAsia="Times New Roman" w:hAnsi="Arial" w:cs="Arial"/>
          <w:sz w:val="24"/>
          <w:szCs w:val="24"/>
          <w:lang w:val="es-CL" w:eastAsia="es-ES_tradnl"/>
        </w:rPr>
      </w:pPr>
      <w:r>
        <w:rPr>
          <w:rFonts w:ascii="Arial" w:eastAsia="Times New Roman" w:hAnsi="Arial" w:cs="Arial"/>
          <w:noProof/>
          <w:sz w:val="24"/>
          <w:szCs w:val="24"/>
          <w:lang w:val="es-CL" w:eastAsia="es-ES_tradnl"/>
        </w:rPr>
        <w:lastRenderedPageBreak/>
        <w:drawing>
          <wp:inline distT="0" distB="0" distL="0" distR="0" wp14:anchorId="7A1E5DE1" wp14:editId="7A048608">
            <wp:extent cx="4590415" cy="2238375"/>
            <wp:effectExtent l="0" t="0" r="635"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90415" cy="2238375"/>
                    </a:xfrm>
                    <a:prstGeom prst="rect">
                      <a:avLst/>
                    </a:prstGeom>
                    <a:noFill/>
                  </pic:spPr>
                </pic:pic>
              </a:graphicData>
            </a:graphic>
          </wp:inline>
        </w:drawing>
      </w:r>
    </w:p>
    <w:p w14:paraId="6C457DF8"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40FE9432"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sz w:val="24"/>
          <w:szCs w:val="24"/>
          <w:lang w:val="es-CL" w:eastAsia="es-ES_tradnl"/>
        </w:rPr>
        <w:t>Flujograma de información con sus listas de tareas</w:t>
      </w:r>
    </w:p>
    <w:p w14:paraId="01881ACF"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5D79261A" w14:textId="77777777" w:rsidR="009632CD" w:rsidRPr="00FE1278" w:rsidRDefault="00673CAF" w:rsidP="00673CAF">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center"/>
        <w:textAlignment w:val="baseline"/>
        <w:rPr>
          <w:rFonts w:ascii="Arial" w:eastAsia="Times New Roman" w:hAnsi="Arial" w:cs="Arial"/>
          <w:sz w:val="24"/>
          <w:szCs w:val="24"/>
          <w:lang w:val="es-CL" w:eastAsia="es-ES_tradnl"/>
        </w:rPr>
      </w:pPr>
      <w:r>
        <w:rPr>
          <w:rFonts w:ascii="Arial" w:eastAsia="Times New Roman" w:hAnsi="Arial" w:cs="Arial"/>
          <w:noProof/>
          <w:sz w:val="24"/>
          <w:szCs w:val="24"/>
          <w:lang w:val="es-CL" w:eastAsia="es-ES_tradnl"/>
        </w:rPr>
        <w:drawing>
          <wp:inline distT="0" distB="0" distL="0" distR="0" wp14:anchorId="1A96E682" wp14:editId="2A15B79C">
            <wp:extent cx="5238115" cy="3209290"/>
            <wp:effectExtent l="0" t="0" r="63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38115" cy="3209290"/>
                    </a:xfrm>
                    <a:prstGeom prst="rect">
                      <a:avLst/>
                    </a:prstGeom>
                    <a:noFill/>
                  </pic:spPr>
                </pic:pic>
              </a:graphicData>
            </a:graphic>
          </wp:inline>
        </w:drawing>
      </w:r>
    </w:p>
    <w:p w14:paraId="0BB7A86A" w14:textId="77777777" w:rsidR="009632CD"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1FC497D7" w14:textId="77777777" w:rsidR="00673CAF" w:rsidRDefault="00673CAF"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r>
        <w:rPr>
          <w:rFonts w:ascii="Arial" w:eastAsia="Times New Roman" w:hAnsi="Arial" w:cs="Arial"/>
          <w:b/>
          <w:noProof/>
          <w:sz w:val="24"/>
          <w:szCs w:val="24"/>
          <w:lang w:val="es-ES_tradnl" w:eastAsia="es-ES_tradnl"/>
        </w:rPr>
        <w:lastRenderedPageBreak/>
        <w:drawing>
          <wp:inline distT="0" distB="0" distL="0" distR="0" wp14:anchorId="1E319FDC" wp14:editId="70CE79A2">
            <wp:extent cx="5219065" cy="1876425"/>
            <wp:effectExtent l="0" t="0" r="635"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19065" cy="1876425"/>
                    </a:xfrm>
                    <a:prstGeom prst="rect">
                      <a:avLst/>
                    </a:prstGeom>
                    <a:noFill/>
                  </pic:spPr>
                </pic:pic>
              </a:graphicData>
            </a:graphic>
          </wp:inline>
        </w:drawing>
      </w:r>
    </w:p>
    <w:p w14:paraId="5401E8D3" w14:textId="77777777" w:rsidR="00673CAF" w:rsidRPr="00FE1278" w:rsidRDefault="00673CAF"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684DB8B2"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1.2 INFORMACIÓN GENERAL</w:t>
      </w:r>
    </w:p>
    <w:p w14:paraId="08B380E6"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97"/>
        <w:gridCol w:w="5931"/>
      </w:tblGrid>
      <w:tr w:rsidR="009632CD" w:rsidRPr="00FE1278" w14:paraId="7DA9A930" w14:textId="77777777" w:rsidTr="00673CAF">
        <w:trPr>
          <w:trHeight w:val="243"/>
        </w:trPr>
        <w:tc>
          <w:tcPr>
            <w:tcW w:w="1641" w:type="pct"/>
          </w:tcPr>
          <w:p w14:paraId="6964B12C"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i/>
                <w:sz w:val="24"/>
                <w:szCs w:val="24"/>
                <w:lang w:val="es-ES_tradnl" w:eastAsia="es-ES_tradnl"/>
              </w:rPr>
              <w:t>Evento activador</w:t>
            </w:r>
          </w:p>
        </w:tc>
        <w:tc>
          <w:tcPr>
            <w:tcW w:w="3359" w:type="pct"/>
          </w:tcPr>
          <w:p w14:paraId="56EDD8F9"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ES_tradnl" w:eastAsia="es-ES_tradnl"/>
              </w:rPr>
              <w:t xml:space="preserve">Solicitud de asistencia técnica </w:t>
            </w:r>
          </w:p>
        </w:tc>
      </w:tr>
      <w:tr w:rsidR="009632CD" w:rsidRPr="00FE1278" w14:paraId="555F598E" w14:textId="77777777" w:rsidTr="00673CAF">
        <w:trPr>
          <w:trHeight w:val="277"/>
        </w:trPr>
        <w:tc>
          <w:tcPr>
            <w:tcW w:w="1641" w:type="pct"/>
          </w:tcPr>
          <w:p w14:paraId="70CC836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i/>
                <w:sz w:val="24"/>
                <w:szCs w:val="24"/>
                <w:lang w:val="es-ES_tradnl" w:eastAsia="es-ES_tradnl"/>
              </w:rPr>
              <w:t>Objetivo</w:t>
            </w:r>
          </w:p>
        </w:tc>
        <w:tc>
          <w:tcPr>
            <w:tcW w:w="3359" w:type="pct"/>
          </w:tcPr>
          <w:p w14:paraId="70D924A2"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Determinar falla de equipo médico.</w:t>
            </w:r>
          </w:p>
        </w:tc>
      </w:tr>
      <w:tr w:rsidR="009632CD" w:rsidRPr="00FE1278" w14:paraId="610718B5" w14:textId="77777777" w:rsidTr="00673CAF">
        <w:trPr>
          <w:trHeight w:val="286"/>
        </w:trPr>
        <w:tc>
          <w:tcPr>
            <w:tcW w:w="1641" w:type="pct"/>
          </w:tcPr>
          <w:p w14:paraId="45FB7C6B"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i/>
                <w:sz w:val="24"/>
                <w:szCs w:val="24"/>
                <w:lang w:val="es-ES_tradnl" w:eastAsia="es-ES_tradnl"/>
              </w:rPr>
              <w:t>Dueño</w:t>
            </w:r>
          </w:p>
        </w:tc>
        <w:tc>
          <w:tcPr>
            <w:tcW w:w="3359" w:type="pct"/>
          </w:tcPr>
          <w:p w14:paraId="5BE0FAEC"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Jefe de Sub-Departamento de Ingeniería Biomédica.</w:t>
            </w:r>
          </w:p>
        </w:tc>
      </w:tr>
    </w:tbl>
    <w:p w14:paraId="684BC3F3" w14:textId="77777777" w:rsidR="009632CD" w:rsidRPr="00FE1278" w:rsidRDefault="009632CD" w:rsidP="00F436E3">
      <w:pPr>
        <w:tabs>
          <w:tab w:val="left" w:pos="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kern w:val="28"/>
          <w:sz w:val="24"/>
          <w:szCs w:val="24"/>
          <w:lang w:val="es-CL" w:eastAsia="es-ES_tradnl"/>
        </w:rPr>
      </w:pPr>
    </w:p>
    <w:p w14:paraId="3DA92635"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1.3 DESCRIPCIÓN DEL FLUJO</w:t>
      </w:r>
    </w:p>
    <w:p w14:paraId="1D2B8C6F"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60"/>
        <w:gridCol w:w="1550"/>
        <w:gridCol w:w="5818"/>
      </w:tblGrid>
      <w:tr w:rsidR="009632CD" w:rsidRPr="00FE1278" w14:paraId="0A56C5EF" w14:textId="77777777" w:rsidTr="00673CAF">
        <w:trPr>
          <w:trHeight w:val="337"/>
          <w:jc w:val="center"/>
        </w:trPr>
        <w:tc>
          <w:tcPr>
            <w:tcW w:w="827" w:type="pct"/>
          </w:tcPr>
          <w:p w14:paraId="2AB7354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Actividad</w:t>
            </w:r>
          </w:p>
        </w:tc>
        <w:tc>
          <w:tcPr>
            <w:tcW w:w="878" w:type="pct"/>
          </w:tcPr>
          <w:p w14:paraId="51829132"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Rol</w:t>
            </w:r>
          </w:p>
        </w:tc>
        <w:tc>
          <w:tcPr>
            <w:tcW w:w="3295" w:type="pct"/>
          </w:tcPr>
          <w:p w14:paraId="190906CE"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Tareas</w:t>
            </w:r>
          </w:p>
        </w:tc>
      </w:tr>
      <w:tr w:rsidR="009632CD" w:rsidRPr="00FE1278" w14:paraId="2B5BF57E" w14:textId="77777777" w:rsidTr="00673CAF">
        <w:trPr>
          <w:trHeight w:val="338"/>
          <w:jc w:val="center"/>
        </w:trPr>
        <w:tc>
          <w:tcPr>
            <w:tcW w:w="827" w:type="pct"/>
          </w:tcPr>
          <w:p w14:paraId="3DF42509"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5A3DA17C"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Asignar requerimiento</w:t>
            </w:r>
          </w:p>
        </w:tc>
        <w:tc>
          <w:tcPr>
            <w:tcW w:w="878" w:type="pct"/>
          </w:tcPr>
          <w:p w14:paraId="0968FC6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1BA698B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Coordinador de Laboratorio de equipos medicos</w:t>
            </w:r>
          </w:p>
        </w:tc>
        <w:tc>
          <w:tcPr>
            <w:tcW w:w="3295" w:type="pct"/>
          </w:tcPr>
          <w:p w14:paraId="613C590C"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1"/>
              <w:jc w:val="both"/>
              <w:textAlignment w:val="baseline"/>
              <w:rPr>
                <w:rFonts w:ascii="Arial" w:eastAsia="Times New Roman" w:hAnsi="Arial" w:cs="Arial"/>
                <w:sz w:val="24"/>
                <w:szCs w:val="24"/>
                <w:lang w:val="es-CL" w:eastAsia="es-ES_tradnl"/>
              </w:rPr>
            </w:pPr>
          </w:p>
          <w:p w14:paraId="63311BA4" w14:textId="77777777" w:rsidR="009632CD" w:rsidRPr="00FE1278" w:rsidRDefault="009632CD" w:rsidP="00F85DA8">
            <w:pPr>
              <w:numPr>
                <w:ilvl w:val="0"/>
                <w:numId w:val="11"/>
              </w:numPr>
              <w:tabs>
                <w:tab w:val="clear" w:pos="361"/>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Verificar agenda de técnicos de mantenimiento y asignar correlativo en Planilla de requerimiento de asistencia técnica.</w:t>
            </w:r>
          </w:p>
          <w:p w14:paraId="6DFE4D33" w14:textId="77777777" w:rsidR="009632CD" w:rsidRPr="00FE1278" w:rsidRDefault="009632CD" w:rsidP="00F85DA8">
            <w:pPr>
              <w:numPr>
                <w:ilvl w:val="0"/>
                <w:numId w:val="11"/>
              </w:numPr>
              <w:tabs>
                <w:tab w:val="clear" w:pos="361"/>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Adjudicar correlativo de asistencia técnica a Técnico de mantenimiento e informar vía email el reporte de usuario, contacto de Servicio clínico o de apoyo, funcionario asignado y número de correlativo de requerimiento de asistencia técnica a:  </w:t>
            </w:r>
          </w:p>
          <w:p w14:paraId="4FE48993" w14:textId="77777777" w:rsidR="009632CD" w:rsidRPr="00FE1278" w:rsidRDefault="009632CD" w:rsidP="00F85DA8">
            <w:pPr>
              <w:numPr>
                <w:ilvl w:val="0"/>
                <w:numId w:val="53"/>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Técnico de mantenimiento asignado.</w:t>
            </w:r>
          </w:p>
          <w:p w14:paraId="0D7EA38C" w14:textId="77777777" w:rsidR="009632CD" w:rsidRPr="00FE1278" w:rsidRDefault="009632CD" w:rsidP="00F85DA8">
            <w:pPr>
              <w:numPr>
                <w:ilvl w:val="0"/>
                <w:numId w:val="53"/>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Ingeniero de servicio.</w:t>
            </w:r>
          </w:p>
          <w:p w14:paraId="4E54EEDA" w14:textId="77777777" w:rsidR="009632CD" w:rsidRPr="00FE1278" w:rsidRDefault="009632CD" w:rsidP="00F85DA8">
            <w:pPr>
              <w:numPr>
                <w:ilvl w:val="0"/>
                <w:numId w:val="53"/>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Supervisor/Coordinador de Servicio clínico o de apoyo.</w:t>
            </w:r>
          </w:p>
        </w:tc>
      </w:tr>
      <w:tr w:rsidR="009632CD" w:rsidRPr="00FE1278" w14:paraId="292C0CF1" w14:textId="77777777" w:rsidTr="00673CAF">
        <w:trPr>
          <w:trHeight w:val="4158"/>
          <w:jc w:val="center"/>
        </w:trPr>
        <w:tc>
          <w:tcPr>
            <w:tcW w:w="827" w:type="pct"/>
          </w:tcPr>
          <w:p w14:paraId="01E5A384"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p>
          <w:p w14:paraId="61BEB008"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Realizar asistencia</w:t>
            </w:r>
          </w:p>
        </w:tc>
        <w:tc>
          <w:tcPr>
            <w:tcW w:w="878" w:type="pct"/>
          </w:tcPr>
          <w:p w14:paraId="6B73FBC5"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5B8EB5BE"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Técnico de mantenimiento</w:t>
            </w:r>
          </w:p>
        </w:tc>
        <w:tc>
          <w:tcPr>
            <w:tcW w:w="3295" w:type="pct"/>
          </w:tcPr>
          <w:p w14:paraId="0CDF198F" w14:textId="77777777" w:rsidR="009632CD" w:rsidRPr="00FE1278" w:rsidRDefault="009632CD" w:rsidP="00F436E3">
            <w:pPr>
              <w:tabs>
                <w:tab w:val="left" w:pos="1"/>
                <w:tab w:val="left" w:pos="31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eastAsia="Times New Roman" w:hAnsi="Arial" w:cs="Arial"/>
                <w:sz w:val="24"/>
                <w:szCs w:val="24"/>
                <w:lang w:val="es-CL" w:eastAsia="es-ES_tradnl"/>
              </w:rPr>
            </w:pPr>
          </w:p>
          <w:p w14:paraId="65E44D20" w14:textId="77777777" w:rsidR="009632CD" w:rsidRPr="00FE1278" w:rsidRDefault="009632CD" w:rsidP="00F85DA8">
            <w:pPr>
              <w:numPr>
                <w:ilvl w:val="0"/>
                <w:numId w:val="12"/>
              </w:numPr>
              <w:tabs>
                <w:tab w:val="left" w:pos="1"/>
                <w:tab w:val="left" w:pos="360"/>
                <w:tab w:val="left" w:pos="45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Verificar falla con el instrumental adecuado según reporte de usuario, si es necesario, revisar el manual técnico y de usuario y etiquetar el equipo como “No operativo, equipo no apto para el uso” si se determina riesgo del paciente.</w:t>
            </w:r>
          </w:p>
          <w:p w14:paraId="026FBE16" w14:textId="77777777" w:rsidR="009632CD" w:rsidRPr="00FE1278" w:rsidRDefault="009632CD" w:rsidP="00F85DA8">
            <w:pPr>
              <w:numPr>
                <w:ilvl w:val="0"/>
                <w:numId w:val="12"/>
              </w:numPr>
              <w:tabs>
                <w:tab w:val="left" w:pos="1"/>
                <w:tab w:val="left" w:pos="360"/>
                <w:tab w:val="left" w:pos="45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Completar Informe de mantenimiento (IM) e identificando si la reparación será realizada por:</w:t>
            </w:r>
          </w:p>
          <w:p w14:paraId="13DC1654" w14:textId="77777777" w:rsidR="009632CD" w:rsidRPr="00FE1278" w:rsidRDefault="009632CD" w:rsidP="00F85DA8">
            <w:pPr>
              <w:numPr>
                <w:ilvl w:val="0"/>
                <w:numId w:val="58"/>
              </w:numPr>
              <w:tabs>
                <w:tab w:val="left" w:pos="1"/>
                <w:tab w:val="left" w:pos="317"/>
                <w:tab w:val="left" w:pos="360"/>
                <w:tab w:val="left" w:pos="726"/>
                <w:tab w:val="left" w:pos="1086"/>
                <w:tab w:val="left" w:pos="1167"/>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i/>
                <w:sz w:val="24"/>
                <w:szCs w:val="24"/>
                <w:lang w:val="es-CL" w:eastAsia="es-ES_tradnl"/>
              </w:rPr>
            </w:pPr>
            <w:r w:rsidRPr="00FE1278">
              <w:rPr>
                <w:rFonts w:ascii="Arial" w:eastAsia="Times New Roman" w:hAnsi="Arial" w:cs="Arial"/>
                <w:sz w:val="24"/>
                <w:szCs w:val="24"/>
                <w:lang w:val="es-CL" w:eastAsia="es-ES_tradnl"/>
              </w:rPr>
              <w:t xml:space="preserve">Laboratorio de equipos medicos: señalar si es necesario la compra de repuestos y/o accesorios o si se encuentran en stock, para este caso pedir autorización a Ingeniero de Servicio (se autoriza a través de la firma en Informe de mantenimiento (IM)) y realizar Etapa 2 </w:t>
            </w:r>
            <w:r w:rsidRPr="00FE1278">
              <w:rPr>
                <w:rFonts w:ascii="Arial" w:eastAsia="Times New Roman" w:hAnsi="Arial" w:cs="Arial"/>
                <w:i/>
                <w:sz w:val="24"/>
                <w:szCs w:val="24"/>
                <w:lang w:val="es-CL" w:eastAsia="es-ES_tradnl"/>
              </w:rPr>
              <w:t>Reparar con apoyo interno con repuestos en stock.</w:t>
            </w:r>
          </w:p>
          <w:p w14:paraId="7D51612B" w14:textId="77777777" w:rsidR="009632CD" w:rsidRPr="00FE1278" w:rsidRDefault="009632CD" w:rsidP="00F85DA8">
            <w:pPr>
              <w:numPr>
                <w:ilvl w:val="0"/>
                <w:numId w:val="54"/>
              </w:numPr>
              <w:tabs>
                <w:tab w:val="left" w:pos="1"/>
                <w:tab w:val="left" w:pos="360"/>
                <w:tab w:val="left" w:pos="459"/>
                <w:tab w:val="left" w:pos="742"/>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Intervención de Servicio técnico externo, deberá explicitar su observación frente a la posible compra de repuestos.</w:t>
            </w:r>
          </w:p>
          <w:p w14:paraId="3609987F" w14:textId="77777777" w:rsidR="009632CD" w:rsidRPr="00FE1278" w:rsidRDefault="009632CD" w:rsidP="00F85DA8">
            <w:pPr>
              <w:numPr>
                <w:ilvl w:val="0"/>
                <w:numId w:val="12"/>
              </w:numPr>
              <w:tabs>
                <w:tab w:val="left" w:pos="1"/>
                <w:tab w:val="left" w:pos="360"/>
                <w:tab w:val="left" w:pos="45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Informar estado funcional del equipo médico a Ingeniero de Servicio correspondiente a través de la entrega de Informe de mantenimiento (IM). </w:t>
            </w:r>
          </w:p>
        </w:tc>
      </w:tr>
      <w:tr w:rsidR="009632CD" w:rsidRPr="00FE1278" w14:paraId="7B4610C9" w14:textId="77777777" w:rsidTr="00673CAF">
        <w:trPr>
          <w:trHeight w:val="1020"/>
          <w:jc w:val="center"/>
        </w:trPr>
        <w:tc>
          <w:tcPr>
            <w:tcW w:w="827" w:type="pct"/>
          </w:tcPr>
          <w:p w14:paraId="19F933FF"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p>
          <w:p w14:paraId="084C8B3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Cs/>
                <w:sz w:val="24"/>
                <w:szCs w:val="24"/>
                <w:lang w:val="es-CL" w:eastAsia="es-ES_tradnl"/>
              </w:rPr>
              <w:t>Evaluar</w:t>
            </w:r>
          </w:p>
        </w:tc>
        <w:tc>
          <w:tcPr>
            <w:tcW w:w="878" w:type="pct"/>
          </w:tcPr>
          <w:p w14:paraId="7B848A33"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26B6B799"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Ingeniero de servicio</w:t>
            </w:r>
          </w:p>
        </w:tc>
        <w:tc>
          <w:tcPr>
            <w:tcW w:w="3295" w:type="pct"/>
          </w:tcPr>
          <w:p w14:paraId="4AAE1FCE" w14:textId="77777777" w:rsidR="009632CD" w:rsidRPr="00FE1278" w:rsidRDefault="009632CD" w:rsidP="00F436E3">
            <w:pPr>
              <w:tabs>
                <w:tab w:val="left" w:pos="1"/>
                <w:tab w:val="left" w:pos="31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eastAsia="Times New Roman" w:hAnsi="Arial" w:cs="Arial"/>
                <w:sz w:val="24"/>
                <w:szCs w:val="24"/>
                <w:lang w:val="es-CL" w:eastAsia="es-ES_tradnl"/>
              </w:rPr>
            </w:pPr>
          </w:p>
          <w:p w14:paraId="1506F6A8" w14:textId="77777777" w:rsidR="009632CD" w:rsidRPr="00FE1278" w:rsidRDefault="009632CD" w:rsidP="00F436E3">
            <w:pPr>
              <w:tabs>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459" w:hanging="426"/>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1. Verificar en Informe de mantenimiento (IM) si el equipo necesita una asistencia mayor:</w:t>
            </w:r>
          </w:p>
          <w:p w14:paraId="4731562F" w14:textId="77777777" w:rsidR="009632CD" w:rsidRPr="00FE1278" w:rsidRDefault="009632CD" w:rsidP="00F85DA8">
            <w:pPr>
              <w:numPr>
                <w:ilvl w:val="0"/>
                <w:numId w:val="55"/>
              </w:numPr>
              <w:tabs>
                <w:tab w:val="left" w:pos="1"/>
                <w:tab w:val="left" w:pos="317"/>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Con apoyo interno: </w:t>
            </w:r>
          </w:p>
          <w:p w14:paraId="4AC42A08" w14:textId="77777777" w:rsidR="009632CD" w:rsidRPr="00FE1278" w:rsidRDefault="009632CD" w:rsidP="00F85DA8">
            <w:pPr>
              <w:numPr>
                <w:ilvl w:val="0"/>
                <w:numId w:val="56"/>
              </w:numPr>
              <w:tabs>
                <w:tab w:val="left" w:pos="1"/>
                <w:tab w:val="left" w:pos="317"/>
                <w:tab w:val="left" w:pos="360"/>
                <w:tab w:val="left" w:pos="726"/>
                <w:tab w:val="left" w:pos="1086"/>
                <w:tab w:val="left" w:pos="1167"/>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i/>
                <w:sz w:val="24"/>
                <w:szCs w:val="24"/>
                <w:lang w:val="es-CL" w:eastAsia="es-ES_tradnl"/>
              </w:rPr>
            </w:pPr>
            <w:r w:rsidRPr="00FE1278">
              <w:rPr>
                <w:rFonts w:ascii="Arial" w:eastAsia="Times New Roman" w:hAnsi="Arial" w:cs="Arial"/>
                <w:sz w:val="24"/>
                <w:szCs w:val="24"/>
                <w:lang w:val="es-CL" w:eastAsia="es-ES_tradnl"/>
              </w:rPr>
              <w:t xml:space="preserve">Con repuestos en stock: Realizar etapa 2, </w:t>
            </w:r>
            <w:r w:rsidRPr="00FE1278">
              <w:rPr>
                <w:rFonts w:ascii="Arial" w:eastAsia="Times New Roman" w:hAnsi="Arial" w:cs="Arial"/>
                <w:i/>
                <w:sz w:val="24"/>
                <w:szCs w:val="24"/>
                <w:lang w:val="es-CL" w:eastAsia="es-ES_tradnl"/>
              </w:rPr>
              <w:t>Reparar con apoyo interno con repuestos en stock.</w:t>
            </w:r>
          </w:p>
          <w:p w14:paraId="628D5064" w14:textId="77777777" w:rsidR="009632CD" w:rsidRPr="00FE1278" w:rsidRDefault="009632CD" w:rsidP="00F85DA8">
            <w:pPr>
              <w:numPr>
                <w:ilvl w:val="0"/>
                <w:numId w:val="56"/>
              </w:numPr>
              <w:tabs>
                <w:tab w:val="left" w:pos="1"/>
                <w:tab w:val="left" w:pos="317"/>
                <w:tab w:val="left" w:pos="360"/>
                <w:tab w:val="left" w:pos="726"/>
                <w:tab w:val="left" w:pos="1086"/>
                <w:tab w:val="left" w:pos="1167"/>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i/>
                <w:sz w:val="24"/>
                <w:szCs w:val="24"/>
                <w:lang w:val="es-CL" w:eastAsia="es-ES_tradnl"/>
              </w:rPr>
            </w:pPr>
            <w:r w:rsidRPr="00FE1278">
              <w:rPr>
                <w:rFonts w:ascii="Arial" w:eastAsia="Times New Roman" w:hAnsi="Arial" w:cs="Arial"/>
                <w:sz w:val="24"/>
                <w:szCs w:val="24"/>
                <w:lang w:val="es-CL" w:eastAsia="es-ES_tradnl"/>
              </w:rPr>
              <w:t xml:space="preserve">Con repuestos sin stock: Realizar etapa 3, </w:t>
            </w:r>
            <w:r w:rsidRPr="00FE1278">
              <w:rPr>
                <w:rFonts w:ascii="Arial" w:eastAsia="Times New Roman" w:hAnsi="Arial" w:cs="Arial"/>
                <w:i/>
                <w:sz w:val="24"/>
                <w:szCs w:val="24"/>
                <w:lang w:val="es-CL" w:eastAsia="es-ES_tradnl"/>
              </w:rPr>
              <w:t>Reparar con apoyo interno con repuestos en stock.</w:t>
            </w:r>
          </w:p>
          <w:p w14:paraId="62520436" w14:textId="77777777" w:rsidR="009632CD" w:rsidRPr="00FE1278" w:rsidRDefault="009632CD" w:rsidP="00F85DA8">
            <w:pPr>
              <w:numPr>
                <w:ilvl w:val="0"/>
                <w:numId w:val="55"/>
              </w:numPr>
              <w:tabs>
                <w:tab w:val="left" w:pos="1"/>
                <w:tab w:val="left" w:pos="317"/>
                <w:tab w:val="left" w:pos="360"/>
                <w:tab w:val="left" w:pos="742"/>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Con apoyo externo: </w:t>
            </w:r>
          </w:p>
          <w:p w14:paraId="7F787D6E" w14:textId="77777777" w:rsidR="009632CD" w:rsidRPr="00FE1278" w:rsidRDefault="009632CD" w:rsidP="00F85DA8">
            <w:pPr>
              <w:numPr>
                <w:ilvl w:val="0"/>
                <w:numId w:val="57"/>
              </w:numPr>
              <w:tabs>
                <w:tab w:val="left" w:pos="1"/>
                <w:tab w:val="left" w:pos="317"/>
                <w:tab w:val="left" w:pos="360"/>
                <w:tab w:val="left" w:pos="742"/>
                <w:tab w:val="left" w:pos="1086"/>
                <w:tab w:val="left" w:pos="1167"/>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Presencial: Para este caso se debe verificar las dimensiones del equipo para solicitar una asistencia presencial y realizar la etapa 4 </w:t>
            </w:r>
            <w:r w:rsidRPr="00FE1278">
              <w:rPr>
                <w:rFonts w:ascii="Arial" w:eastAsia="Times New Roman" w:hAnsi="Arial" w:cs="Arial"/>
                <w:i/>
                <w:sz w:val="24"/>
                <w:szCs w:val="24"/>
                <w:lang w:val="es-CL" w:eastAsia="es-ES_tradnl"/>
              </w:rPr>
              <w:t>Reparar con apoyo externo presencial</w:t>
            </w:r>
          </w:p>
          <w:p w14:paraId="4C70E1CB" w14:textId="77777777" w:rsidR="009632CD" w:rsidRPr="00FE1278" w:rsidRDefault="009632CD" w:rsidP="00F85DA8">
            <w:pPr>
              <w:numPr>
                <w:ilvl w:val="0"/>
                <w:numId w:val="57"/>
              </w:numPr>
              <w:tabs>
                <w:tab w:val="left" w:pos="1"/>
                <w:tab w:val="left" w:pos="317"/>
                <w:tab w:val="left" w:pos="360"/>
                <w:tab w:val="left" w:pos="742"/>
                <w:tab w:val="left" w:pos="1086"/>
                <w:tab w:val="left" w:pos="1167"/>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En dependencia de Servicio técnico externo: Realizar etapa 5 </w:t>
            </w:r>
            <w:r w:rsidRPr="00FE1278">
              <w:rPr>
                <w:rFonts w:ascii="Arial" w:eastAsia="Times New Roman" w:hAnsi="Arial" w:cs="Arial"/>
                <w:i/>
                <w:sz w:val="24"/>
                <w:szCs w:val="24"/>
                <w:lang w:val="es-CL" w:eastAsia="es-ES_tradnl"/>
              </w:rPr>
              <w:t xml:space="preserve">Reparar con apoyo </w:t>
            </w:r>
            <w:r w:rsidRPr="00FE1278">
              <w:rPr>
                <w:rFonts w:ascii="Arial" w:eastAsia="Times New Roman" w:hAnsi="Arial" w:cs="Arial"/>
                <w:i/>
                <w:sz w:val="24"/>
                <w:szCs w:val="24"/>
                <w:lang w:val="es-CL" w:eastAsia="es-ES_tradnl"/>
              </w:rPr>
              <w:lastRenderedPageBreak/>
              <w:t>externo en dependencias del Servicio técnico externo</w:t>
            </w:r>
            <w:r w:rsidRPr="00FE1278">
              <w:rPr>
                <w:rFonts w:ascii="Arial" w:eastAsia="Times New Roman" w:hAnsi="Arial" w:cs="Arial"/>
                <w:sz w:val="24"/>
                <w:szCs w:val="24"/>
                <w:lang w:val="es-CL" w:eastAsia="es-ES_tradnl"/>
              </w:rPr>
              <w:t>.</w:t>
            </w:r>
          </w:p>
          <w:p w14:paraId="2192F3E7" w14:textId="77777777" w:rsidR="009632CD" w:rsidRPr="00FE1278" w:rsidRDefault="009632CD" w:rsidP="00F436E3">
            <w:pPr>
              <w:tabs>
                <w:tab w:val="left" w:pos="317"/>
                <w:tab w:val="left" w:pos="459"/>
                <w:tab w:val="left" w:pos="72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hanging="317"/>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2. Informar a través de correo electrónico sobre la operatividad del equipo médico (precisar la necesidad de accesorios, repuestos o apoyo técnico de Servicio técnico externo) a:</w:t>
            </w:r>
          </w:p>
          <w:p w14:paraId="1DA39F84" w14:textId="77777777" w:rsidR="009632CD" w:rsidRPr="00FE1278" w:rsidRDefault="009632CD" w:rsidP="00F85DA8">
            <w:pPr>
              <w:numPr>
                <w:ilvl w:val="0"/>
                <w:numId w:val="55"/>
              </w:numPr>
              <w:tabs>
                <w:tab w:val="left" w:pos="1"/>
                <w:tab w:val="left" w:pos="317"/>
                <w:tab w:val="left" w:pos="360"/>
                <w:tab w:val="left" w:pos="45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Coordinador de Laboratorio de equipos medicos.</w:t>
            </w:r>
          </w:p>
          <w:p w14:paraId="292B4014" w14:textId="77777777" w:rsidR="009632CD" w:rsidRPr="00FE1278" w:rsidRDefault="009632CD" w:rsidP="00F85DA8">
            <w:pPr>
              <w:numPr>
                <w:ilvl w:val="0"/>
                <w:numId w:val="55"/>
              </w:numPr>
              <w:tabs>
                <w:tab w:val="left" w:pos="1"/>
                <w:tab w:val="left" w:pos="317"/>
                <w:tab w:val="left" w:pos="360"/>
                <w:tab w:val="left" w:pos="45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Servicio clínico o de apoyo.</w:t>
            </w:r>
          </w:p>
        </w:tc>
      </w:tr>
      <w:tr w:rsidR="009632CD" w:rsidRPr="00FE1278" w14:paraId="52044849" w14:textId="77777777" w:rsidTr="00673CAF">
        <w:trPr>
          <w:trHeight w:val="295"/>
          <w:jc w:val="center"/>
        </w:trPr>
        <w:tc>
          <w:tcPr>
            <w:tcW w:w="5000" w:type="pct"/>
            <w:gridSpan w:val="3"/>
          </w:tcPr>
          <w:p w14:paraId="49FEE0D6" w14:textId="77777777" w:rsidR="009632CD" w:rsidRPr="00FE1278" w:rsidRDefault="009632CD" w:rsidP="00F436E3">
            <w:pPr>
              <w:tabs>
                <w:tab w:val="left" w:pos="1"/>
                <w:tab w:val="left" w:pos="31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eastAsia="Times New Roman" w:hAnsi="Arial" w:cs="Arial"/>
                <w:b/>
                <w:sz w:val="24"/>
                <w:szCs w:val="24"/>
                <w:lang w:val="es-CL" w:eastAsia="es-ES_tradnl"/>
              </w:rPr>
            </w:pPr>
            <w:r w:rsidRPr="00FE1278">
              <w:rPr>
                <w:rFonts w:ascii="Arial" w:eastAsia="Times New Roman" w:hAnsi="Arial" w:cs="Arial"/>
                <w:b/>
                <w:sz w:val="24"/>
                <w:szCs w:val="24"/>
                <w:lang w:val="es-CL" w:eastAsia="es-ES_tradnl"/>
              </w:rPr>
              <w:lastRenderedPageBreak/>
              <w:t>Etapa Reparar</w:t>
            </w:r>
          </w:p>
        </w:tc>
      </w:tr>
      <w:tr w:rsidR="009632CD" w:rsidRPr="00FE1278" w14:paraId="2BDE1B4F" w14:textId="77777777" w:rsidTr="00673CAF">
        <w:trPr>
          <w:trHeight w:val="1362"/>
          <w:jc w:val="center"/>
        </w:trPr>
        <w:tc>
          <w:tcPr>
            <w:tcW w:w="827" w:type="pct"/>
          </w:tcPr>
          <w:p w14:paraId="0955EA7F"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p>
          <w:p w14:paraId="4011B2AC"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Cs/>
                <w:sz w:val="24"/>
                <w:szCs w:val="24"/>
                <w:lang w:val="es-CL" w:eastAsia="es-ES_tradnl"/>
              </w:rPr>
              <w:t>Actualizar planilla</w:t>
            </w:r>
          </w:p>
        </w:tc>
        <w:tc>
          <w:tcPr>
            <w:tcW w:w="878" w:type="pct"/>
          </w:tcPr>
          <w:p w14:paraId="02005498"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61B9F21B"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Coordinador de Laboratorio de equipos médicos</w:t>
            </w:r>
          </w:p>
        </w:tc>
        <w:tc>
          <w:tcPr>
            <w:tcW w:w="3295" w:type="pct"/>
          </w:tcPr>
          <w:p w14:paraId="3589DA11" w14:textId="77777777" w:rsidR="009632CD" w:rsidRPr="00FE1278" w:rsidRDefault="009632CD" w:rsidP="00F436E3">
            <w:pPr>
              <w:tabs>
                <w:tab w:val="left" w:pos="1"/>
                <w:tab w:val="left" w:pos="31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20"/>
              <w:jc w:val="both"/>
              <w:textAlignment w:val="baseline"/>
              <w:rPr>
                <w:rFonts w:ascii="Arial" w:eastAsia="Times New Roman" w:hAnsi="Arial" w:cs="Arial"/>
                <w:sz w:val="24"/>
                <w:szCs w:val="24"/>
                <w:lang w:val="es-CL" w:eastAsia="es-ES_tradnl"/>
              </w:rPr>
            </w:pPr>
          </w:p>
          <w:p w14:paraId="047F8A02" w14:textId="77777777" w:rsidR="009632CD" w:rsidRPr="00FE1278" w:rsidRDefault="009632CD" w:rsidP="00F85DA8">
            <w:pPr>
              <w:numPr>
                <w:ilvl w:val="0"/>
                <w:numId w:val="15"/>
              </w:numPr>
              <w:tabs>
                <w:tab w:val="left" w:pos="1"/>
                <w:tab w:val="left" w:pos="360"/>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459" w:hanging="426"/>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Ingresar operatividad del equipo médico según número de correlativo en planilla de Requerimientos asistencia técnica (PRT) y dar término a Requerimiento técnico.</w:t>
            </w:r>
          </w:p>
        </w:tc>
      </w:tr>
    </w:tbl>
    <w:p w14:paraId="02CA8277" w14:textId="77777777" w:rsidR="009632CD"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p>
    <w:p w14:paraId="2DFBBDC3" w14:textId="77777777" w:rsidR="007905AA" w:rsidRPr="00FE1278" w:rsidRDefault="007905AA"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p>
    <w:p w14:paraId="2DABB3F7"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1.4 CONTINGENCIAS</w:t>
      </w:r>
    </w:p>
    <w:p w14:paraId="2F23D835"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hanging="357"/>
        <w:jc w:val="both"/>
        <w:textAlignment w:val="baseline"/>
        <w:rPr>
          <w:rFonts w:ascii="Arial" w:eastAsia="Times New Roman" w:hAnsi="Arial" w:cs="Arial"/>
          <w:b/>
          <w:sz w:val="24"/>
          <w:szCs w:val="24"/>
          <w:lang w:val="es-ES_tradnl" w:eastAsia="es-ES_tradnl"/>
        </w:rPr>
      </w:pPr>
    </w:p>
    <w:p w14:paraId="0D2A3C0E"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CL" w:eastAsia="es-ES_tradnl"/>
        </w:rPr>
      </w:pPr>
      <w:r w:rsidRPr="00FE1278">
        <w:rPr>
          <w:rFonts w:ascii="Arial" w:eastAsia="Times New Roman" w:hAnsi="Arial" w:cs="Arial"/>
          <w:b/>
          <w:bCs/>
          <w:sz w:val="24"/>
          <w:szCs w:val="24"/>
          <w:u w:val="single"/>
          <w:lang w:val="es-CL" w:eastAsia="es-ES_tradnl"/>
        </w:rPr>
        <w:t>Actividad Asignar requerimiento</w:t>
      </w:r>
    </w:p>
    <w:p w14:paraId="284E8D8D"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before="240" w:after="12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b/>
          <w:iCs/>
          <w:sz w:val="24"/>
          <w:szCs w:val="24"/>
          <w:u w:val="single"/>
          <w:lang w:val="es-CL" w:eastAsia="es-ES_tradnl"/>
        </w:rPr>
        <w:t>Correo de solicitud de requerimiento asistencia técnica está incompleto.</w:t>
      </w:r>
      <w:r w:rsidRPr="00FE1278">
        <w:rPr>
          <w:rFonts w:ascii="Arial" w:eastAsia="Times New Roman" w:hAnsi="Arial" w:cs="Arial"/>
          <w:b/>
          <w:i/>
          <w:iCs/>
          <w:sz w:val="24"/>
          <w:szCs w:val="24"/>
          <w:lang w:val="es-CL" w:eastAsia="es-ES_tradnl"/>
        </w:rPr>
        <w:t xml:space="preserve"> </w:t>
      </w:r>
      <w:r w:rsidRPr="00FE1278">
        <w:rPr>
          <w:rFonts w:ascii="Arial" w:eastAsia="Times New Roman" w:hAnsi="Arial" w:cs="Arial"/>
          <w:iCs/>
          <w:sz w:val="24"/>
          <w:szCs w:val="24"/>
          <w:lang w:val="es-CL" w:eastAsia="es-ES_tradnl"/>
        </w:rPr>
        <w:t>El</w:t>
      </w:r>
      <w:r w:rsidRPr="00FE1278">
        <w:rPr>
          <w:rFonts w:ascii="Arial" w:eastAsia="Times New Roman" w:hAnsi="Arial" w:cs="Arial"/>
          <w:b/>
          <w:i/>
          <w:iCs/>
          <w:sz w:val="24"/>
          <w:szCs w:val="24"/>
          <w:lang w:val="es-CL" w:eastAsia="es-ES_tradnl"/>
        </w:rPr>
        <w:t xml:space="preserve"> </w:t>
      </w:r>
      <w:r w:rsidRPr="00FE1278">
        <w:rPr>
          <w:rFonts w:ascii="Arial" w:eastAsia="Times New Roman" w:hAnsi="Arial" w:cs="Arial"/>
          <w:sz w:val="24"/>
          <w:szCs w:val="24"/>
          <w:lang w:val="es-CL" w:eastAsia="es-ES_tradnl"/>
        </w:rPr>
        <w:t>Coordinador de Laboratorio de equipos médicos debe responder correo manifestando la falta de información.</w:t>
      </w:r>
    </w:p>
    <w:p w14:paraId="689910FE" w14:textId="77777777" w:rsidR="009632CD" w:rsidRPr="00FE1278" w:rsidRDefault="009632CD" w:rsidP="00F436E3">
      <w:pPr>
        <w:tabs>
          <w:tab w:val="left" w:pos="0"/>
          <w:tab w:val="left" w:pos="4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sz w:val="24"/>
          <w:szCs w:val="24"/>
          <w:lang w:val="es-CL" w:eastAsia="es-ES_tradnl"/>
        </w:rPr>
      </w:pPr>
      <w:r w:rsidRPr="00FE1278">
        <w:rPr>
          <w:rFonts w:ascii="Arial" w:eastAsia="Times New Roman" w:hAnsi="Arial" w:cs="Arial"/>
          <w:b/>
          <w:iCs/>
          <w:sz w:val="24"/>
          <w:szCs w:val="24"/>
          <w:u w:val="single"/>
          <w:lang w:val="es-CL" w:eastAsia="es-ES_tradnl"/>
        </w:rPr>
        <w:t>No hay disponibilidad de Técnicos de mantenimiento en menos de una jornada laboral</w:t>
      </w:r>
      <w:r w:rsidRPr="00FE1278">
        <w:rPr>
          <w:rFonts w:ascii="Arial" w:eastAsia="Times New Roman" w:hAnsi="Arial" w:cs="Arial"/>
          <w:iCs/>
          <w:sz w:val="24"/>
          <w:szCs w:val="24"/>
          <w:lang w:val="es-CL" w:eastAsia="es-ES_tradnl"/>
        </w:rPr>
        <w:t>.</w:t>
      </w:r>
      <w:r w:rsidRPr="00FE1278">
        <w:rPr>
          <w:rFonts w:ascii="Arial" w:eastAsia="Times New Roman" w:hAnsi="Arial" w:cs="Arial"/>
          <w:i/>
          <w:iCs/>
          <w:sz w:val="24"/>
          <w:szCs w:val="24"/>
          <w:lang w:val="es-CL" w:eastAsia="es-ES_tradnl"/>
        </w:rPr>
        <w:t xml:space="preserve"> </w:t>
      </w:r>
      <w:r w:rsidRPr="00FE1278">
        <w:rPr>
          <w:rFonts w:ascii="Arial" w:eastAsia="Times New Roman" w:hAnsi="Arial" w:cs="Arial"/>
          <w:iCs/>
          <w:sz w:val="24"/>
          <w:szCs w:val="24"/>
          <w:lang w:val="es-CL" w:eastAsia="es-ES_tradnl"/>
        </w:rPr>
        <w:t>El</w:t>
      </w:r>
      <w:r w:rsidRPr="00FE1278">
        <w:rPr>
          <w:rFonts w:ascii="Arial" w:eastAsia="Times New Roman" w:hAnsi="Arial" w:cs="Arial"/>
          <w:b/>
          <w:i/>
          <w:iCs/>
          <w:sz w:val="24"/>
          <w:szCs w:val="24"/>
          <w:lang w:val="es-CL" w:eastAsia="es-ES_tradnl"/>
        </w:rPr>
        <w:t xml:space="preserve"> </w:t>
      </w:r>
      <w:r w:rsidRPr="00FE1278">
        <w:rPr>
          <w:rFonts w:ascii="Arial" w:eastAsia="Times New Roman" w:hAnsi="Arial" w:cs="Arial"/>
          <w:sz w:val="24"/>
          <w:szCs w:val="24"/>
          <w:lang w:val="es-CL" w:eastAsia="es-ES_tradnl"/>
        </w:rPr>
        <w:t xml:space="preserve">Coordinador de Laboratorio de equipos médicos debe comunicarse con Ingeniero de Servicio y resolver si es posible reagendar la asistencia técnica o que el Ingeniero de Servicio sea el que realice la asistencia técnica.  </w:t>
      </w:r>
    </w:p>
    <w:p w14:paraId="532DD802" w14:textId="77777777" w:rsidR="009632CD" w:rsidRPr="00FE1278" w:rsidRDefault="009632CD" w:rsidP="00F436E3">
      <w:pPr>
        <w:tabs>
          <w:tab w:val="left" w:pos="142"/>
          <w:tab w:val="left" w:pos="360"/>
          <w:tab w:val="left" w:pos="4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142" w:hanging="142"/>
        <w:jc w:val="both"/>
        <w:textAlignment w:val="baseline"/>
        <w:rPr>
          <w:rFonts w:ascii="Arial" w:eastAsia="Times New Roman" w:hAnsi="Arial" w:cs="Arial"/>
          <w:sz w:val="24"/>
          <w:szCs w:val="24"/>
          <w:lang w:val="es-CL" w:eastAsia="es-ES_tradnl"/>
        </w:rPr>
      </w:pPr>
    </w:p>
    <w:p w14:paraId="20C4A89C" w14:textId="77777777" w:rsidR="009632CD" w:rsidRPr="00FE1278" w:rsidRDefault="009632CD" w:rsidP="00F85DA8">
      <w:pPr>
        <w:numPr>
          <w:ilvl w:val="0"/>
          <w:numId w:val="14"/>
        </w:numPr>
        <w:tabs>
          <w:tab w:val="left" w:pos="0"/>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CL" w:eastAsia="es-ES_tradnl"/>
        </w:rPr>
      </w:pPr>
      <w:r w:rsidRPr="00FE1278">
        <w:rPr>
          <w:rFonts w:ascii="Arial" w:eastAsia="Times New Roman" w:hAnsi="Arial" w:cs="Arial"/>
          <w:b/>
          <w:bCs/>
          <w:sz w:val="24"/>
          <w:szCs w:val="24"/>
          <w:u w:val="single"/>
          <w:lang w:val="es-CL" w:eastAsia="es-ES_tradnl"/>
        </w:rPr>
        <w:t>Actividad Realizar asistencia</w:t>
      </w:r>
    </w:p>
    <w:p w14:paraId="33852105"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before="240" w:after="120" w:line="240" w:lineRule="auto"/>
        <w:jc w:val="both"/>
        <w:textAlignment w:val="baseline"/>
        <w:rPr>
          <w:rFonts w:ascii="Arial" w:eastAsia="Times New Roman" w:hAnsi="Arial" w:cs="Arial"/>
          <w:iCs/>
          <w:sz w:val="24"/>
          <w:szCs w:val="24"/>
          <w:lang w:val="es-CL" w:eastAsia="es-ES_tradnl"/>
        </w:rPr>
      </w:pPr>
      <w:r w:rsidRPr="00FE1278">
        <w:rPr>
          <w:rFonts w:ascii="Arial" w:eastAsia="Times New Roman" w:hAnsi="Arial" w:cs="Arial"/>
          <w:b/>
          <w:iCs/>
          <w:sz w:val="24"/>
          <w:szCs w:val="24"/>
          <w:u w:val="single"/>
          <w:lang w:val="es-CL" w:eastAsia="es-ES_tradnl"/>
        </w:rPr>
        <w:t>No se encuentra disponible Supervisor o Coordinador de Servicio clínico o de apoyo para firmar Informe de mantenimiento:</w:t>
      </w:r>
      <w:r w:rsidRPr="00FE1278">
        <w:rPr>
          <w:rFonts w:ascii="Arial" w:eastAsia="Times New Roman" w:hAnsi="Arial" w:cs="Arial"/>
          <w:b/>
          <w:i/>
          <w:iCs/>
          <w:sz w:val="24"/>
          <w:szCs w:val="24"/>
          <w:u w:val="single"/>
          <w:lang w:val="es-CL" w:eastAsia="es-ES_tradnl"/>
        </w:rPr>
        <w:t xml:space="preserve"> </w:t>
      </w:r>
      <w:r w:rsidRPr="00FE1278">
        <w:rPr>
          <w:rFonts w:ascii="Arial" w:eastAsia="Times New Roman" w:hAnsi="Arial" w:cs="Arial"/>
          <w:iCs/>
          <w:sz w:val="24"/>
          <w:szCs w:val="24"/>
          <w:lang w:val="es-CL" w:eastAsia="es-ES_tradnl"/>
        </w:rPr>
        <w:t>El Jefe de turno o el usuario directo del equipo médico pueden firmar el documento, en ese caso se debe informar vía email a Supervisor o Coordinador de Servicio clínico o de apoyo.</w:t>
      </w:r>
    </w:p>
    <w:p w14:paraId="15508713"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before="240" w:after="12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b/>
          <w:iCs/>
          <w:sz w:val="24"/>
          <w:szCs w:val="24"/>
          <w:u w:val="single"/>
          <w:lang w:val="es-CL" w:eastAsia="es-ES_tradnl"/>
        </w:rPr>
        <w:t>Equipo no se encuentra disponible:</w:t>
      </w:r>
      <w:r w:rsidRPr="00FE1278">
        <w:rPr>
          <w:rFonts w:ascii="Arial" w:eastAsia="Times New Roman" w:hAnsi="Arial" w:cs="Arial"/>
          <w:i/>
          <w:sz w:val="24"/>
          <w:szCs w:val="24"/>
          <w:lang w:val="es-CL" w:eastAsia="es-ES_tradnl"/>
        </w:rPr>
        <w:t xml:space="preserve"> </w:t>
      </w:r>
      <w:r w:rsidRPr="00FE1278">
        <w:rPr>
          <w:rFonts w:ascii="Arial" w:eastAsia="Times New Roman" w:hAnsi="Arial" w:cs="Arial"/>
          <w:sz w:val="24"/>
          <w:szCs w:val="24"/>
          <w:lang w:val="es-CL" w:eastAsia="es-ES_tradnl"/>
        </w:rPr>
        <w:t>Se debe acordar con Servicio clínico o de apoyo el día y hora de la disponibilidad e informar a Coordinador de Laboratorio de equipos médicos e Ingeniero de Servicio.</w:t>
      </w:r>
    </w:p>
    <w:p w14:paraId="4D5A979A"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before="240" w:after="12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b/>
          <w:sz w:val="24"/>
          <w:szCs w:val="24"/>
          <w:u w:val="single"/>
          <w:lang w:val="es-CL" w:eastAsia="es-ES_tradnl"/>
        </w:rPr>
        <w:lastRenderedPageBreak/>
        <w:t xml:space="preserve">La asistencia técnica es vinculada a un error de usuario o se soluciona sin repuestos: </w:t>
      </w:r>
      <w:r w:rsidRPr="00FE1278">
        <w:rPr>
          <w:rFonts w:ascii="Arial" w:eastAsia="Times New Roman" w:hAnsi="Arial" w:cs="Arial"/>
          <w:sz w:val="24"/>
          <w:szCs w:val="24"/>
          <w:lang w:val="es-CL" w:eastAsia="es-ES_tradnl"/>
        </w:rPr>
        <w:t>Realizar Informe de mantenimiento y detallar las acciones realizadas, luego solicitar firmas y entregar a Ingeniero de Servicio.</w:t>
      </w:r>
    </w:p>
    <w:p w14:paraId="2776D586"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before="240" w:after="12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El equipo debe ser retirado del servicio clínico</w:t>
      </w:r>
    </w:p>
    <w:p w14:paraId="14EA42B5" w14:textId="77777777" w:rsidR="009632CD" w:rsidRPr="00FE1278" w:rsidRDefault="009632CD" w:rsidP="00F85DA8">
      <w:pPr>
        <w:numPr>
          <w:ilvl w:val="0"/>
          <w:numId w:val="14"/>
        </w:numPr>
        <w:tabs>
          <w:tab w:val="left" w:pos="0"/>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before="240" w:after="120" w:line="240" w:lineRule="auto"/>
        <w:jc w:val="both"/>
        <w:textAlignment w:val="baseline"/>
        <w:rPr>
          <w:rFonts w:ascii="Arial" w:eastAsia="Times New Roman" w:hAnsi="Arial" w:cs="Arial"/>
          <w:b/>
          <w:sz w:val="24"/>
          <w:szCs w:val="24"/>
          <w:u w:val="single"/>
          <w:lang w:val="es-CL" w:eastAsia="es-ES_tradnl"/>
        </w:rPr>
      </w:pPr>
      <w:r w:rsidRPr="00FE1278">
        <w:rPr>
          <w:rFonts w:ascii="Arial" w:eastAsia="Times New Roman" w:hAnsi="Arial" w:cs="Arial"/>
          <w:b/>
          <w:sz w:val="24"/>
          <w:szCs w:val="24"/>
          <w:u w:val="single"/>
          <w:lang w:val="es-CL" w:eastAsia="es-ES_tradnl"/>
        </w:rPr>
        <w:t>Actividad Evaluar</w:t>
      </w:r>
    </w:p>
    <w:p w14:paraId="7A0DE91A"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b/>
          <w:sz w:val="24"/>
          <w:szCs w:val="24"/>
          <w:u w:val="single"/>
          <w:lang w:val="es-CL" w:eastAsia="es-ES_tradnl"/>
        </w:rPr>
        <w:t>La asistencia técnica es vinculada a un error de usuario o se soluciona sin repuestos:</w:t>
      </w:r>
      <w:r w:rsidRPr="00FE1278">
        <w:rPr>
          <w:rFonts w:ascii="Arial" w:eastAsia="Times New Roman" w:hAnsi="Arial" w:cs="Arial"/>
          <w:sz w:val="24"/>
          <w:szCs w:val="24"/>
          <w:lang w:val="es-CL" w:eastAsia="es-ES_tradnl"/>
        </w:rPr>
        <w:t xml:space="preserve"> El Ingeniero de Servicio debe firmar el Informe de mantenimiento (IM) y guardarlo en archivador de mantenimiento correspondiente sin realizar la </w:t>
      </w:r>
      <w:r w:rsidRPr="00FE1278">
        <w:rPr>
          <w:rFonts w:ascii="Arial" w:eastAsia="Times New Roman" w:hAnsi="Arial" w:cs="Arial"/>
          <w:i/>
          <w:sz w:val="24"/>
          <w:szCs w:val="24"/>
          <w:lang w:val="es-CL" w:eastAsia="es-ES_tradnl"/>
        </w:rPr>
        <w:t>Etapa de Reparar</w:t>
      </w:r>
      <w:r w:rsidRPr="00FE1278">
        <w:rPr>
          <w:rFonts w:ascii="Arial" w:eastAsia="Times New Roman" w:hAnsi="Arial" w:cs="Arial"/>
          <w:sz w:val="24"/>
          <w:szCs w:val="24"/>
          <w:lang w:val="es-CL" w:eastAsia="es-ES_tradnl"/>
        </w:rPr>
        <w:t>.</w:t>
      </w:r>
    </w:p>
    <w:p w14:paraId="02B4720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720"/>
        <w:jc w:val="both"/>
        <w:textAlignment w:val="baseline"/>
        <w:rPr>
          <w:rFonts w:ascii="Arial" w:eastAsia="Times New Roman" w:hAnsi="Arial" w:cs="Arial"/>
          <w:b/>
          <w:bCs/>
          <w:sz w:val="24"/>
          <w:szCs w:val="24"/>
          <w:u w:val="single"/>
          <w:lang w:val="es-CL" w:eastAsia="es-ES_tradnl"/>
        </w:rPr>
      </w:pPr>
    </w:p>
    <w:p w14:paraId="5F861EAC"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hanging="357"/>
        <w:jc w:val="both"/>
        <w:textAlignment w:val="baseline"/>
        <w:rPr>
          <w:rFonts w:ascii="Arial" w:eastAsia="Times New Roman" w:hAnsi="Arial" w:cs="Arial"/>
          <w:b/>
          <w:bCs/>
          <w:sz w:val="24"/>
          <w:szCs w:val="24"/>
          <w:u w:val="single"/>
          <w:lang w:val="es-CL" w:eastAsia="es-ES_tradnl"/>
        </w:rPr>
      </w:pPr>
      <w:r w:rsidRPr="00FE1278">
        <w:rPr>
          <w:rFonts w:ascii="Arial" w:eastAsia="Times New Roman" w:hAnsi="Arial" w:cs="Arial"/>
          <w:b/>
          <w:bCs/>
          <w:sz w:val="24"/>
          <w:szCs w:val="24"/>
          <w:u w:val="single"/>
          <w:lang w:val="es-CL" w:eastAsia="es-ES_tradnl"/>
        </w:rPr>
        <w:t>Actividad Actualizar planilla</w:t>
      </w:r>
    </w:p>
    <w:p w14:paraId="3753A0ED"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720"/>
        <w:jc w:val="both"/>
        <w:textAlignment w:val="baseline"/>
        <w:rPr>
          <w:rFonts w:ascii="Arial" w:eastAsia="Times New Roman" w:hAnsi="Arial" w:cs="Arial"/>
          <w:b/>
          <w:bCs/>
          <w:sz w:val="24"/>
          <w:szCs w:val="24"/>
          <w:u w:val="single"/>
          <w:lang w:val="es-CL" w:eastAsia="es-ES_tradnl"/>
        </w:rPr>
      </w:pPr>
    </w:p>
    <w:p w14:paraId="1E5178EB" w14:textId="77777777" w:rsidR="009632CD" w:rsidRPr="00FE1278" w:rsidRDefault="009632CD" w:rsidP="00F436E3">
      <w:pPr>
        <w:tabs>
          <w:tab w:val="left" w:pos="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ind w:firstLine="4"/>
        <w:jc w:val="both"/>
        <w:textAlignment w:val="baseline"/>
        <w:rPr>
          <w:rFonts w:ascii="Arial" w:eastAsia="Times New Roman" w:hAnsi="Arial" w:cs="Arial"/>
          <w:b/>
          <w:bCs/>
          <w:sz w:val="24"/>
          <w:szCs w:val="24"/>
          <w:u w:val="single"/>
          <w:lang w:val="es-CL" w:eastAsia="es-ES_tradnl"/>
        </w:rPr>
      </w:pPr>
      <w:r w:rsidRPr="00FE1278">
        <w:rPr>
          <w:rFonts w:ascii="Arial" w:eastAsia="Times New Roman" w:hAnsi="Arial" w:cs="Arial"/>
          <w:b/>
          <w:bCs/>
          <w:sz w:val="24"/>
          <w:szCs w:val="24"/>
          <w:u w:val="single"/>
          <w:lang w:val="es-CL" w:eastAsia="es-ES_tradnl"/>
        </w:rPr>
        <w:t xml:space="preserve"> El Técnico de mantenimiento no ha logrado reparar el equipo médico: </w:t>
      </w:r>
      <w:r w:rsidRPr="00FE1278">
        <w:rPr>
          <w:rFonts w:ascii="Arial" w:eastAsia="Times New Roman" w:hAnsi="Arial" w:cs="Arial"/>
          <w:bCs/>
          <w:sz w:val="24"/>
          <w:szCs w:val="24"/>
          <w:lang w:val="es-CL" w:eastAsia="es-ES_tradnl"/>
        </w:rPr>
        <w:t>El Coordinador de mantenimiento deberá ingresar en Planilla de requerimientos técnicos que el correlativo de la asistencia técnica se encuentra pendiente.</w:t>
      </w:r>
    </w:p>
    <w:p w14:paraId="36989A86" w14:textId="77777777" w:rsidR="009632CD"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CL" w:eastAsia="es-ES_tradnl"/>
        </w:rPr>
      </w:pPr>
    </w:p>
    <w:p w14:paraId="176CE7A4" w14:textId="77777777" w:rsidR="007905AA" w:rsidRPr="00FE1278" w:rsidRDefault="007905AA"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CL" w:eastAsia="es-ES_tradnl"/>
        </w:rPr>
      </w:pPr>
    </w:p>
    <w:p w14:paraId="47FF33B4" w14:textId="77777777" w:rsidR="009632CD" w:rsidRPr="00E34A85" w:rsidRDefault="009632CD" w:rsidP="00E34A85">
      <w:pPr>
        <w:pStyle w:val="Ttulo2"/>
        <w:numPr>
          <w:ilvl w:val="2"/>
          <w:numId w:val="3"/>
        </w:numPr>
        <w:spacing w:line="240" w:lineRule="auto"/>
        <w:ind w:left="504"/>
        <w:rPr>
          <w:rFonts w:ascii="Arial" w:hAnsi="Arial" w:cs="Arial"/>
          <w:b/>
          <w:color w:val="000000" w:themeColor="text1"/>
          <w:sz w:val="24"/>
          <w:szCs w:val="24"/>
        </w:rPr>
      </w:pPr>
      <w:r w:rsidRPr="00E34A85">
        <w:rPr>
          <w:rFonts w:ascii="Arial" w:hAnsi="Arial" w:cs="Arial"/>
          <w:b/>
          <w:color w:val="000000" w:themeColor="text1"/>
          <w:sz w:val="24"/>
          <w:szCs w:val="24"/>
        </w:rPr>
        <w:t xml:space="preserve">ANEXO </w:t>
      </w:r>
      <w:r w:rsidR="000D5B43">
        <w:rPr>
          <w:rFonts w:ascii="Arial" w:hAnsi="Arial" w:cs="Arial"/>
          <w:b/>
          <w:color w:val="000000" w:themeColor="text1"/>
          <w:sz w:val="24"/>
          <w:szCs w:val="24"/>
        </w:rPr>
        <w:t>5</w:t>
      </w:r>
    </w:p>
    <w:p w14:paraId="246F51EA"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p>
    <w:p w14:paraId="5DA64976"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r w:rsidRPr="00FE1278">
        <w:rPr>
          <w:rFonts w:ascii="Arial" w:eastAsia="Times New Roman" w:hAnsi="Arial" w:cs="Arial"/>
          <w:b/>
          <w:sz w:val="24"/>
          <w:szCs w:val="24"/>
          <w:u w:val="single"/>
          <w:lang w:val="es-ES_tradnl" w:eastAsia="es-ES_tradnl"/>
        </w:rPr>
        <w:t>ETAPA: REPARAR</w:t>
      </w:r>
    </w:p>
    <w:p w14:paraId="4F5D0A55"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3F62503F"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39AD53E8"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r w:rsidRPr="00FE1278">
        <w:rPr>
          <w:rFonts w:ascii="Arial" w:eastAsia="Times New Roman" w:hAnsi="Arial" w:cs="Arial"/>
          <w:b/>
          <w:sz w:val="24"/>
          <w:szCs w:val="24"/>
          <w:u w:val="single"/>
          <w:lang w:val="es-ES_tradnl" w:eastAsia="es-ES_tradnl"/>
        </w:rPr>
        <w:t>ETAPA 2: REPARAR CON APOYO INTERNO CON APOYO REPUESTOS EN STOCK</w:t>
      </w:r>
    </w:p>
    <w:p w14:paraId="4978CF03"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3AAA76DD" w14:textId="77777777" w:rsidR="009632CD" w:rsidRPr="00FE1278" w:rsidRDefault="009632CD" w:rsidP="00F436E3">
      <w:pPr>
        <w:tabs>
          <w:tab w:val="left" w:pos="0"/>
          <w:tab w:val="left" w:pos="284"/>
          <w:tab w:val="left" w:pos="426"/>
        </w:tabs>
        <w:spacing w:after="0" w:line="240" w:lineRule="auto"/>
        <w:contextualSpacing/>
        <w:jc w:val="both"/>
        <w:rPr>
          <w:rFonts w:ascii="Arial" w:eastAsia="Times New Roman" w:hAnsi="Arial" w:cs="Arial"/>
          <w:b/>
          <w:sz w:val="24"/>
          <w:szCs w:val="24"/>
          <w:lang w:val="es-CL" w:eastAsia="es-ES"/>
        </w:rPr>
      </w:pPr>
    </w:p>
    <w:p w14:paraId="389ECEC8" w14:textId="77777777" w:rsidR="009632CD" w:rsidRPr="00FE1278" w:rsidRDefault="009632CD" w:rsidP="00F436E3">
      <w:pPr>
        <w:tabs>
          <w:tab w:val="left" w:pos="0"/>
          <w:tab w:val="left" w:pos="284"/>
          <w:tab w:val="left" w:pos="426"/>
        </w:tabs>
        <w:spacing w:after="0" w:line="240" w:lineRule="auto"/>
        <w:contextualSpacing/>
        <w:jc w:val="both"/>
        <w:rPr>
          <w:rFonts w:ascii="Arial" w:eastAsia="Times New Roman" w:hAnsi="Arial" w:cs="Arial"/>
          <w:b/>
          <w:sz w:val="24"/>
          <w:szCs w:val="24"/>
          <w:lang w:val="es-CL" w:eastAsia="es-ES"/>
        </w:rPr>
      </w:pPr>
      <w:r w:rsidRPr="00FE1278">
        <w:rPr>
          <w:rFonts w:ascii="Arial" w:eastAsia="Times New Roman" w:hAnsi="Arial" w:cs="Arial"/>
          <w:b/>
          <w:sz w:val="24"/>
          <w:szCs w:val="24"/>
          <w:lang w:val="es-CL" w:eastAsia="es-ES"/>
        </w:rPr>
        <w:t>1.   DESARROLLO</w:t>
      </w:r>
    </w:p>
    <w:p w14:paraId="3F6FA7F9"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before="240" w:after="12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1.1 MODELOS VISUALES</w:t>
      </w:r>
    </w:p>
    <w:p w14:paraId="398BC2B7" w14:textId="77777777" w:rsidR="009632CD"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Ubicación en el mapa de procesos: Etapa número 2 del proceso de Realizar mantenimiento correctivo con apoyo interno con repuestos en stock.</w:t>
      </w:r>
    </w:p>
    <w:p w14:paraId="41B9B65B" w14:textId="77777777" w:rsidR="00673CAF" w:rsidRPr="00FE1278" w:rsidRDefault="00673CAF"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p>
    <w:p w14:paraId="0C958CAA" w14:textId="77777777" w:rsidR="009632CD" w:rsidRPr="00FE1278" w:rsidRDefault="00673CAF" w:rsidP="00673CAF">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center"/>
        <w:textAlignment w:val="baseline"/>
        <w:rPr>
          <w:rFonts w:ascii="Arial" w:eastAsia="Times New Roman" w:hAnsi="Arial" w:cs="Arial"/>
          <w:sz w:val="24"/>
          <w:szCs w:val="24"/>
          <w:lang w:val="es-CL" w:eastAsia="es-ES_tradnl"/>
        </w:rPr>
      </w:pPr>
      <w:r>
        <w:rPr>
          <w:rFonts w:ascii="Arial" w:eastAsia="Times New Roman" w:hAnsi="Arial" w:cs="Arial"/>
          <w:noProof/>
          <w:sz w:val="24"/>
          <w:szCs w:val="24"/>
          <w:lang w:val="es-CL" w:eastAsia="es-ES_tradnl"/>
        </w:rPr>
        <w:lastRenderedPageBreak/>
        <w:drawing>
          <wp:inline distT="0" distB="0" distL="0" distR="0" wp14:anchorId="3C1D3D54" wp14:editId="48C6948F">
            <wp:extent cx="4895215" cy="2552065"/>
            <wp:effectExtent l="0" t="0" r="635" b="63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95215" cy="2552065"/>
                    </a:xfrm>
                    <a:prstGeom prst="rect">
                      <a:avLst/>
                    </a:prstGeom>
                    <a:noFill/>
                  </pic:spPr>
                </pic:pic>
              </a:graphicData>
            </a:graphic>
          </wp:inline>
        </w:drawing>
      </w:r>
    </w:p>
    <w:p w14:paraId="604213CC"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p>
    <w:p w14:paraId="61FE623B"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sz w:val="24"/>
          <w:szCs w:val="24"/>
          <w:lang w:val="es-CL" w:eastAsia="es-ES_tradnl"/>
        </w:rPr>
        <w:t>Flujograma de información con sus listas de tareas</w:t>
      </w:r>
    </w:p>
    <w:p w14:paraId="770B6B90" w14:textId="77777777" w:rsidR="009632CD" w:rsidRPr="00FE1278" w:rsidRDefault="00673CAF"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before="240" w:after="120" w:line="240" w:lineRule="auto"/>
        <w:ind w:left="1086" w:hanging="1086"/>
        <w:jc w:val="both"/>
        <w:textAlignment w:val="baseline"/>
        <w:rPr>
          <w:rFonts w:ascii="Arial" w:eastAsia="Times New Roman" w:hAnsi="Arial" w:cs="Arial"/>
          <w:b/>
          <w:sz w:val="24"/>
          <w:szCs w:val="24"/>
          <w:lang w:val="es-CL" w:eastAsia="es-ES_tradnl"/>
        </w:rPr>
      </w:pPr>
      <w:r>
        <w:rPr>
          <w:rFonts w:ascii="Arial" w:eastAsia="Times New Roman" w:hAnsi="Arial" w:cs="Arial"/>
          <w:b/>
          <w:noProof/>
          <w:sz w:val="24"/>
          <w:szCs w:val="24"/>
          <w:lang w:val="es-CL" w:eastAsia="es-ES_tradnl"/>
        </w:rPr>
        <w:drawing>
          <wp:inline distT="0" distB="0" distL="0" distR="0" wp14:anchorId="053E1203" wp14:editId="3945AB52">
            <wp:extent cx="5628640" cy="395224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28640" cy="3952240"/>
                    </a:xfrm>
                    <a:prstGeom prst="rect">
                      <a:avLst/>
                    </a:prstGeom>
                    <a:noFill/>
                  </pic:spPr>
                </pic:pic>
              </a:graphicData>
            </a:graphic>
          </wp:inline>
        </w:drawing>
      </w:r>
    </w:p>
    <w:p w14:paraId="0C2A765E" w14:textId="77777777" w:rsidR="009632CD" w:rsidRPr="00FE1278" w:rsidRDefault="00673CAF"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before="240" w:after="120" w:line="240" w:lineRule="auto"/>
        <w:ind w:left="1086" w:hanging="1086"/>
        <w:jc w:val="both"/>
        <w:textAlignment w:val="baseline"/>
        <w:rPr>
          <w:rFonts w:ascii="Arial" w:eastAsia="Times New Roman" w:hAnsi="Arial" w:cs="Arial"/>
          <w:b/>
          <w:sz w:val="24"/>
          <w:szCs w:val="24"/>
          <w:lang w:val="es-CL" w:eastAsia="es-ES_tradnl"/>
        </w:rPr>
      </w:pPr>
      <w:r>
        <w:rPr>
          <w:rFonts w:ascii="Arial" w:eastAsia="Times New Roman" w:hAnsi="Arial" w:cs="Arial"/>
          <w:b/>
          <w:noProof/>
          <w:sz w:val="24"/>
          <w:szCs w:val="24"/>
          <w:lang w:val="es-CL" w:eastAsia="es-ES_tradnl"/>
        </w:rPr>
        <w:lastRenderedPageBreak/>
        <w:drawing>
          <wp:inline distT="0" distB="0" distL="0" distR="0" wp14:anchorId="40CA4567" wp14:editId="2AD54760">
            <wp:extent cx="5009515" cy="3018790"/>
            <wp:effectExtent l="0" t="0" r="63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09515" cy="3018790"/>
                    </a:xfrm>
                    <a:prstGeom prst="rect">
                      <a:avLst/>
                    </a:prstGeom>
                    <a:noFill/>
                  </pic:spPr>
                </pic:pic>
              </a:graphicData>
            </a:graphic>
          </wp:inline>
        </w:drawing>
      </w:r>
    </w:p>
    <w:p w14:paraId="540B9BC9"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5C644B3B"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1.2 INFORMACIÓN GENERAL</w:t>
      </w:r>
    </w:p>
    <w:p w14:paraId="0EA6EEC7"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97"/>
        <w:gridCol w:w="5931"/>
      </w:tblGrid>
      <w:tr w:rsidR="009632CD" w:rsidRPr="00FE1278" w14:paraId="1AE258EA" w14:textId="77777777" w:rsidTr="00673CAF">
        <w:trPr>
          <w:trHeight w:val="243"/>
        </w:trPr>
        <w:tc>
          <w:tcPr>
            <w:tcW w:w="1641" w:type="pct"/>
          </w:tcPr>
          <w:p w14:paraId="352301B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i/>
                <w:sz w:val="24"/>
                <w:szCs w:val="24"/>
                <w:lang w:val="es-ES_tradnl" w:eastAsia="es-ES_tradnl"/>
              </w:rPr>
              <w:t>Evento activador</w:t>
            </w:r>
          </w:p>
        </w:tc>
        <w:tc>
          <w:tcPr>
            <w:tcW w:w="3359" w:type="pct"/>
          </w:tcPr>
          <w:p w14:paraId="1B049C06"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ES_tradnl" w:eastAsia="es-ES_tradnl"/>
              </w:rPr>
              <w:t>El IM proveniente de Etapa Detectar falla.</w:t>
            </w:r>
          </w:p>
        </w:tc>
      </w:tr>
      <w:tr w:rsidR="009632CD" w:rsidRPr="00FE1278" w14:paraId="3C185C25" w14:textId="77777777" w:rsidTr="00673CAF">
        <w:trPr>
          <w:trHeight w:val="277"/>
        </w:trPr>
        <w:tc>
          <w:tcPr>
            <w:tcW w:w="1641" w:type="pct"/>
          </w:tcPr>
          <w:p w14:paraId="7879CE77"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i/>
                <w:sz w:val="24"/>
                <w:szCs w:val="24"/>
                <w:lang w:val="es-ES_tradnl" w:eastAsia="es-ES_tradnl"/>
              </w:rPr>
              <w:t>Objetivo</w:t>
            </w:r>
          </w:p>
        </w:tc>
        <w:tc>
          <w:tcPr>
            <w:tcW w:w="3359" w:type="pct"/>
          </w:tcPr>
          <w:p w14:paraId="73F293AD"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Reparar Equipo Médico con mano de obra interna.</w:t>
            </w:r>
          </w:p>
        </w:tc>
      </w:tr>
      <w:tr w:rsidR="009632CD" w:rsidRPr="00FE1278" w14:paraId="398047A5" w14:textId="77777777" w:rsidTr="00673CAF">
        <w:trPr>
          <w:trHeight w:val="286"/>
        </w:trPr>
        <w:tc>
          <w:tcPr>
            <w:tcW w:w="1641" w:type="pct"/>
          </w:tcPr>
          <w:p w14:paraId="0D93BA8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i/>
                <w:sz w:val="24"/>
                <w:szCs w:val="24"/>
                <w:lang w:val="es-ES_tradnl" w:eastAsia="es-ES_tradnl"/>
              </w:rPr>
              <w:t>Dueño</w:t>
            </w:r>
          </w:p>
        </w:tc>
        <w:tc>
          <w:tcPr>
            <w:tcW w:w="3359" w:type="pct"/>
          </w:tcPr>
          <w:p w14:paraId="7766B024"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Jefe de Sub-Departamento de Ingeniería Biomédica.</w:t>
            </w:r>
          </w:p>
        </w:tc>
      </w:tr>
    </w:tbl>
    <w:p w14:paraId="09495472"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5D39422C"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1.3 DESCRIPCIÓN DEL FLUJO</w:t>
      </w:r>
    </w:p>
    <w:p w14:paraId="78AC8AFE"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60"/>
        <w:gridCol w:w="1550"/>
        <w:gridCol w:w="5818"/>
      </w:tblGrid>
      <w:tr w:rsidR="009632CD" w:rsidRPr="00FE1278" w14:paraId="5245083E" w14:textId="77777777" w:rsidTr="00673CAF">
        <w:trPr>
          <w:trHeight w:val="337"/>
          <w:jc w:val="center"/>
        </w:trPr>
        <w:tc>
          <w:tcPr>
            <w:tcW w:w="827" w:type="pct"/>
          </w:tcPr>
          <w:p w14:paraId="0E5D1987"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Actividad</w:t>
            </w:r>
          </w:p>
        </w:tc>
        <w:tc>
          <w:tcPr>
            <w:tcW w:w="878" w:type="pct"/>
          </w:tcPr>
          <w:p w14:paraId="24A90F36"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Rol</w:t>
            </w:r>
          </w:p>
        </w:tc>
        <w:tc>
          <w:tcPr>
            <w:tcW w:w="3295" w:type="pct"/>
          </w:tcPr>
          <w:p w14:paraId="04B942D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Tareas</w:t>
            </w:r>
          </w:p>
        </w:tc>
      </w:tr>
      <w:tr w:rsidR="009632CD" w:rsidRPr="00FE1278" w14:paraId="30239EC8" w14:textId="77777777" w:rsidTr="00673CAF">
        <w:trPr>
          <w:trHeight w:val="338"/>
          <w:jc w:val="center"/>
        </w:trPr>
        <w:tc>
          <w:tcPr>
            <w:tcW w:w="827" w:type="pct"/>
          </w:tcPr>
          <w:p w14:paraId="3D5A14D4"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43DDEED8"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Autorizar</w:t>
            </w:r>
          </w:p>
        </w:tc>
        <w:tc>
          <w:tcPr>
            <w:tcW w:w="878" w:type="pct"/>
          </w:tcPr>
          <w:p w14:paraId="3420A88A"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63EE8854"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Ingeniero de Servicio</w:t>
            </w:r>
          </w:p>
        </w:tc>
        <w:tc>
          <w:tcPr>
            <w:tcW w:w="3295" w:type="pct"/>
          </w:tcPr>
          <w:p w14:paraId="50F0E252" w14:textId="77777777" w:rsidR="009632CD" w:rsidRPr="00FE1278" w:rsidRDefault="009632CD" w:rsidP="00F436E3">
            <w:pPr>
              <w:tabs>
                <w:tab w:val="left" w:pos="360"/>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p>
          <w:p w14:paraId="44273B88" w14:textId="77777777" w:rsidR="009632CD" w:rsidRPr="00FE1278" w:rsidRDefault="009632CD" w:rsidP="00F85DA8">
            <w:pPr>
              <w:numPr>
                <w:ilvl w:val="0"/>
                <w:numId w:val="60"/>
              </w:numPr>
              <w:tabs>
                <w:tab w:val="left" w:pos="1"/>
                <w:tab w:val="left" w:pos="360"/>
                <w:tab w:val="left" w:pos="45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Visar aprobación de repuestos a través de firma de Informe de mantenimiento (IM).</w:t>
            </w:r>
          </w:p>
        </w:tc>
      </w:tr>
      <w:tr w:rsidR="009632CD" w:rsidRPr="00FE1278" w14:paraId="14184776" w14:textId="77777777" w:rsidTr="00673CAF">
        <w:trPr>
          <w:trHeight w:val="443"/>
          <w:jc w:val="center"/>
        </w:trPr>
        <w:tc>
          <w:tcPr>
            <w:tcW w:w="827" w:type="pct"/>
          </w:tcPr>
          <w:p w14:paraId="618F3858"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p>
          <w:p w14:paraId="4E71721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Cs/>
                <w:sz w:val="24"/>
                <w:szCs w:val="24"/>
                <w:lang w:val="es-CL" w:eastAsia="es-ES_tradnl"/>
              </w:rPr>
              <w:t>Solicitar</w:t>
            </w:r>
          </w:p>
          <w:p w14:paraId="7131D7CE"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tc>
        <w:tc>
          <w:tcPr>
            <w:tcW w:w="878" w:type="pct"/>
          </w:tcPr>
          <w:p w14:paraId="2030EDAD"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101AD8CC"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Técnico de mantenimiento</w:t>
            </w:r>
          </w:p>
        </w:tc>
        <w:tc>
          <w:tcPr>
            <w:tcW w:w="3295" w:type="pct"/>
          </w:tcPr>
          <w:p w14:paraId="70FBC081" w14:textId="77777777" w:rsidR="009632CD" w:rsidRPr="00FE1278" w:rsidRDefault="009632CD" w:rsidP="00F436E3">
            <w:pPr>
              <w:tabs>
                <w:tab w:val="left" w:pos="1"/>
                <w:tab w:val="left" w:pos="31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eastAsia="Times New Roman" w:hAnsi="Arial" w:cs="Arial"/>
                <w:sz w:val="24"/>
                <w:szCs w:val="24"/>
                <w:lang w:val="es-CL" w:eastAsia="es-ES_tradnl"/>
              </w:rPr>
            </w:pPr>
          </w:p>
          <w:p w14:paraId="05151020" w14:textId="77777777" w:rsidR="009632CD" w:rsidRPr="00FE1278" w:rsidRDefault="009632CD" w:rsidP="00F85DA8">
            <w:pPr>
              <w:numPr>
                <w:ilvl w:val="0"/>
                <w:numId w:val="71"/>
              </w:numPr>
              <w:tabs>
                <w:tab w:val="left" w:pos="1"/>
                <w:tab w:val="left" w:pos="317"/>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hanging="28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Pedir de repuestos a Coordinador de Laboratorio de equipos médicos a través de Informe de mantenimiento (IM).</w:t>
            </w:r>
          </w:p>
        </w:tc>
      </w:tr>
      <w:tr w:rsidR="009632CD" w:rsidRPr="00FE1278" w14:paraId="77FB2AAD" w14:textId="77777777" w:rsidTr="00673CAF">
        <w:trPr>
          <w:trHeight w:val="615"/>
          <w:jc w:val="center"/>
        </w:trPr>
        <w:tc>
          <w:tcPr>
            <w:tcW w:w="827" w:type="pct"/>
          </w:tcPr>
          <w:p w14:paraId="027A375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p>
          <w:p w14:paraId="25A8A97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Cs/>
                <w:sz w:val="24"/>
                <w:szCs w:val="24"/>
                <w:lang w:val="es-CL" w:eastAsia="es-ES_tradnl"/>
              </w:rPr>
              <w:t>Entregar</w:t>
            </w:r>
          </w:p>
        </w:tc>
        <w:tc>
          <w:tcPr>
            <w:tcW w:w="878" w:type="pct"/>
          </w:tcPr>
          <w:p w14:paraId="5279226D"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0C2AA04B"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Coordinador de Laboratorio de equipos médicos</w:t>
            </w:r>
          </w:p>
        </w:tc>
        <w:tc>
          <w:tcPr>
            <w:tcW w:w="3295" w:type="pct"/>
          </w:tcPr>
          <w:p w14:paraId="5A5417EA" w14:textId="77777777" w:rsidR="009632CD" w:rsidRPr="00FE1278" w:rsidRDefault="009632CD" w:rsidP="00F436E3">
            <w:pPr>
              <w:tabs>
                <w:tab w:val="left" w:pos="1"/>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67264E76" w14:textId="77777777" w:rsidR="009632CD" w:rsidRPr="00FE1278" w:rsidRDefault="009632CD" w:rsidP="00F85DA8">
            <w:pPr>
              <w:numPr>
                <w:ilvl w:val="0"/>
                <w:numId w:val="39"/>
              </w:num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Autorizar la entrega de repuesto a través de firma en Informe de mantenimiento (IM).</w:t>
            </w:r>
          </w:p>
          <w:p w14:paraId="439CF8A2" w14:textId="77777777" w:rsidR="009632CD" w:rsidRPr="00FE1278" w:rsidRDefault="009632CD" w:rsidP="00F85DA8">
            <w:pPr>
              <w:numPr>
                <w:ilvl w:val="0"/>
                <w:numId w:val="39"/>
              </w:num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Descontar del stock el repuesto o accesorio de Planilla de repuestos y accesorios.</w:t>
            </w:r>
          </w:p>
        </w:tc>
      </w:tr>
      <w:tr w:rsidR="009632CD" w:rsidRPr="00FE1278" w14:paraId="6B75E92B" w14:textId="77777777" w:rsidTr="00673CAF">
        <w:trPr>
          <w:trHeight w:val="585"/>
          <w:jc w:val="center"/>
        </w:trPr>
        <w:tc>
          <w:tcPr>
            <w:tcW w:w="827" w:type="pct"/>
          </w:tcPr>
          <w:p w14:paraId="79A12827"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p>
          <w:p w14:paraId="368E635E"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Cs/>
                <w:sz w:val="24"/>
                <w:szCs w:val="24"/>
                <w:lang w:val="es-CL" w:eastAsia="es-ES_tradnl"/>
              </w:rPr>
              <w:lastRenderedPageBreak/>
              <w:t>Instalar</w:t>
            </w:r>
          </w:p>
        </w:tc>
        <w:tc>
          <w:tcPr>
            <w:tcW w:w="878" w:type="pct"/>
          </w:tcPr>
          <w:p w14:paraId="0F86E917"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45A8C5F6"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lastRenderedPageBreak/>
              <w:t>Técnico de mantenimiento</w:t>
            </w:r>
          </w:p>
        </w:tc>
        <w:tc>
          <w:tcPr>
            <w:tcW w:w="3295" w:type="pct"/>
          </w:tcPr>
          <w:p w14:paraId="76BF4774" w14:textId="77777777" w:rsidR="009632CD" w:rsidRPr="00FE1278" w:rsidRDefault="009632CD" w:rsidP="00F436E3">
            <w:pPr>
              <w:tabs>
                <w:tab w:val="left" w:pos="1"/>
                <w:tab w:val="left" w:pos="20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lastRenderedPageBreak/>
              <w:t xml:space="preserve">  </w:t>
            </w:r>
          </w:p>
          <w:p w14:paraId="23252C39" w14:textId="77777777" w:rsidR="009632CD" w:rsidRPr="00FE1278" w:rsidRDefault="009632CD" w:rsidP="00F85DA8">
            <w:pPr>
              <w:numPr>
                <w:ilvl w:val="0"/>
                <w:numId w:val="59"/>
              </w:numPr>
              <w:tabs>
                <w:tab w:val="left" w:pos="1"/>
                <w:tab w:val="left" w:pos="207"/>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lastRenderedPageBreak/>
              <w:t xml:space="preserve"> Retirar equipo médico de Servicio clínico o de apoyo con Acta de retiros (AR).</w:t>
            </w:r>
          </w:p>
          <w:p w14:paraId="641E3C94" w14:textId="77777777" w:rsidR="009632CD" w:rsidRPr="00FE1278" w:rsidRDefault="009632CD" w:rsidP="00F85DA8">
            <w:pPr>
              <w:numPr>
                <w:ilvl w:val="0"/>
                <w:numId w:val="59"/>
              </w:numPr>
              <w:tabs>
                <w:tab w:val="left" w:pos="1"/>
                <w:tab w:val="left" w:pos="207"/>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 Cambiar repuesto y/o accesorio en Laboratorio de equipos médicos y comprobar de funcionalidad con simuladores de pacientes y analizadores de parámetros correspondientes.</w:t>
            </w:r>
          </w:p>
          <w:p w14:paraId="7706EA9B" w14:textId="77777777" w:rsidR="009632CD" w:rsidRPr="00FE1278" w:rsidRDefault="009632CD" w:rsidP="00F85DA8">
            <w:pPr>
              <w:numPr>
                <w:ilvl w:val="0"/>
                <w:numId w:val="59"/>
              </w:numPr>
              <w:tabs>
                <w:tab w:val="left" w:pos="1"/>
                <w:tab w:val="left" w:pos="207"/>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 Realizar Informe de Mantenimiento de la reparación (ITR), (utilizar el formato de Informe de mantenimiento).</w:t>
            </w:r>
          </w:p>
          <w:p w14:paraId="5F632B47" w14:textId="77777777" w:rsidR="009632CD" w:rsidRPr="00FE1278" w:rsidRDefault="009632CD" w:rsidP="00F85DA8">
            <w:pPr>
              <w:numPr>
                <w:ilvl w:val="0"/>
                <w:numId w:val="59"/>
              </w:numPr>
              <w:tabs>
                <w:tab w:val="left" w:pos="1"/>
                <w:tab w:val="left" w:pos="34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Entregar de equipo médico con Acta de retiros (AR) a Supervisor/Coordinador del Servicio clínico o de apoyo (describir en </w:t>
            </w:r>
            <w:r w:rsidRPr="00FE1278">
              <w:rPr>
                <w:rFonts w:ascii="Arial" w:eastAsia="Times New Roman" w:hAnsi="Arial" w:cs="Arial"/>
                <w:i/>
                <w:sz w:val="24"/>
                <w:szCs w:val="24"/>
                <w:lang w:val="es-CL" w:eastAsia="es-ES_tradnl"/>
              </w:rPr>
              <w:t>Motivo</w:t>
            </w:r>
            <w:r w:rsidRPr="00FE1278">
              <w:rPr>
                <w:rFonts w:ascii="Arial" w:eastAsia="Times New Roman" w:hAnsi="Arial" w:cs="Arial"/>
                <w:sz w:val="24"/>
                <w:szCs w:val="24"/>
                <w:lang w:val="es-CL" w:eastAsia="es-ES_tradnl"/>
              </w:rPr>
              <w:t xml:space="preserve"> un resumen de las acciones realizadas).</w:t>
            </w:r>
          </w:p>
          <w:p w14:paraId="7A801D14" w14:textId="77777777" w:rsidR="009632CD" w:rsidRPr="00FE1278" w:rsidRDefault="009632CD" w:rsidP="00F85DA8">
            <w:pPr>
              <w:numPr>
                <w:ilvl w:val="0"/>
                <w:numId w:val="59"/>
              </w:numPr>
              <w:tabs>
                <w:tab w:val="left" w:pos="1"/>
                <w:tab w:val="left" w:pos="207"/>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 Informar del estado operativo de equipo médico a Ingeniero de Servicio, entregando:</w:t>
            </w:r>
          </w:p>
          <w:p w14:paraId="1FE883C0" w14:textId="77777777" w:rsidR="009632CD" w:rsidRPr="00FE1278" w:rsidRDefault="009632CD" w:rsidP="00F85DA8">
            <w:pPr>
              <w:numPr>
                <w:ilvl w:val="0"/>
                <w:numId w:val="63"/>
              </w:numPr>
              <w:tabs>
                <w:tab w:val="left" w:pos="1"/>
                <w:tab w:val="left" w:pos="207"/>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Formulario de retiro (AR) (un ejemplar).</w:t>
            </w:r>
          </w:p>
          <w:p w14:paraId="36131D6A" w14:textId="77777777" w:rsidR="009632CD" w:rsidRPr="00FE1278" w:rsidRDefault="009632CD" w:rsidP="00F85DA8">
            <w:pPr>
              <w:numPr>
                <w:ilvl w:val="0"/>
                <w:numId w:val="63"/>
              </w:numPr>
              <w:tabs>
                <w:tab w:val="left" w:pos="1"/>
                <w:tab w:val="left" w:pos="207"/>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Formulario de entrega (AE) (un ejemplar).</w:t>
            </w:r>
          </w:p>
          <w:p w14:paraId="165C3BFC" w14:textId="77777777" w:rsidR="009632CD" w:rsidRPr="00FE1278" w:rsidRDefault="009632CD" w:rsidP="00F85DA8">
            <w:pPr>
              <w:numPr>
                <w:ilvl w:val="0"/>
                <w:numId w:val="63"/>
              </w:numPr>
              <w:tabs>
                <w:tab w:val="left" w:pos="1"/>
                <w:tab w:val="left" w:pos="207"/>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Informe de mantenimiento de la reparación (ITR) (un ejemplar).</w:t>
            </w:r>
          </w:p>
        </w:tc>
      </w:tr>
      <w:tr w:rsidR="009632CD" w:rsidRPr="00FE1278" w14:paraId="7A59E557" w14:textId="77777777" w:rsidTr="00673CAF">
        <w:trPr>
          <w:trHeight w:val="2040"/>
          <w:jc w:val="center"/>
        </w:trPr>
        <w:tc>
          <w:tcPr>
            <w:tcW w:w="827" w:type="pct"/>
          </w:tcPr>
          <w:p w14:paraId="257F006C"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ES_tradnl" w:eastAsia="es-ES_tradnl"/>
              </w:rPr>
            </w:pPr>
          </w:p>
          <w:p w14:paraId="143FF4FF"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ES_tradnl" w:eastAsia="es-ES_tradnl"/>
              </w:rPr>
            </w:pPr>
            <w:r w:rsidRPr="00FE1278">
              <w:rPr>
                <w:rFonts w:ascii="Arial" w:eastAsia="Times New Roman" w:hAnsi="Arial" w:cs="Arial"/>
                <w:bCs/>
                <w:sz w:val="24"/>
                <w:szCs w:val="24"/>
                <w:lang w:val="es-ES_tradnl" w:eastAsia="es-ES_tradnl"/>
              </w:rPr>
              <w:t>Documentar</w:t>
            </w:r>
          </w:p>
        </w:tc>
        <w:tc>
          <w:tcPr>
            <w:tcW w:w="878" w:type="pct"/>
          </w:tcPr>
          <w:p w14:paraId="74A6923B"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3544D918"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Ingeniero de Servicio</w:t>
            </w:r>
          </w:p>
        </w:tc>
        <w:tc>
          <w:tcPr>
            <w:tcW w:w="3295" w:type="pct"/>
          </w:tcPr>
          <w:p w14:paraId="2D494AB5" w14:textId="77777777" w:rsidR="009632CD" w:rsidRPr="00FE1278" w:rsidRDefault="009632CD" w:rsidP="00F436E3">
            <w:pPr>
              <w:tabs>
                <w:tab w:val="left" w:pos="1"/>
                <w:tab w:val="left" w:pos="20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 </w:t>
            </w:r>
          </w:p>
          <w:p w14:paraId="6FC3C530" w14:textId="77777777" w:rsidR="009632CD" w:rsidRPr="00FE1278" w:rsidRDefault="009632CD" w:rsidP="00F85DA8">
            <w:pPr>
              <w:numPr>
                <w:ilvl w:val="0"/>
                <w:numId w:val="62"/>
              </w:numPr>
              <w:tabs>
                <w:tab w:val="left" w:pos="1"/>
                <w:tab w:val="left" w:pos="207"/>
                <w:tab w:val="left" w:pos="317"/>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hanging="28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Revisar y guardar en Archivador de mantenimiento correspondiente:</w:t>
            </w:r>
          </w:p>
          <w:p w14:paraId="4470AE8F" w14:textId="77777777" w:rsidR="009632CD" w:rsidRPr="00FE1278" w:rsidRDefault="009632CD" w:rsidP="00F85DA8">
            <w:pPr>
              <w:numPr>
                <w:ilvl w:val="0"/>
                <w:numId w:val="61"/>
              </w:numPr>
              <w:tabs>
                <w:tab w:val="left" w:pos="1"/>
                <w:tab w:val="left" w:pos="207"/>
                <w:tab w:val="left" w:pos="317"/>
                <w:tab w:val="left" w:pos="360"/>
                <w:tab w:val="left" w:pos="742"/>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Informe de mantenimiento (IM) (un ejemplar). </w:t>
            </w:r>
          </w:p>
          <w:p w14:paraId="31E581FC" w14:textId="77777777" w:rsidR="009632CD" w:rsidRPr="00FE1278" w:rsidRDefault="009632CD" w:rsidP="00F85DA8">
            <w:pPr>
              <w:numPr>
                <w:ilvl w:val="0"/>
                <w:numId w:val="61"/>
              </w:numPr>
              <w:tabs>
                <w:tab w:val="left" w:pos="1"/>
                <w:tab w:val="left" w:pos="207"/>
                <w:tab w:val="left" w:pos="317"/>
                <w:tab w:val="left" w:pos="360"/>
                <w:tab w:val="left" w:pos="742"/>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Formulario de entrega (AE) (un ejemplar).</w:t>
            </w:r>
          </w:p>
          <w:p w14:paraId="4CB878D0" w14:textId="77777777" w:rsidR="009632CD" w:rsidRPr="00FE1278" w:rsidRDefault="009632CD" w:rsidP="00F85DA8">
            <w:pPr>
              <w:numPr>
                <w:ilvl w:val="0"/>
                <w:numId w:val="63"/>
              </w:numPr>
              <w:tabs>
                <w:tab w:val="left" w:pos="1"/>
                <w:tab w:val="left" w:pos="207"/>
                <w:tab w:val="left" w:pos="360"/>
                <w:tab w:val="left" w:pos="742"/>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Formulario de retiro (AR) (un ejemplar).</w:t>
            </w:r>
          </w:p>
          <w:p w14:paraId="5BFF9C5A" w14:textId="77777777" w:rsidR="009632CD" w:rsidRPr="00FE1278" w:rsidRDefault="009632CD" w:rsidP="00F85DA8">
            <w:pPr>
              <w:numPr>
                <w:ilvl w:val="0"/>
                <w:numId w:val="61"/>
              </w:numPr>
              <w:tabs>
                <w:tab w:val="left" w:pos="1"/>
                <w:tab w:val="left" w:pos="207"/>
                <w:tab w:val="left" w:pos="317"/>
                <w:tab w:val="left" w:pos="360"/>
                <w:tab w:val="left" w:pos="742"/>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Informe técnico de la reparación, ITR (un ejemplar).</w:t>
            </w:r>
          </w:p>
          <w:p w14:paraId="781E0BE6" w14:textId="77777777" w:rsidR="009632CD" w:rsidRPr="00FE1278" w:rsidRDefault="009632CD" w:rsidP="00F85DA8">
            <w:pPr>
              <w:numPr>
                <w:ilvl w:val="0"/>
                <w:numId w:val="62"/>
              </w:numPr>
              <w:tabs>
                <w:tab w:val="left" w:pos="1"/>
                <w:tab w:val="left" w:pos="207"/>
                <w:tab w:val="left" w:pos="317"/>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hanging="28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Informar de operatividad de equipo médico a </w:t>
            </w:r>
            <w:r w:rsidRPr="00FE1278">
              <w:rPr>
                <w:rFonts w:ascii="Arial" w:eastAsia="Times New Roman" w:hAnsi="Arial" w:cs="Arial"/>
                <w:sz w:val="24"/>
                <w:szCs w:val="24"/>
                <w:lang w:val="es-ES_tradnl" w:eastAsia="es-ES_tradnl"/>
              </w:rPr>
              <w:t>Supervisor/Coordinador de Servicio clínico o de Apoyo</w:t>
            </w:r>
            <w:r w:rsidRPr="00FE1278">
              <w:rPr>
                <w:rFonts w:ascii="Arial" w:eastAsia="Times New Roman" w:hAnsi="Arial" w:cs="Arial"/>
                <w:sz w:val="24"/>
                <w:szCs w:val="24"/>
                <w:lang w:val="es-CL" w:eastAsia="es-ES_tradnl"/>
              </w:rPr>
              <w:t xml:space="preserve"> con copia en correo a   Coordinador de Laboratorio de equipos médicos indicando:</w:t>
            </w:r>
          </w:p>
          <w:p w14:paraId="33BB6347" w14:textId="77777777" w:rsidR="009632CD" w:rsidRPr="00FE1278" w:rsidRDefault="009632CD" w:rsidP="00F85DA8">
            <w:pPr>
              <w:numPr>
                <w:ilvl w:val="0"/>
                <w:numId w:val="64"/>
              </w:numPr>
              <w:tabs>
                <w:tab w:val="left" w:pos="1"/>
                <w:tab w:val="left" w:pos="207"/>
                <w:tab w:val="left" w:pos="317"/>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Reporte de falla de usuario.</w:t>
            </w:r>
          </w:p>
          <w:p w14:paraId="36DC63D9" w14:textId="77777777" w:rsidR="009632CD" w:rsidRPr="00FE1278" w:rsidRDefault="009632CD" w:rsidP="00F85DA8">
            <w:pPr>
              <w:numPr>
                <w:ilvl w:val="0"/>
                <w:numId w:val="64"/>
              </w:numPr>
              <w:tabs>
                <w:tab w:val="left" w:pos="1"/>
                <w:tab w:val="left" w:pos="207"/>
                <w:tab w:val="left" w:pos="317"/>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Reporte técnico.</w:t>
            </w:r>
          </w:p>
          <w:p w14:paraId="3FEF597E" w14:textId="77777777" w:rsidR="009632CD" w:rsidRPr="00FE1278" w:rsidRDefault="009632CD" w:rsidP="00F85DA8">
            <w:pPr>
              <w:numPr>
                <w:ilvl w:val="0"/>
                <w:numId w:val="64"/>
              </w:numPr>
              <w:tabs>
                <w:tab w:val="left" w:pos="1"/>
                <w:tab w:val="left" w:pos="207"/>
                <w:tab w:val="left" w:pos="317"/>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Actividades realizadas. </w:t>
            </w:r>
          </w:p>
          <w:p w14:paraId="5C49128F" w14:textId="77777777" w:rsidR="009632CD" w:rsidRPr="00FE1278" w:rsidRDefault="009632CD" w:rsidP="00F85DA8">
            <w:pPr>
              <w:numPr>
                <w:ilvl w:val="0"/>
                <w:numId w:val="64"/>
              </w:numPr>
              <w:tabs>
                <w:tab w:val="left" w:pos="1"/>
                <w:tab w:val="left" w:pos="207"/>
                <w:tab w:val="left" w:pos="317"/>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Operatividad del equipo médico.</w:t>
            </w:r>
          </w:p>
        </w:tc>
      </w:tr>
    </w:tbl>
    <w:p w14:paraId="65C0424C" w14:textId="77777777" w:rsidR="009632CD"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p>
    <w:p w14:paraId="1BBC5C04" w14:textId="77777777" w:rsidR="007905AA" w:rsidRDefault="007905AA"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p>
    <w:p w14:paraId="2422C957" w14:textId="77777777" w:rsidR="007905AA" w:rsidRDefault="007905AA"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p>
    <w:p w14:paraId="6592D7CF" w14:textId="77777777" w:rsidR="007905AA" w:rsidRPr="00FE1278" w:rsidRDefault="007905AA"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p>
    <w:p w14:paraId="4D6E0BCC"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p>
    <w:p w14:paraId="11C764A8"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lastRenderedPageBreak/>
        <w:t>1.4 CONTINGENCIAS</w:t>
      </w:r>
    </w:p>
    <w:p w14:paraId="296D48D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hanging="357"/>
        <w:jc w:val="both"/>
        <w:textAlignment w:val="baseline"/>
        <w:rPr>
          <w:rFonts w:ascii="Arial" w:eastAsia="Times New Roman" w:hAnsi="Arial" w:cs="Arial"/>
          <w:b/>
          <w:sz w:val="24"/>
          <w:szCs w:val="24"/>
          <w:lang w:val="es-ES_tradnl" w:eastAsia="es-ES_tradnl"/>
        </w:rPr>
      </w:pPr>
    </w:p>
    <w:p w14:paraId="608F2DD9"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CL" w:eastAsia="es-ES_tradnl"/>
        </w:rPr>
      </w:pPr>
      <w:r w:rsidRPr="00FE1278">
        <w:rPr>
          <w:rFonts w:ascii="Arial" w:eastAsia="Times New Roman" w:hAnsi="Arial" w:cs="Arial"/>
          <w:b/>
          <w:bCs/>
          <w:sz w:val="24"/>
          <w:szCs w:val="24"/>
          <w:u w:val="single"/>
          <w:lang w:val="es-CL" w:eastAsia="es-ES_tradnl"/>
        </w:rPr>
        <w:t>Actividad Solicitar</w:t>
      </w:r>
    </w:p>
    <w:p w14:paraId="6FDED95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61" w:hanging="360"/>
        <w:jc w:val="both"/>
        <w:textAlignment w:val="baseline"/>
        <w:rPr>
          <w:rFonts w:ascii="Arial" w:eastAsia="Times New Roman" w:hAnsi="Arial" w:cs="Arial"/>
          <w:b/>
          <w:bCs/>
          <w:sz w:val="24"/>
          <w:szCs w:val="24"/>
          <w:u w:val="single"/>
          <w:lang w:val="es-CL" w:eastAsia="es-ES_tradnl"/>
        </w:rPr>
      </w:pPr>
    </w:p>
    <w:p w14:paraId="5343B917" w14:textId="77777777" w:rsidR="009632CD" w:rsidRPr="00FE1278"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
          <w:bCs/>
          <w:sz w:val="24"/>
          <w:szCs w:val="24"/>
          <w:u w:val="single"/>
          <w:lang w:val="es-CL" w:eastAsia="es-ES_tradnl"/>
        </w:rPr>
        <w:t>Informe de mantenimiento (IM) no respalda de forma correcta el cambio de repuesto o accesorio:</w:t>
      </w:r>
      <w:r w:rsidRPr="00FE1278">
        <w:rPr>
          <w:rFonts w:ascii="Arial" w:eastAsia="Times New Roman" w:hAnsi="Arial" w:cs="Arial"/>
          <w:b/>
          <w:bCs/>
          <w:sz w:val="24"/>
          <w:szCs w:val="24"/>
          <w:lang w:val="es-CL" w:eastAsia="es-ES_tradnl"/>
        </w:rPr>
        <w:t xml:space="preserve"> </w:t>
      </w:r>
      <w:r w:rsidRPr="00FE1278">
        <w:rPr>
          <w:rFonts w:ascii="Arial" w:eastAsia="Times New Roman" w:hAnsi="Arial" w:cs="Arial"/>
          <w:bCs/>
          <w:sz w:val="24"/>
          <w:szCs w:val="24"/>
          <w:lang w:val="es-CL" w:eastAsia="es-ES_tradnl"/>
        </w:rPr>
        <w:t xml:space="preserve">El Ingeniero de Servicio debe verificar en compañía de Técnico de mantenimiento la falla y determinar la forma de devolver la operatividad al equipo médico. </w:t>
      </w:r>
    </w:p>
    <w:p w14:paraId="682077E7" w14:textId="77777777" w:rsidR="009632CD" w:rsidRPr="00FE1278" w:rsidRDefault="009632CD" w:rsidP="00F436E3">
      <w:pPr>
        <w:tabs>
          <w:tab w:val="left" w:pos="0"/>
          <w:tab w:val="left" w:pos="4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sz w:val="24"/>
          <w:szCs w:val="24"/>
          <w:lang w:val="es-CL" w:eastAsia="es-ES_tradnl"/>
        </w:rPr>
      </w:pPr>
    </w:p>
    <w:p w14:paraId="40A4BCDF"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CL" w:eastAsia="es-ES_tradnl"/>
        </w:rPr>
      </w:pPr>
      <w:r w:rsidRPr="00FE1278">
        <w:rPr>
          <w:rFonts w:ascii="Arial" w:eastAsia="Times New Roman" w:hAnsi="Arial" w:cs="Arial"/>
          <w:b/>
          <w:bCs/>
          <w:sz w:val="24"/>
          <w:szCs w:val="24"/>
          <w:u w:val="single"/>
          <w:lang w:val="es-CL" w:eastAsia="es-ES_tradnl"/>
        </w:rPr>
        <w:t>Actividad Solicitar</w:t>
      </w:r>
    </w:p>
    <w:p w14:paraId="0AEE9CB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1"/>
        <w:jc w:val="both"/>
        <w:textAlignment w:val="baseline"/>
        <w:rPr>
          <w:rFonts w:ascii="Arial" w:eastAsia="Times New Roman" w:hAnsi="Arial" w:cs="Arial"/>
          <w:b/>
          <w:bCs/>
          <w:sz w:val="24"/>
          <w:szCs w:val="24"/>
          <w:u w:val="single"/>
          <w:lang w:val="es-CL" w:eastAsia="es-ES_tradnl"/>
        </w:rPr>
      </w:pPr>
    </w:p>
    <w:p w14:paraId="7EFDF86E" w14:textId="77777777" w:rsidR="009632CD" w:rsidRPr="00FE1278" w:rsidRDefault="009632CD" w:rsidP="00F436E3">
      <w:pPr>
        <w:tabs>
          <w:tab w:val="left" w:pos="0"/>
          <w:tab w:val="left" w:pos="4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sz w:val="24"/>
          <w:szCs w:val="24"/>
          <w:lang w:val="es-CL" w:eastAsia="es-ES_tradnl"/>
        </w:rPr>
      </w:pPr>
      <w:r w:rsidRPr="00FE1278">
        <w:rPr>
          <w:rFonts w:ascii="Arial" w:eastAsia="Times New Roman" w:hAnsi="Arial" w:cs="Arial"/>
          <w:b/>
          <w:sz w:val="24"/>
          <w:szCs w:val="24"/>
          <w:u w:val="single"/>
          <w:lang w:val="es-CL" w:eastAsia="es-ES_tradnl"/>
        </w:rPr>
        <w:t xml:space="preserve">El repuesto o accesorio no se encuentra en stock en Laboratorio de Equipos Médicos: </w:t>
      </w:r>
      <w:r w:rsidRPr="00FE1278">
        <w:rPr>
          <w:rFonts w:ascii="Arial" w:eastAsia="Times New Roman" w:hAnsi="Arial" w:cs="Arial"/>
          <w:sz w:val="24"/>
          <w:szCs w:val="24"/>
          <w:lang w:val="es-CL" w:eastAsia="es-ES_tradnl"/>
        </w:rPr>
        <w:t xml:space="preserve">El Técnico de Mantenimiento debe comunicarse con Ingeniero de servicio para que éste analice la situación y considere las opciones de realizar la Etapa 3 Reparar con apoyo interno con repuestos sin stock o con Fondo fijo del Departamento de Gestión de la Operación (caja chica). </w:t>
      </w:r>
    </w:p>
    <w:p w14:paraId="703094C3"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1"/>
        <w:jc w:val="both"/>
        <w:textAlignment w:val="baseline"/>
        <w:rPr>
          <w:rFonts w:ascii="Arial" w:eastAsia="Times New Roman" w:hAnsi="Arial" w:cs="Arial"/>
          <w:b/>
          <w:bCs/>
          <w:sz w:val="24"/>
          <w:szCs w:val="24"/>
          <w:u w:val="single"/>
          <w:lang w:val="es-CL" w:eastAsia="es-ES_tradnl"/>
        </w:rPr>
      </w:pPr>
    </w:p>
    <w:p w14:paraId="12C7DFF9"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bCs/>
          <w:sz w:val="24"/>
          <w:szCs w:val="24"/>
          <w:u w:val="single"/>
          <w:lang w:val="es-CL" w:eastAsia="es-ES_tradnl"/>
        </w:rPr>
      </w:pPr>
      <w:r w:rsidRPr="00FE1278">
        <w:rPr>
          <w:rFonts w:ascii="Arial" w:eastAsia="Times New Roman" w:hAnsi="Arial" w:cs="Arial"/>
          <w:b/>
          <w:bCs/>
          <w:sz w:val="24"/>
          <w:szCs w:val="24"/>
          <w:u w:val="single"/>
          <w:lang w:val="es-CL" w:eastAsia="es-ES_tradnl"/>
        </w:rPr>
        <w:t>Actividad Entregar</w:t>
      </w:r>
    </w:p>
    <w:p w14:paraId="18E812ED"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1"/>
        <w:jc w:val="both"/>
        <w:textAlignment w:val="baseline"/>
        <w:rPr>
          <w:rFonts w:ascii="Arial" w:eastAsia="Times New Roman" w:hAnsi="Arial" w:cs="Arial"/>
          <w:b/>
          <w:sz w:val="24"/>
          <w:szCs w:val="24"/>
          <w:u w:val="single"/>
          <w:lang w:val="es-CL" w:eastAsia="es-ES_tradnl"/>
        </w:rPr>
      </w:pPr>
    </w:p>
    <w:p w14:paraId="1A2ABBCE" w14:textId="77777777" w:rsidR="009632CD" w:rsidRPr="00FE1278" w:rsidRDefault="009632CD" w:rsidP="00F436E3">
      <w:pPr>
        <w:tabs>
          <w:tab w:val="left" w:pos="1"/>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b/>
          <w:sz w:val="24"/>
          <w:szCs w:val="24"/>
          <w:u w:val="single"/>
          <w:lang w:val="es-ES_tradnl" w:eastAsia="es-ES_tradnl"/>
        </w:rPr>
        <w:t>No hay stock de repuesto o accesorio:</w:t>
      </w:r>
      <w:r w:rsidRPr="00FE1278">
        <w:rPr>
          <w:rFonts w:ascii="Arial" w:eastAsia="Times New Roman" w:hAnsi="Arial" w:cs="Arial"/>
          <w:b/>
          <w:i/>
          <w:sz w:val="24"/>
          <w:szCs w:val="24"/>
          <w:lang w:val="es-ES_tradnl" w:eastAsia="es-ES_tradnl"/>
        </w:rPr>
        <w:t xml:space="preserve"> </w:t>
      </w:r>
      <w:r w:rsidRPr="00FE1278">
        <w:rPr>
          <w:rFonts w:ascii="Arial" w:eastAsia="Times New Roman" w:hAnsi="Arial" w:cs="Arial"/>
          <w:sz w:val="24"/>
          <w:szCs w:val="24"/>
          <w:lang w:val="es-ES_tradnl" w:eastAsia="es-ES_tradnl"/>
        </w:rPr>
        <w:t>Contactar a Ingeniero de Servicio vía email e informar las razones por las cuales el repuesto o accesorio no se encuentra en stock.</w:t>
      </w:r>
    </w:p>
    <w:p w14:paraId="7473A008" w14:textId="77777777" w:rsidR="009632CD" w:rsidRPr="00FE1278" w:rsidRDefault="009632CD" w:rsidP="00F436E3">
      <w:pPr>
        <w:tabs>
          <w:tab w:val="left" w:pos="1"/>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sz w:val="24"/>
          <w:szCs w:val="24"/>
          <w:lang w:val="es-ES_tradnl" w:eastAsia="es-ES_tradnl"/>
        </w:rPr>
        <w:t xml:space="preserve"> </w:t>
      </w:r>
    </w:p>
    <w:p w14:paraId="12CF36B7"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r w:rsidRPr="00FE1278">
        <w:rPr>
          <w:rFonts w:ascii="Arial" w:eastAsia="Times New Roman" w:hAnsi="Arial" w:cs="Arial"/>
          <w:b/>
          <w:sz w:val="24"/>
          <w:szCs w:val="24"/>
          <w:u w:val="single"/>
          <w:lang w:val="es-ES_tradnl" w:eastAsia="es-ES_tradnl"/>
        </w:rPr>
        <w:t>Actividad Instalar</w:t>
      </w:r>
    </w:p>
    <w:p w14:paraId="3272BBDC"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720"/>
        <w:jc w:val="both"/>
        <w:textAlignment w:val="baseline"/>
        <w:rPr>
          <w:rFonts w:ascii="Arial" w:eastAsia="Times New Roman" w:hAnsi="Arial" w:cs="Arial"/>
          <w:b/>
          <w:sz w:val="24"/>
          <w:szCs w:val="24"/>
          <w:u w:val="single"/>
          <w:lang w:val="es-ES_tradnl" w:eastAsia="es-ES_tradnl"/>
        </w:rPr>
      </w:pPr>
    </w:p>
    <w:p w14:paraId="769DB54B"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b/>
          <w:sz w:val="24"/>
          <w:szCs w:val="24"/>
          <w:u w:val="single"/>
          <w:lang w:val="es-ES_tradnl" w:eastAsia="es-ES_tradnl"/>
        </w:rPr>
        <w:t>Equipo médico no logra ser reparado:</w:t>
      </w:r>
      <w:r w:rsidRPr="00FE1278">
        <w:rPr>
          <w:rFonts w:ascii="Arial" w:eastAsia="Times New Roman" w:hAnsi="Arial" w:cs="Arial"/>
          <w:b/>
          <w:sz w:val="24"/>
          <w:szCs w:val="24"/>
          <w:lang w:val="es-ES_tradnl" w:eastAsia="es-ES_tradnl"/>
        </w:rPr>
        <w:t xml:space="preserve"> </w:t>
      </w:r>
      <w:r w:rsidRPr="00FE1278">
        <w:rPr>
          <w:rFonts w:ascii="Arial" w:eastAsia="Times New Roman" w:hAnsi="Arial" w:cs="Arial"/>
          <w:sz w:val="24"/>
          <w:szCs w:val="24"/>
          <w:lang w:val="es-ES_tradnl" w:eastAsia="es-ES_tradnl"/>
        </w:rPr>
        <w:t xml:space="preserve">Informar a Ingeniero de Servicio la operatividad del equipo médico y resolver en conjunto si se necesitará la compra de un nuevo repuesto o accesorio y realizar la Etapa 3 o 4 </w:t>
      </w:r>
      <w:r w:rsidRPr="00FE1278">
        <w:rPr>
          <w:rFonts w:ascii="Arial" w:eastAsia="Times New Roman" w:hAnsi="Arial" w:cs="Arial"/>
          <w:i/>
          <w:sz w:val="24"/>
          <w:szCs w:val="24"/>
          <w:lang w:val="es-ES_tradnl" w:eastAsia="es-ES_tradnl"/>
        </w:rPr>
        <w:t>Reparar con apoyo externo presencial o en las dependencias del Servicio técnico externo.</w:t>
      </w:r>
    </w:p>
    <w:p w14:paraId="1B40FE4D"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i/>
          <w:sz w:val="24"/>
          <w:szCs w:val="24"/>
          <w:u w:val="single"/>
          <w:lang w:val="es-ES_tradnl" w:eastAsia="es-ES_tradnl"/>
        </w:rPr>
      </w:pPr>
    </w:p>
    <w:p w14:paraId="276893C9"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i/>
          <w:sz w:val="24"/>
          <w:szCs w:val="24"/>
          <w:u w:val="single"/>
          <w:lang w:val="es-ES_tradnl" w:eastAsia="es-ES_tradnl"/>
        </w:rPr>
      </w:pPr>
      <w:r w:rsidRPr="00FE1278">
        <w:rPr>
          <w:rFonts w:ascii="Arial" w:eastAsia="Times New Roman" w:hAnsi="Arial" w:cs="Arial"/>
          <w:b/>
          <w:i/>
          <w:sz w:val="24"/>
          <w:szCs w:val="24"/>
          <w:u w:val="single"/>
          <w:lang w:val="es-ES_tradnl" w:eastAsia="es-ES_tradnl"/>
        </w:rPr>
        <w:t>Actividad Documentar</w:t>
      </w:r>
    </w:p>
    <w:p w14:paraId="71FA484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61" w:hanging="360"/>
        <w:jc w:val="both"/>
        <w:textAlignment w:val="baseline"/>
        <w:rPr>
          <w:rFonts w:ascii="Arial" w:eastAsia="Times New Roman" w:hAnsi="Arial" w:cs="Arial"/>
          <w:b/>
          <w:i/>
          <w:sz w:val="24"/>
          <w:szCs w:val="24"/>
          <w:u w:val="single"/>
          <w:lang w:val="es-ES_tradnl" w:eastAsia="es-ES_tradnl"/>
        </w:rPr>
      </w:pPr>
    </w:p>
    <w:p w14:paraId="29B2D555" w14:textId="77777777" w:rsidR="009632CD" w:rsidRPr="00FE1278" w:rsidRDefault="009632CD" w:rsidP="00F436E3">
      <w:pPr>
        <w:tabs>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b/>
          <w:sz w:val="24"/>
          <w:szCs w:val="24"/>
          <w:u w:val="single"/>
          <w:lang w:val="es-ES_tradnl" w:eastAsia="es-ES_tradnl"/>
        </w:rPr>
        <w:t>Técnico de mantenimiento no realiza AR y AE</w:t>
      </w:r>
      <w:r w:rsidRPr="00FE1278">
        <w:rPr>
          <w:rFonts w:ascii="Arial" w:eastAsia="Times New Roman" w:hAnsi="Arial" w:cs="Arial"/>
          <w:b/>
          <w:sz w:val="24"/>
          <w:szCs w:val="24"/>
          <w:lang w:val="es-ES_tradnl" w:eastAsia="es-ES_tradnl"/>
        </w:rPr>
        <w:t>:</w:t>
      </w:r>
      <w:r w:rsidRPr="00FE1278">
        <w:rPr>
          <w:rFonts w:ascii="Arial" w:eastAsia="Times New Roman" w:hAnsi="Arial" w:cs="Arial"/>
          <w:sz w:val="24"/>
          <w:szCs w:val="24"/>
          <w:lang w:val="es-ES_tradnl" w:eastAsia="es-ES_tradnl"/>
        </w:rPr>
        <w:t xml:space="preserve"> Consultar a Técnico de mantenimiento si la instalación del repuesto o accesorio se realizó en las dependencias del Servicio Clínico o de apoyo.</w:t>
      </w:r>
    </w:p>
    <w:p w14:paraId="4CAEF12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61" w:hanging="360"/>
        <w:jc w:val="both"/>
        <w:textAlignment w:val="baseline"/>
        <w:rPr>
          <w:rFonts w:ascii="Arial" w:eastAsia="Times New Roman" w:hAnsi="Arial" w:cs="Arial"/>
          <w:b/>
          <w:i/>
          <w:sz w:val="24"/>
          <w:szCs w:val="24"/>
          <w:u w:val="single"/>
          <w:lang w:val="es-ES_tradnl" w:eastAsia="es-ES_tradnl"/>
        </w:rPr>
      </w:pPr>
    </w:p>
    <w:p w14:paraId="6E652AE5"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3A2B7DF7"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318C406D"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6C906B50"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7B71D478"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58F0FBE6"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2FFC8D95"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06D05D9B"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02A3B9EF"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5E20C942" w14:textId="77777777" w:rsidR="009632CD" w:rsidRPr="00E34A85" w:rsidRDefault="009632CD" w:rsidP="00E34A85">
      <w:pPr>
        <w:pStyle w:val="Ttulo2"/>
        <w:numPr>
          <w:ilvl w:val="2"/>
          <w:numId w:val="3"/>
        </w:numPr>
        <w:spacing w:line="240" w:lineRule="auto"/>
        <w:ind w:left="504"/>
        <w:rPr>
          <w:rFonts w:ascii="Arial" w:hAnsi="Arial" w:cs="Arial"/>
          <w:b/>
          <w:color w:val="000000" w:themeColor="text1"/>
          <w:sz w:val="24"/>
          <w:szCs w:val="24"/>
        </w:rPr>
      </w:pPr>
      <w:r w:rsidRPr="00E34A85">
        <w:rPr>
          <w:rFonts w:ascii="Arial" w:hAnsi="Arial" w:cs="Arial"/>
          <w:b/>
          <w:color w:val="000000" w:themeColor="text1"/>
          <w:sz w:val="24"/>
          <w:szCs w:val="24"/>
        </w:rPr>
        <w:t xml:space="preserve">ANEXO </w:t>
      </w:r>
      <w:r w:rsidR="000D5B43">
        <w:rPr>
          <w:rFonts w:ascii="Arial" w:hAnsi="Arial" w:cs="Arial"/>
          <w:b/>
          <w:color w:val="000000" w:themeColor="text1"/>
          <w:sz w:val="24"/>
          <w:szCs w:val="24"/>
        </w:rPr>
        <w:t>6</w:t>
      </w:r>
    </w:p>
    <w:p w14:paraId="2AD5D51A"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685D150B"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r w:rsidRPr="00FE1278">
        <w:rPr>
          <w:rFonts w:ascii="Arial" w:eastAsia="Times New Roman" w:hAnsi="Arial" w:cs="Arial"/>
          <w:b/>
          <w:sz w:val="24"/>
          <w:szCs w:val="24"/>
          <w:u w:val="single"/>
          <w:lang w:val="es-ES_tradnl" w:eastAsia="es-ES_tradnl"/>
        </w:rPr>
        <w:t>ETAPA: REPARAR</w:t>
      </w:r>
    </w:p>
    <w:p w14:paraId="55FD3597"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p>
    <w:p w14:paraId="6DFDBF97"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3AABE69D"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r w:rsidRPr="00FE1278">
        <w:rPr>
          <w:rFonts w:ascii="Arial" w:eastAsia="Times New Roman" w:hAnsi="Arial" w:cs="Arial"/>
          <w:b/>
          <w:sz w:val="24"/>
          <w:szCs w:val="24"/>
          <w:u w:val="single"/>
          <w:lang w:val="es-ES_tradnl" w:eastAsia="es-ES_tradnl"/>
        </w:rPr>
        <w:t>ETAPA 3: REPARAR CON APOYO INTERNO CON APOYO REPUESTOS SIN STOCK</w:t>
      </w:r>
    </w:p>
    <w:p w14:paraId="6FBAD818"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6E01005C" w14:textId="77777777" w:rsidR="009632CD" w:rsidRPr="00FE1278" w:rsidRDefault="009632CD" w:rsidP="00F436E3">
      <w:pPr>
        <w:tabs>
          <w:tab w:val="left" w:pos="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kern w:val="28"/>
          <w:sz w:val="24"/>
          <w:szCs w:val="24"/>
          <w:lang w:val="es-CL" w:eastAsia="es-ES_tradnl"/>
        </w:rPr>
      </w:pPr>
    </w:p>
    <w:p w14:paraId="3777BC23" w14:textId="77777777" w:rsidR="009632CD" w:rsidRPr="00FE1278" w:rsidRDefault="009632CD" w:rsidP="00F436E3">
      <w:pPr>
        <w:tabs>
          <w:tab w:val="left" w:pos="0"/>
          <w:tab w:val="left" w:pos="284"/>
          <w:tab w:val="left" w:pos="426"/>
        </w:tabs>
        <w:spacing w:after="0" w:line="240" w:lineRule="auto"/>
        <w:contextualSpacing/>
        <w:jc w:val="both"/>
        <w:rPr>
          <w:rFonts w:ascii="Arial" w:eastAsia="Times New Roman" w:hAnsi="Arial" w:cs="Arial"/>
          <w:b/>
          <w:sz w:val="24"/>
          <w:szCs w:val="24"/>
          <w:lang w:val="es-CL" w:eastAsia="es-ES"/>
        </w:rPr>
      </w:pPr>
      <w:r w:rsidRPr="00FE1278">
        <w:rPr>
          <w:rFonts w:ascii="Arial" w:eastAsia="Times New Roman" w:hAnsi="Arial" w:cs="Arial"/>
          <w:b/>
          <w:sz w:val="24"/>
          <w:szCs w:val="24"/>
          <w:lang w:val="es-CL" w:eastAsia="es-ES"/>
        </w:rPr>
        <w:t>1.   DESARROLLO</w:t>
      </w:r>
    </w:p>
    <w:p w14:paraId="07796827"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before="240" w:after="12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1.1 MODELOS VISUALES</w:t>
      </w:r>
    </w:p>
    <w:p w14:paraId="579D670D"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Ubicación en el mapa de procesos: Etapa número 3 del proceso de Realizar mantenimiento correctivo.</w:t>
      </w:r>
    </w:p>
    <w:p w14:paraId="4C87311E"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p>
    <w:p w14:paraId="79742C1A" w14:textId="77777777" w:rsidR="009632CD" w:rsidRPr="00FE1278" w:rsidRDefault="00673CAF" w:rsidP="00673CAF">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center"/>
        <w:textAlignment w:val="baseline"/>
        <w:rPr>
          <w:rFonts w:ascii="Arial" w:eastAsia="Times New Roman" w:hAnsi="Arial" w:cs="Arial"/>
          <w:noProof/>
          <w:sz w:val="24"/>
          <w:szCs w:val="24"/>
          <w:lang w:val="es-CL" w:eastAsia="es-CL"/>
        </w:rPr>
      </w:pPr>
      <w:r>
        <w:rPr>
          <w:rFonts w:ascii="Arial" w:eastAsia="Times New Roman" w:hAnsi="Arial" w:cs="Arial"/>
          <w:noProof/>
          <w:sz w:val="24"/>
          <w:szCs w:val="24"/>
          <w:lang w:val="es-CL" w:eastAsia="es-CL"/>
        </w:rPr>
        <w:drawing>
          <wp:inline distT="0" distB="0" distL="0" distR="0" wp14:anchorId="5320083D" wp14:editId="0EE8E840">
            <wp:extent cx="5009515" cy="2466975"/>
            <wp:effectExtent l="0" t="0" r="635"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09515" cy="2466975"/>
                    </a:xfrm>
                    <a:prstGeom prst="rect">
                      <a:avLst/>
                    </a:prstGeom>
                    <a:noFill/>
                  </pic:spPr>
                </pic:pic>
              </a:graphicData>
            </a:graphic>
          </wp:inline>
        </w:drawing>
      </w:r>
    </w:p>
    <w:p w14:paraId="78CCEA56"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p>
    <w:p w14:paraId="6846E00C"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020E217A" w14:textId="77777777" w:rsidR="009632CD"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Flujograma de información con sus listas de tareas</w:t>
      </w:r>
    </w:p>
    <w:p w14:paraId="7326F51F" w14:textId="77777777" w:rsidR="00673CAF" w:rsidRPr="00FE1278" w:rsidRDefault="00673CAF" w:rsidP="00673CAF">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center"/>
        <w:textAlignment w:val="baseline"/>
        <w:rPr>
          <w:rFonts w:ascii="Arial" w:eastAsia="Times New Roman" w:hAnsi="Arial" w:cs="Arial"/>
          <w:sz w:val="24"/>
          <w:szCs w:val="24"/>
          <w:lang w:val="es-ES_tradnl" w:eastAsia="es-ES_tradnl"/>
        </w:rPr>
      </w:pPr>
      <w:r>
        <w:rPr>
          <w:rFonts w:ascii="Arial" w:eastAsia="Times New Roman" w:hAnsi="Arial" w:cs="Arial"/>
          <w:noProof/>
          <w:sz w:val="24"/>
          <w:szCs w:val="24"/>
          <w:lang w:val="es-ES_tradnl" w:eastAsia="es-ES_tradnl"/>
        </w:rPr>
        <w:lastRenderedPageBreak/>
        <w:drawing>
          <wp:inline distT="0" distB="0" distL="0" distR="0" wp14:anchorId="18229BCB" wp14:editId="02BF8B99">
            <wp:extent cx="5171440" cy="381889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71440" cy="3818890"/>
                    </a:xfrm>
                    <a:prstGeom prst="rect">
                      <a:avLst/>
                    </a:prstGeom>
                    <a:noFill/>
                  </pic:spPr>
                </pic:pic>
              </a:graphicData>
            </a:graphic>
          </wp:inline>
        </w:drawing>
      </w:r>
    </w:p>
    <w:p w14:paraId="3896A21F" w14:textId="77777777" w:rsidR="009632CD" w:rsidRPr="00FE1278" w:rsidRDefault="00673CAF"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before="240" w:after="120" w:line="240" w:lineRule="auto"/>
        <w:ind w:left="1086" w:hanging="1086"/>
        <w:jc w:val="both"/>
        <w:textAlignment w:val="baseline"/>
        <w:rPr>
          <w:rFonts w:ascii="Arial" w:eastAsia="Times New Roman" w:hAnsi="Arial" w:cs="Arial"/>
          <w:b/>
          <w:sz w:val="24"/>
          <w:szCs w:val="24"/>
          <w:lang w:val="es-CL" w:eastAsia="es-ES_tradnl"/>
        </w:rPr>
      </w:pPr>
      <w:r>
        <w:rPr>
          <w:rFonts w:ascii="Arial" w:eastAsia="Times New Roman" w:hAnsi="Arial" w:cs="Arial"/>
          <w:b/>
          <w:noProof/>
          <w:sz w:val="24"/>
          <w:szCs w:val="24"/>
          <w:lang w:val="es-CL" w:eastAsia="es-ES_tradnl"/>
        </w:rPr>
        <w:drawing>
          <wp:inline distT="0" distB="0" distL="0" distR="0" wp14:anchorId="095B1FB0" wp14:editId="07DB51C6">
            <wp:extent cx="5171440" cy="3275965"/>
            <wp:effectExtent l="0" t="0" r="0" b="63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71440" cy="3275965"/>
                    </a:xfrm>
                    <a:prstGeom prst="rect">
                      <a:avLst/>
                    </a:prstGeom>
                    <a:noFill/>
                  </pic:spPr>
                </pic:pic>
              </a:graphicData>
            </a:graphic>
          </wp:inline>
        </w:drawing>
      </w:r>
    </w:p>
    <w:p w14:paraId="05D65369" w14:textId="77777777" w:rsidR="009632CD"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before="240" w:after="120" w:line="240" w:lineRule="auto"/>
        <w:ind w:left="1086" w:hanging="1086"/>
        <w:jc w:val="both"/>
        <w:textAlignment w:val="baseline"/>
        <w:rPr>
          <w:rFonts w:ascii="Arial" w:eastAsia="Times New Roman" w:hAnsi="Arial" w:cs="Arial"/>
          <w:b/>
          <w:sz w:val="24"/>
          <w:szCs w:val="24"/>
          <w:lang w:val="es-CL" w:eastAsia="es-ES_tradnl"/>
        </w:rPr>
      </w:pPr>
    </w:p>
    <w:p w14:paraId="0A4A95F3" w14:textId="77777777" w:rsidR="007905AA" w:rsidRDefault="007905AA"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before="240" w:after="120" w:line="240" w:lineRule="auto"/>
        <w:ind w:left="1086" w:hanging="1086"/>
        <w:jc w:val="both"/>
        <w:textAlignment w:val="baseline"/>
        <w:rPr>
          <w:rFonts w:ascii="Arial" w:eastAsia="Times New Roman" w:hAnsi="Arial" w:cs="Arial"/>
          <w:b/>
          <w:sz w:val="24"/>
          <w:szCs w:val="24"/>
          <w:lang w:val="es-CL" w:eastAsia="es-ES_tradnl"/>
        </w:rPr>
      </w:pPr>
    </w:p>
    <w:p w14:paraId="6A674498" w14:textId="77777777" w:rsidR="007905AA" w:rsidRPr="00FE1278" w:rsidRDefault="007905AA"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before="240" w:after="120" w:line="240" w:lineRule="auto"/>
        <w:ind w:left="1086" w:hanging="1086"/>
        <w:jc w:val="both"/>
        <w:textAlignment w:val="baseline"/>
        <w:rPr>
          <w:rFonts w:ascii="Arial" w:eastAsia="Times New Roman" w:hAnsi="Arial" w:cs="Arial"/>
          <w:b/>
          <w:sz w:val="24"/>
          <w:szCs w:val="24"/>
          <w:lang w:val="es-CL" w:eastAsia="es-ES_tradnl"/>
        </w:rPr>
      </w:pPr>
    </w:p>
    <w:p w14:paraId="16BF79B3"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1.2 INFORMACIÓN GENERAL</w:t>
      </w:r>
    </w:p>
    <w:p w14:paraId="4AAC92E1"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97"/>
        <w:gridCol w:w="5931"/>
      </w:tblGrid>
      <w:tr w:rsidR="009632CD" w:rsidRPr="00FE1278" w14:paraId="685D2C61" w14:textId="77777777" w:rsidTr="00893547">
        <w:trPr>
          <w:trHeight w:val="243"/>
        </w:trPr>
        <w:tc>
          <w:tcPr>
            <w:tcW w:w="1641" w:type="pct"/>
          </w:tcPr>
          <w:p w14:paraId="598BAD2F"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i/>
                <w:sz w:val="24"/>
                <w:szCs w:val="24"/>
                <w:lang w:val="es-ES_tradnl" w:eastAsia="es-ES_tradnl"/>
              </w:rPr>
              <w:t>Evento activador</w:t>
            </w:r>
          </w:p>
        </w:tc>
        <w:tc>
          <w:tcPr>
            <w:tcW w:w="3359" w:type="pct"/>
          </w:tcPr>
          <w:p w14:paraId="5E7FD00B"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ES_tradnl" w:eastAsia="es-ES_tradnl"/>
              </w:rPr>
              <w:t>El IM proveniente de Etapa Detectar falla.</w:t>
            </w:r>
          </w:p>
        </w:tc>
      </w:tr>
      <w:tr w:rsidR="009632CD" w:rsidRPr="00FE1278" w14:paraId="12531809" w14:textId="77777777" w:rsidTr="00893547">
        <w:trPr>
          <w:trHeight w:val="277"/>
        </w:trPr>
        <w:tc>
          <w:tcPr>
            <w:tcW w:w="1641" w:type="pct"/>
          </w:tcPr>
          <w:p w14:paraId="597C8524"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i/>
                <w:sz w:val="24"/>
                <w:szCs w:val="24"/>
                <w:lang w:val="es-ES_tradnl" w:eastAsia="es-ES_tradnl"/>
              </w:rPr>
              <w:t>Objetivo</w:t>
            </w:r>
          </w:p>
        </w:tc>
        <w:tc>
          <w:tcPr>
            <w:tcW w:w="3359" w:type="pct"/>
          </w:tcPr>
          <w:p w14:paraId="190C923E"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Reparar Equipo Médico con mano de obra interna.</w:t>
            </w:r>
          </w:p>
        </w:tc>
      </w:tr>
      <w:tr w:rsidR="009632CD" w:rsidRPr="00FE1278" w14:paraId="69D76EFD" w14:textId="77777777" w:rsidTr="00893547">
        <w:trPr>
          <w:trHeight w:val="286"/>
        </w:trPr>
        <w:tc>
          <w:tcPr>
            <w:tcW w:w="1641" w:type="pct"/>
          </w:tcPr>
          <w:p w14:paraId="18CDDE0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i/>
                <w:sz w:val="24"/>
                <w:szCs w:val="24"/>
                <w:lang w:val="es-ES_tradnl" w:eastAsia="es-ES_tradnl"/>
              </w:rPr>
              <w:t>Dueño</w:t>
            </w:r>
          </w:p>
        </w:tc>
        <w:tc>
          <w:tcPr>
            <w:tcW w:w="3359" w:type="pct"/>
          </w:tcPr>
          <w:p w14:paraId="2CCA597A"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Jefe de Sub-Departamento de Ingeniería Biomédica.</w:t>
            </w:r>
          </w:p>
        </w:tc>
      </w:tr>
    </w:tbl>
    <w:p w14:paraId="08C9DFAB"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43964AFC"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1.3 DESCRIPCIÓN DEL FLUJO</w:t>
      </w:r>
    </w:p>
    <w:p w14:paraId="77C7714C"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60"/>
        <w:gridCol w:w="1550"/>
        <w:gridCol w:w="5818"/>
      </w:tblGrid>
      <w:tr w:rsidR="009632CD" w:rsidRPr="00FE1278" w14:paraId="12C2CDEF" w14:textId="77777777" w:rsidTr="00673CAF">
        <w:trPr>
          <w:trHeight w:val="337"/>
          <w:jc w:val="center"/>
        </w:trPr>
        <w:tc>
          <w:tcPr>
            <w:tcW w:w="827" w:type="pct"/>
          </w:tcPr>
          <w:p w14:paraId="395262F3"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Actividad</w:t>
            </w:r>
          </w:p>
        </w:tc>
        <w:tc>
          <w:tcPr>
            <w:tcW w:w="878" w:type="pct"/>
          </w:tcPr>
          <w:p w14:paraId="28AAE55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Rol</w:t>
            </w:r>
          </w:p>
        </w:tc>
        <w:tc>
          <w:tcPr>
            <w:tcW w:w="3295" w:type="pct"/>
          </w:tcPr>
          <w:p w14:paraId="3F2BEA28"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Tareas</w:t>
            </w:r>
          </w:p>
        </w:tc>
      </w:tr>
      <w:tr w:rsidR="009632CD" w:rsidRPr="00FE1278" w14:paraId="575FA849" w14:textId="77777777" w:rsidTr="00673CAF">
        <w:trPr>
          <w:trHeight w:val="338"/>
          <w:jc w:val="center"/>
        </w:trPr>
        <w:tc>
          <w:tcPr>
            <w:tcW w:w="827" w:type="pct"/>
          </w:tcPr>
          <w:p w14:paraId="566315A7"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32427A9D"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Solicitar</w:t>
            </w:r>
          </w:p>
        </w:tc>
        <w:tc>
          <w:tcPr>
            <w:tcW w:w="878" w:type="pct"/>
          </w:tcPr>
          <w:p w14:paraId="3B66B5CC"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6E59280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Ingeniero de Servicio</w:t>
            </w:r>
          </w:p>
        </w:tc>
        <w:tc>
          <w:tcPr>
            <w:tcW w:w="3295" w:type="pct"/>
          </w:tcPr>
          <w:p w14:paraId="6D60807B"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eastAsia="Times New Roman" w:hAnsi="Arial" w:cs="Arial"/>
                <w:sz w:val="24"/>
                <w:szCs w:val="24"/>
                <w:lang w:val="es-CL" w:eastAsia="es-ES_tradnl"/>
              </w:rPr>
            </w:pPr>
          </w:p>
          <w:p w14:paraId="2A2DF1E2" w14:textId="77777777" w:rsidR="009632CD" w:rsidRPr="00FE1278" w:rsidRDefault="009632CD" w:rsidP="00F85DA8">
            <w:pPr>
              <w:numPr>
                <w:ilvl w:val="0"/>
                <w:numId w:val="67"/>
              </w:numPr>
              <w:tabs>
                <w:tab w:val="left" w:pos="1"/>
                <w:tab w:val="left" w:pos="317"/>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hanging="317"/>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Pedir Presupuesto (P) a Proveedor externo o Servicio técnico externo por repuesto y/o accesorio, debe contener al menos la siguiente información:</w:t>
            </w:r>
          </w:p>
          <w:p w14:paraId="3FA5470A" w14:textId="77777777" w:rsidR="009632CD" w:rsidRPr="00FE1278" w:rsidRDefault="009632CD" w:rsidP="00F85DA8">
            <w:pPr>
              <w:numPr>
                <w:ilvl w:val="0"/>
                <w:numId w:val="66"/>
              </w:numPr>
              <w:tabs>
                <w:tab w:val="left" w:pos="1"/>
                <w:tab w:val="left" w:pos="349"/>
                <w:tab w:val="left" w:pos="633"/>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728"/>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Costo del repuesto y/o accesorio.</w:t>
            </w:r>
          </w:p>
          <w:p w14:paraId="42A31F9A" w14:textId="77777777" w:rsidR="009632CD" w:rsidRPr="00FE1278" w:rsidRDefault="009632CD" w:rsidP="00F85DA8">
            <w:pPr>
              <w:numPr>
                <w:ilvl w:val="0"/>
                <w:numId w:val="66"/>
              </w:numPr>
              <w:tabs>
                <w:tab w:val="left" w:pos="1"/>
                <w:tab w:val="left" w:pos="349"/>
                <w:tab w:val="left" w:pos="633"/>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728"/>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Garantía de la reparación.</w:t>
            </w:r>
          </w:p>
          <w:p w14:paraId="0700300A" w14:textId="77777777" w:rsidR="009632CD" w:rsidRPr="00FE1278" w:rsidRDefault="009632CD" w:rsidP="00F85DA8">
            <w:pPr>
              <w:numPr>
                <w:ilvl w:val="0"/>
                <w:numId w:val="66"/>
              </w:numPr>
              <w:tabs>
                <w:tab w:val="left" w:pos="1"/>
                <w:tab w:val="left" w:pos="349"/>
                <w:tab w:val="left" w:pos="633"/>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728"/>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Tiempo de entrega.</w:t>
            </w:r>
          </w:p>
          <w:p w14:paraId="2D3FA1FC" w14:textId="77777777" w:rsidR="009632CD" w:rsidRPr="00FE1278" w:rsidRDefault="009632CD" w:rsidP="00F85DA8">
            <w:pPr>
              <w:numPr>
                <w:ilvl w:val="0"/>
                <w:numId w:val="66"/>
              </w:numPr>
              <w:tabs>
                <w:tab w:val="left" w:pos="1"/>
                <w:tab w:val="left" w:pos="349"/>
                <w:tab w:val="left" w:pos="742"/>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39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Para equipos médicos sin convenio de mantenimiento adjuntar certificado emitido por fábrica que indique la representación de la marca.</w:t>
            </w:r>
          </w:p>
          <w:p w14:paraId="7D361CC8" w14:textId="77777777" w:rsidR="009632CD" w:rsidRPr="00FE1278" w:rsidRDefault="009632CD" w:rsidP="00F85DA8">
            <w:pPr>
              <w:numPr>
                <w:ilvl w:val="0"/>
                <w:numId w:val="67"/>
              </w:numPr>
              <w:tabs>
                <w:tab w:val="left" w:pos="1"/>
                <w:tab w:val="left" w:pos="317"/>
                <w:tab w:val="left" w:pos="34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hanging="317"/>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Realizar Informe técnico (IT) adjuntando Presupuesto (P) y entregar un ejemplar a Servicio Clínico con las firmas correspondientes (para valores de Presupuestos igual o mayor al valor del 50% de la compra del equipo médico, ver </w:t>
            </w:r>
            <w:r w:rsidRPr="00FE1278">
              <w:rPr>
                <w:rFonts w:ascii="Arial" w:eastAsia="Times New Roman" w:hAnsi="Arial" w:cs="Arial"/>
                <w:i/>
                <w:sz w:val="24"/>
                <w:szCs w:val="24"/>
                <w:lang w:val="es-CL" w:eastAsia="es-ES_tradnl"/>
              </w:rPr>
              <w:t>6.5 Contingencias</w:t>
            </w:r>
            <w:r w:rsidRPr="00FE1278">
              <w:rPr>
                <w:rFonts w:ascii="Arial" w:eastAsia="Times New Roman" w:hAnsi="Arial" w:cs="Arial"/>
                <w:sz w:val="24"/>
                <w:szCs w:val="24"/>
                <w:lang w:val="es-CL" w:eastAsia="es-ES_tradnl"/>
              </w:rPr>
              <w:t>).</w:t>
            </w:r>
          </w:p>
          <w:p w14:paraId="1FFB1580" w14:textId="77777777" w:rsidR="009632CD" w:rsidRPr="00FE1278" w:rsidRDefault="009632CD" w:rsidP="00F85DA8">
            <w:pPr>
              <w:numPr>
                <w:ilvl w:val="0"/>
                <w:numId w:val="67"/>
              </w:numPr>
              <w:tabs>
                <w:tab w:val="left" w:pos="1"/>
                <w:tab w:val="left" w:pos="34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hanging="317"/>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Completar el formulario de Requerimiento de compras (RC), con firma de autorización de Jefe de Sub-Departamento de Ingeniería Biomédica y entregar Coordinador de gestión de mantenimiento, adjuntando la siguiente información.</w:t>
            </w:r>
          </w:p>
          <w:p w14:paraId="7E749840" w14:textId="77777777" w:rsidR="009632CD" w:rsidRPr="00FE1278" w:rsidRDefault="009632CD" w:rsidP="00F85DA8">
            <w:pPr>
              <w:numPr>
                <w:ilvl w:val="0"/>
                <w:numId w:val="66"/>
              </w:numPr>
              <w:tabs>
                <w:tab w:val="left" w:pos="1"/>
                <w:tab w:val="left" w:pos="349"/>
                <w:tab w:val="left" w:pos="633"/>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728"/>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Presupuesto, P (un ejemplar)</w:t>
            </w:r>
          </w:p>
          <w:p w14:paraId="5A01DDC3" w14:textId="77777777" w:rsidR="009632CD" w:rsidRPr="00FE1278" w:rsidRDefault="009632CD" w:rsidP="00F85DA8">
            <w:pPr>
              <w:numPr>
                <w:ilvl w:val="0"/>
                <w:numId w:val="66"/>
              </w:numPr>
              <w:tabs>
                <w:tab w:val="left" w:pos="1"/>
                <w:tab w:val="left" w:pos="349"/>
                <w:tab w:val="left" w:pos="633"/>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728"/>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Informe técnico, IT (un ejemplar).</w:t>
            </w:r>
          </w:p>
          <w:p w14:paraId="14A56E44" w14:textId="77777777" w:rsidR="009632CD" w:rsidRPr="00FE1278" w:rsidRDefault="009632CD" w:rsidP="00F85DA8">
            <w:pPr>
              <w:numPr>
                <w:ilvl w:val="0"/>
                <w:numId w:val="67"/>
              </w:numPr>
              <w:tabs>
                <w:tab w:val="left" w:pos="1"/>
                <w:tab w:val="left" w:pos="360"/>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hanging="28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Guardar en archivador de mantenimiento correspondiente un ejemplar de:</w:t>
            </w:r>
          </w:p>
          <w:p w14:paraId="2983D3D0" w14:textId="77777777" w:rsidR="009632CD" w:rsidRPr="00FE1278" w:rsidRDefault="009632CD" w:rsidP="00F85DA8">
            <w:pPr>
              <w:numPr>
                <w:ilvl w:val="0"/>
                <w:numId w:val="68"/>
              </w:numPr>
              <w:tabs>
                <w:tab w:val="left" w:pos="1"/>
                <w:tab w:val="left" w:pos="360"/>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Informe de mantenimiento, IM (un ejemplar).</w:t>
            </w:r>
          </w:p>
          <w:p w14:paraId="41619360" w14:textId="77777777" w:rsidR="009632CD" w:rsidRPr="00FE1278" w:rsidRDefault="009632CD" w:rsidP="00F85DA8">
            <w:pPr>
              <w:numPr>
                <w:ilvl w:val="0"/>
                <w:numId w:val="68"/>
              </w:numPr>
              <w:tabs>
                <w:tab w:val="left" w:pos="1"/>
                <w:tab w:val="left" w:pos="360"/>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Informe técnico, IT (un ejemplar).</w:t>
            </w:r>
          </w:p>
        </w:tc>
      </w:tr>
      <w:tr w:rsidR="009632CD" w:rsidRPr="00FE1278" w14:paraId="0FF6828C" w14:textId="77777777" w:rsidTr="00673CAF">
        <w:trPr>
          <w:trHeight w:val="338"/>
          <w:jc w:val="center"/>
        </w:trPr>
        <w:tc>
          <w:tcPr>
            <w:tcW w:w="5000" w:type="pct"/>
            <w:gridSpan w:val="3"/>
          </w:tcPr>
          <w:p w14:paraId="0BC7CD44"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
                <w:i/>
                <w:sz w:val="24"/>
                <w:szCs w:val="24"/>
                <w:lang w:val="es-CL" w:eastAsia="es-ES_tradnl"/>
              </w:rPr>
            </w:pPr>
            <w:r w:rsidRPr="00FE1278">
              <w:rPr>
                <w:rFonts w:ascii="Arial" w:eastAsia="Times New Roman" w:hAnsi="Arial" w:cs="Arial"/>
                <w:b/>
                <w:i/>
                <w:sz w:val="24"/>
                <w:szCs w:val="24"/>
                <w:lang w:val="es-CL" w:eastAsia="es-ES_tradnl"/>
              </w:rPr>
              <w:t>Etapa</w:t>
            </w:r>
          </w:p>
          <w:p w14:paraId="0B1A6DE4"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eastAsia="Times New Roman" w:hAnsi="Arial" w:cs="Arial"/>
                <w:sz w:val="24"/>
                <w:szCs w:val="24"/>
                <w:lang w:val="es-CL" w:eastAsia="es-ES_tradnl"/>
              </w:rPr>
            </w:pPr>
            <w:r w:rsidRPr="00FE1278">
              <w:rPr>
                <w:rFonts w:ascii="Arial" w:eastAsia="Times New Roman" w:hAnsi="Arial" w:cs="Arial"/>
                <w:b/>
                <w:i/>
                <w:sz w:val="24"/>
                <w:szCs w:val="24"/>
                <w:lang w:val="es-CL" w:eastAsia="es-ES_tradnl"/>
              </w:rPr>
              <w:t>Gestionar compras</w:t>
            </w:r>
          </w:p>
        </w:tc>
      </w:tr>
      <w:tr w:rsidR="009632CD" w:rsidRPr="00FE1278" w14:paraId="3283D7FB" w14:textId="77777777" w:rsidTr="00673CAF">
        <w:trPr>
          <w:trHeight w:val="443"/>
          <w:jc w:val="center"/>
        </w:trPr>
        <w:tc>
          <w:tcPr>
            <w:tcW w:w="827" w:type="pct"/>
          </w:tcPr>
          <w:p w14:paraId="7EFAE99B"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p>
          <w:p w14:paraId="7AE0DAB6"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Cs/>
                <w:sz w:val="24"/>
                <w:szCs w:val="24"/>
                <w:lang w:val="es-CL" w:eastAsia="es-ES_tradnl"/>
              </w:rPr>
              <w:t xml:space="preserve">Recepcionar </w:t>
            </w:r>
          </w:p>
          <w:p w14:paraId="1F337E9E"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tc>
        <w:tc>
          <w:tcPr>
            <w:tcW w:w="878" w:type="pct"/>
          </w:tcPr>
          <w:p w14:paraId="158D28AD"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635E2DF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Ingeniero de Servicio</w:t>
            </w:r>
          </w:p>
        </w:tc>
        <w:tc>
          <w:tcPr>
            <w:tcW w:w="3295" w:type="pct"/>
          </w:tcPr>
          <w:p w14:paraId="2F156020" w14:textId="77777777" w:rsidR="009632CD" w:rsidRPr="00FE1278" w:rsidRDefault="009632CD" w:rsidP="00F436E3">
            <w:pPr>
              <w:tabs>
                <w:tab w:val="left" w:pos="1"/>
                <w:tab w:val="left" w:pos="31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eastAsia="Times New Roman" w:hAnsi="Arial" w:cs="Arial"/>
                <w:sz w:val="24"/>
                <w:szCs w:val="24"/>
                <w:lang w:val="es-CL" w:eastAsia="es-ES_tradnl"/>
              </w:rPr>
            </w:pPr>
          </w:p>
          <w:p w14:paraId="621582D7" w14:textId="77777777" w:rsidR="009632CD" w:rsidRPr="00FE1278" w:rsidRDefault="009632CD" w:rsidP="00F85DA8">
            <w:pPr>
              <w:numPr>
                <w:ilvl w:val="0"/>
                <w:numId w:val="69"/>
              </w:numPr>
              <w:tabs>
                <w:tab w:val="left" w:pos="1"/>
                <w:tab w:val="left" w:pos="317"/>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Recibir repuesto y/o accesorio de Proveedor o Servicio técnico externo, el cual debe revisar con Guía de despacho (GD).</w:t>
            </w:r>
          </w:p>
          <w:p w14:paraId="6E495C6D" w14:textId="77777777" w:rsidR="009632CD" w:rsidRPr="00FE1278" w:rsidRDefault="009632CD" w:rsidP="00F85DA8">
            <w:pPr>
              <w:numPr>
                <w:ilvl w:val="0"/>
                <w:numId w:val="69"/>
              </w:numPr>
              <w:tabs>
                <w:tab w:val="left" w:pos="1"/>
                <w:tab w:val="left" w:pos="317"/>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jc w:val="both"/>
              <w:textAlignment w:val="baseline"/>
              <w:rPr>
                <w:rFonts w:ascii="Arial" w:eastAsia="Times New Roman" w:hAnsi="Arial" w:cs="Arial"/>
                <w:b/>
                <w:sz w:val="24"/>
                <w:szCs w:val="24"/>
                <w:lang w:val="es-CL" w:eastAsia="es-ES_tradnl"/>
              </w:rPr>
            </w:pPr>
            <w:r w:rsidRPr="00FE1278">
              <w:rPr>
                <w:rFonts w:ascii="Arial" w:eastAsia="Times New Roman" w:hAnsi="Arial" w:cs="Arial"/>
                <w:sz w:val="24"/>
                <w:szCs w:val="24"/>
                <w:lang w:val="es-CL" w:eastAsia="es-ES_tradnl"/>
              </w:rPr>
              <w:t xml:space="preserve">Solicitar vía correo electrónico al Coordinador de Laboratorio de equipos médicos, la asignación de Técnico de mantenimiento para realizar la instalación de repuestos y/o accesorios. Además, indicar el correlativo de requerimiento de asistencia técnica de </w:t>
            </w:r>
            <w:r w:rsidRPr="00FE1278">
              <w:rPr>
                <w:rFonts w:ascii="Arial" w:eastAsia="Times New Roman" w:hAnsi="Arial" w:cs="Arial"/>
                <w:b/>
                <w:sz w:val="24"/>
                <w:szCs w:val="24"/>
                <w:lang w:val="es-CL" w:eastAsia="es-ES_tradnl"/>
              </w:rPr>
              <w:t>Etapa Detectar falla.</w:t>
            </w:r>
          </w:p>
          <w:p w14:paraId="0F6BB823" w14:textId="77777777" w:rsidR="009632CD" w:rsidRPr="00FE1278" w:rsidRDefault="009632CD" w:rsidP="00F85DA8">
            <w:pPr>
              <w:numPr>
                <w:ilvl w:val="0"/>
                <w:numId w:val="69"/>
              </w:numPr>
              <w:tabs>
                <w:tab w:val="left" w:pos="1"/>
                <w:tab w:val="left" w:pos="317"/>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Archivar transitoriamente 2 ejemplares de guía de despacho (GD) en archivador de mantenimiento correspondiente.</w:t>
            </w:r>
          </w:p>
        </w:tc>
      </w:tr>
      <w:tr w:rsidR="009632CD" w:rsidRPr="00FE1278" w14:paraId="2254700B" w14:textId="77777777" w:rsidTr="00673CAF">
        <w:trPr>
          <w:trHeight w:val="615"/>
          <w:jc w:val="center"/>
        </w:trPr>
        <w:tc>
          <w:tcPr>
            <w:tcW w:w="827" w:type="pct"/>
          </w:tcPr>
          <w:p w14:paraId="070173AE"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p>
          <w:p w14:paraId="5DBF963A"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Cs/>
                <w:sz w:val="24"/>
                <w:szCs w:val="24"/>
                <w:lang w:val="es-CL" w:eastAsia="es-ES_tradnl"/>
              </w:rPr>
              <w:t>Coordinar</w:t>
            </w:r>
          </w:p>
        </w:tc>
        <w:tc>
          <w:tcPr>
            <w:tcW w:w="878" w:type="pct"/>
          </w:tcPr>
          <w:p w14:paraId="19F31BDE"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1E80E399"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Coordinador de Laboratorio de equipos médicos</w:t>
            </w:r>
          </w:p>
        </w:tc>
        <w:tc>
          <w:tcPr>
            <w:tcW w:w="3295" w:type="pct"/>
          </w:tcPr>
          <w:p w14:paraId="51A83727" w14:textId="77777777" w:rsidR="009632CD" w:rsidRPr="00FE1278" w:rsidRDefault="009632CD" w:rsidP="00F436E3">
            <w:pPr>
              <w:tabs>
                <w:tab w:val="left" w:pos="1"/>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3D58B374" w14:textId="77777777" w:rsidR="009632CD" w:rsidRPr="00FE1278" w:rsidRDefault="009632CD" w:rsidP="00F85DA8">
            <w:pPr>
              <w:numPr>
                <w:ilvl w:val="0"/>
                <w:numId w:val="72"/>
              </w:numPr>
              <w:tabs>
                <w:tab w:val="left" w:pos="1"/>
                <w:tab w:val="left" w:pos="317"/>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hanging="317"/>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Verificar correlativo de Requerimiento de asistencia técnica y asignar técnico de mantenimiento (debe ser el mismo que en la Etapa Detectar falla), la asignación debe quedar registrada en Planilla de requerimientos técnicos (PRT).</w:t>
            </w:r>
          </w:p>
          <w:p w14:paraId="0EE92C48" w14:textId="77777777" w:rsidR="009632CD" w:rsidRPr="00FE1278" w:rsidRDefault="009632CD" w:rsidP="00F85DA8">
            <w:pPr>
              <w:numPr>
                <w:ilvl w:val="0"/>
                <w:numId w:val="72"/>
              </w:numPr>
              <w:tabs>
                <w:tab w:val="left" w:pos="1"/>
                <w:tab w:val="left" w:pos="317"/>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hanging="317"/>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Informar vía correo electrónico el nombre de Técnico de mantenimiento asignado a Ingeniero de Servicio (con copia de correo a técnico de mantenimiento correspondiente).</w:t>
            </w:r>
          </w:p>
        </w:tc>
      </w:tr>
      <w:tr w:rsidR="009632CD" w:rsidRPr="00FE1278" w14:paraId="674C210C" w14:textId="77777777" w:rsidTr="00673CAF">
        <w:trPr>
          <w:trHeight w:val="585"/>
          <w:jc w:val="center"/>
        </w:trPr>
        <w:tc>
          <w:tcPr>
            <w:tcW w:w="827" w:type="pct"/>
          </w:tcPr>
          <w:p w14:paraId="1C5B1E14"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p>
          <w:p w14:paraId="6E9DB51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Cs/>
                <w:sz w:val="24"/>
                <w:szCs w:val="24"/>
                <w:lang w:val="es-CL" w:eastAsia="es-ES_tradnl"/>
              </w:rPr>
              <w:t>Reparar</w:t>
            </w:r>
          </w:p>
        </w:tc>
        <w:tc>
          <w:tcPr>
            <w:tcW w:w="878" w:type="pct"/>
          </w:tcPr>
          <w:p w14:paraId="333811D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09101ABA"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Técnico de mantenimiento</w:t>
            </w:r>
          </w:p>
        </w:tc>
        <w:tc>
          <w:tcPr>
            <w:tcW w:w="3295" w:type="pct"/>
          </w:tcPr>
          <w:p w14:paraId="49DE13F5" w14:textId="77777777" w:rsidR="009632CD" w:rsidRPr="00FE1278" w:rsidRDefault="009632CD" w:rsidP="00F436E3">
            <w:pPr>
              <w:tabs>
                <w:tab w:val="left" w:pos="1"/>
                <w:tab w:val="left" w:pos="20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  </w:t>
            </w:r>
          </w:p>
          <w:p w14:paraId="67B0754B" w14:textId="77777777" w:rsidR="009632CD" w:rsidRPr="00FE1278" w:rsidRDefault="009632CD" w:rsidP="00F85DA8">
            <w:pPr>
              <w:numPr>
                <w:ilvl w:val="0"/>
                <w:numId w:val="73"/>
              </w:numPr>
              <w:tabs>
                <w:tab w:val="left" w:pos="1"/>
                <w:tab w:val="left" w:pos="207"/>
                <w:tab w:val="left" w:pos="317"/>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hanging="28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Retirar equipo médico de Servicio clínico o de apoyo con Acta de retiros (AR).</w:t>
            </w:r>
          </w:p>
          <w:p w14:paraId="7790AF89" w14:textId="77777777" w:rsidR="009632CD" w:rsidRPr="00FE1278" w:rsidRDefault="009632CD" w:rsidP="00F85DA8">
            <w:pPr>
              <w:numPr>
                <w:ilvl w:val="0"/>
                <w:numId w:val="73"/>
              </w:numPr>
              <w:tabs>
                <w:tab w:val="left" w:pos="1"/>
                <w:tab w:val="left" w:pos="207"/>
                <w:tab w:val="left" w:pos="317"/>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hanging="28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Cambiar repuesto y/o accesorio en Laboratorio de equipos médicos y comprobar de funcionalidad con simuladores de pacientes y analizadores de parámetros.</w:t>
            </w:r>
          </w:p>
          <w:p w14:paraId="04AB0D30" w14:textId="77777777" w:rsidR="009632CD" w:rsidRPr="00FE1278" w:rsidRDefault="009632CD" w:rsidP="00F85DA8">
            <w:pPr>
              <w:numPr>
                <w:ilvl w:val="0"/>
                <w:numId w:val="73"/>
              </w:numPr>
              <w:tabs>
                <w:tab w:val="left" w:pos="1"/>
                <w:tab w:val="left" w:pos="207"/>
                <w:tab w:val="left" w:pos="317"/>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hanging="28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Realizar Informe de Mantenimiento de la reparación (ITR), (utilizar el formato de Informe de mantenimiento).</w:t>
            </w:r>
          </w:p>
          <w:p w14:paraId="3125AC00" w14:textId="77777777" w:rsidR="009632CD" w:rsidRPr="00FE1278" w:rsidRDefault="009632CD" w:rsidP="00F85DA8">
            <w:pPr>
              <w:numPr>
                <w:ilvl w:val="0"/>
                <w:numId w:val="73"/>
              </w:numPr>
              <w:tabs>
                <w:tab w:val="left" w:pos="1"/>
                <w:tab w:val="left" w:pos="317"/>
                <w:tab w:val="left" w:pos="34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hanging="28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Entregar el equipo médico con Acta de retiros (AR) a Supervisor/Coordinador del Servicio clínico o de apoyo.</w:t>
            </w:r>
          </w:p>
          <w:p w14:paraId="0D44535F" w14:textId="77777777" w:rsidR="009632CD" w:rsidRPr="00FE1278" w:rsidRDefault="009632CD" w:rsidP="00F85DA8">
            <w:pPr>
              <w:numPr>
                <w:ilvl w:val="0"/>
                <w:numId w:val="73"/>
              </w:numPr>
              <w:tabs>
                <w:tab w:val="left" w:pos="1"/>
                <w:tab w:val="left" w:pos="317"/>
                <w:tab w:val="left" w:pos="34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hanging="28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Informar del estado operativo de equipo médico a Ingeniero de Servicio, entregando:</w:t>
            </w:r>
          </w:p>
          <w:p w14:paraId="113F0F0C" w14:textId="77777777" w:rsidR="009632CD" w:rsidRPr="00FE1278" w:rsidRDefault="009632CD" w:rsidP="00F85DA8">
            <w:pPr>
              <w:numPr>
                <w:ilvl w:val="0"/>
                <w:numId w:val="70"/>
              </w:numPr>
              <w:tabs>
                <w:tab w:val="left" w:pos="1"/>
                <w:tab w:val="left" w:pos="349"/>
                <w:tab w:val="left" w:pos="742"/>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40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Formulario de retiro, AR (un ejemplar).</w:t>
            </w:r>
          </w:p>
          <w:p w14:paraId="3B31074B" w14:textId="77777777" w:rsidR="009632CD" w:rsidRPr="00FE1278" w:rsidRDefault="009632CD" w:rsidP="00F85DA8">
            <w:pPr>
              <w:numPr>
                <w:ilvl w:val="0"/>
                <w:numId w:val="63"/>
              </w:numPr>
              <w:tabs>
                <w:tab w:val="left" w:pos="1"/>
                <w:tab w:val="left" w:pos="207"/>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Formulario de entrega, AE (un ejemplar).</w:t>
            </w:r>
          </w:p>
          <w:p w14:paraId="62F18A1B" w14:textId="77777777" w:rsidR="009632CD" w:rsidRPr="00FE1278" w:rsidRDefault="009632CD" w:rsidP="00F85DA8">
            <w:pPr>
              <w:numPr>
                <w:ilvl w:val="0"/>
                <w:numId w:val="63"/>
              </w:numPr>
              <w:tabs>
                <w:tab w:val="left" w:pos="1"/>
                <w:tab w:val="left" w:pos="207"/>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lastRenderedPageBreak/>
              <w:t>Informe de mantenimiento de la reparación, ITR (un ejemplar).</w:t>
            </w:r>
          </w:p>
        </w:tc>
      </w:tr>
      <w:tr w:rsidR="009632CD" w:rsidRPr="00FE1278" w14:paraId="19CFC70A" w14:textId="77777777" w:rsidTr="00673CAF">
        <w:trPr>
          <w:trHeight w:val="488"/>
          <w:jc w:val="center"/>
        </w:trPr>
        <w:tc>
          <w:tcPr>
            <w:tcW w:w="827" w:type="pct"/>
          </w:tcPr>
          <w:p w14:paraId="6E9CB122"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ES_tradnl" w:eastAsia="es-ES_tradnl"/>
              </w:rPr>
            </w:pPr>
          </w:p>
          <w:p w14:paraId="0C445526"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ES_tradnl" w:eastAsia="es-ES_tradnl"/>
              </w:rPr>
            </w:pPr>
            <w:r w:rsidRPr="00FE1278">
              <w:rPr>
                <w:rFonts w:ascii="Arial" w:eastAsia="Times New Roman" w:hAnsi="Arial" w:cs="Arial"/>
                <w:bCs/>
                <w:sz w:val="24"/>
                <w:szCs w:val="24"/>
                <w:lang w:val="es-ES_tradnl" w:eastAsia="es-ES_tradnl"/>
              </w:rPr>
              <w:t>Documentar</w:t>
            </w:r>
          </w:p>
        </w:tc>
        <w:tc>
          <w:tcPr>
            <w:tcW w:w="878" w:type="pct"/>
          </w:tcPr>
          <w:p w14:paraId="34834695"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2B37895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Ingeniero de Servicio</w:t>
            </w:r>
          </w:p>
        </w:tc>
        <w:tc>
          <w:tcPr>
            <w:tcW w:w="3295" w:type="pct"/>
          </w:tcPr>
          <w:p w14:paraId="0C9B8AF9" w14:textId="77777777" w:rsidR="009632CD" w:rsidRPr="00FE1278" w:rsidRDefault="009632CD" w:rsidP="00F436E3">
            <w:pPr>
              <w:tabs>
                <w:tab w:val="left" w:pos="1"/>
                <w:tab w:val="left" w:pos="20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 </w:t>
            </w:r>
          </w:p>
          <w:p w14:paraId="462F1BD1" w14:textId="77777777" w:rsidR="009632CD" w:rsidRPr="00FE1278" w:rsidRDefault="009632CD" w:rsidP="00F85DA8">
            <w:pPr>
              <w:numPr>
                <w:ilvl w:val="0"/>
                <w:numId w:val="74"/>
              </w:numPr>
              <w:tabs>
                <w:tab w:val="left" w:pos="1"/>
                <w:tab w:val="left" w:pos="207"/>
                <w:tab w:val="left" w:pos="317"/>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hanging="28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Completar Acta de recepción de servicios (ARS) y enviar en conjunto con Guía de despacho (GD) a Jefe de Sub- Departamento de Ingeniería Biomédica.</w:t>
            </w:r>
          </w:p>
          <w:p w14:paraId="184B04F5" w14:textId="77777777" w:rsidR="009632CD" w:rsidRPr="00FE1278" w:rsidRDefault="009632CD" w:rsidP="00F85DA8">
            <w:pPr>
              <w:numPr>
                <w:ilvl w:val="0"/>
                <w:numId w:val="74"/>
              </w:numPr>
              <w:tabs>
                <w:tab w:val="left" w:pos="1"/>
                <w:tab w:val="left" w:pos="207"/>
                <w:tab w:val="left" w:pos="317"/>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hanging="28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Guardar en archivador de mantenimiento correspondiente adjunto a Informe de mantenimiento (IM) y a informe técnico (IT):</w:t>
            </w:r>
          </w:p>
          <w:p w14:paraId="1109F14A" w14:textId="77777777" w:rsidR="009632CD" w:rsidRPr="00FE1278" w:rsidRDefault="009632CD" w:rsidP="00F85DA8">
            <w:pPr>
              <w:numPr>
                <w:ilvl w:val="0"/>
                <w:numId w:val="61"/>
              </w:numPr>
              <w:tabs>
                <w:tab w:val="left" w:pos="1"/>
                <w:tab w:val="left" w:pos="207"/>
                <w:tab w:val="left" w:pos="317"/>
                <w:tab w:val="left" w:pos="360"/>
                <w:tab w:val="left" w:pos="742"/>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Formulario de entrega (AE) (un ejemplar).</w:t>
            </w:r>
          </w:p>
          <w:p w14:paraId="457A65E5" w14:textId="77777777" w:rsidR="009632CD" w:rsidRPr="00FE1278" w:rsidRDefault="009632CD" w:rsidP="00F85DA8">
            <w:pPr>
              <w:numPr>
                <w:ilvl w:val="0"/>
                <w:numId w:val="63"/>
              </w:numPr>
              <w:tabs>
                <w:tab w:val="left" w:pos="1"/>
                <w:tab w:val="left" w:pos="207"/>
                <w:tab w:val="left" w:pos="360"/>
                <w:tab w:val="left" w:pos="742"/>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Formulario de retiro (AR) (un ejemplar).</w:t>
            </w:r>
          </w:p>
          <w:p w14:paraId="03A3DD02" w14:textId="77777777" w:rsidR="009632CD" w:rsidRPr="00FE1278" w:rsidRDefault="009632CD" w:rsidP="00F85DA8">
            <w:pPr>
              <w:numPr>
                <w:ilvl w:val="0"/>
                <w:numId w:val="61"/>
              </w:numPr>
              <w:tabs>
                <w:tab w:val="left" w:pos="1"/>
                <w:tab w:val="left" w:pos="207"/>
                <w:tab w:val="left" w:pos="317"/>
                <w:tab w:val="left" w:pos="360"/>
                <w:tab w:val="left" w:pos="742"/>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Informe técnico de la reparación, ITR (un ejemplar).</w:t>
            </w:r>
          </w:p>
          <w:p w14:paraId="40624EE6" w14:textId="77777777" w:rsidR="009632CD" w:rsidRPr="00FE1278" w:rsidRDefault="009632CD" w:rsidP="00F85DA8">
            <w:pPr>
              <w:numPr>
                <w:ilvl w:val="0"/>
                <w:numId w:val="62"/>
              </w:numPr>
              <w:tabs>
                <w:tab w:val="left" w:pos="1"/>
                <w:tab w:val="left" w:pos="207"/>
                <w:tab w:val="left" w:pos="317"/>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hanging="28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Informar de operatividad de equipo médico a </w:t>
            </w:r>
            <w:r w:rsidRPr="00FE1278">
              <w:rPr>
                <w:rFonts w:ascii="Arial" w:eastAsia="Times New Roman" w:hAnsi="Arial" w:cs="Arial"/>
                <w:sz w:val="24"/>
                <w:szCs w:val="24"/>
                <w:lang w:val="es-ES_tradnl" w:eastAsia="es-ES_tradnl"/>
              </w:rPr>
              <w:t>Supervisor/Coordinador de Servicio clínico o de Apoyo</w:t>
            </w:r>
            <w:r w:rsidRPr="00FE1278">
              <w:rPr>
                <w:rFonts w:ascii="Arial" w:eastAsia="Times New Roman" w:hAnsi="Arial" w:cs="Arial"/>
                <w:sz w:val="24"/>
                <w:szCs w:val="24"/>
                <w:lang w:val="es-CL" w:eastAsia="es-ES_tradnl"/>
              </w:rPr>
              <w:t xml:space="preserve"> con copia en correo a   Coordinador de Laboratorio de equipos médicos indicando:</w:t>
            </w:r>
          </w:p>
          <w:p w14:paraId="167997BD" w14:textId="77777777" w:rsidR="009632CD" w:rsidRPr="00FE1278" w:rsidRDefault="009632CD" w:rsidP="00F85DA8">
            <w:pPr>
              <w:numPr>
                <w:ilvl w:val="0"/>
                <w:numId w:val="61"/>
              </w:numPr>
              <w:tabs>
                <w:tab w:val="left" w:pos="1"/>
                <w:tab w:val="left" w:pos="207"/>
                <w:tab w:val="left" w:pos="317"/>
                <w:tab w:val="left" w:pos="360"/>
                <w:tab w:val="left" w:pos="742"/>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Reporte de falla de usuario.</w:t>
            </w:r>
          </w:p>
          <w:p w14:paraId="51BEDA64" w14:textId="77777777" w:rsidR="009632CD" w:rsidRPr="00FE1278" w:rsidRDefault="009632CD" w:rsidP="00F85DA8">
            <w:pPr>
              <w:numPr>
                <w:ilvl w:val="0"/>
                <w:numId w:val="61"/>
              </w:numPr>
              <w:tabs>
                <w:tab w:val="left" w:pos="1"/>
                <w:tab w:val="left" w:pos="207"/>
                <w:tab w:val="left" w:pos="317"/>
                <w:tab w:val="left" w:pos="360"/>
                <w:tab w:val="left" w:pos="742"/>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Reporte técnico.</w:t>
            </w:r>
          </w:p>
          <w:p w14:paraId="21CD1907" w14:textId="77777777" w:rsidR="009632CD" w:rsidRPr="00FE1278" w:rsidRDefault="009632CD" w:rsidP="00F85DA8">
            <w:pPr>
              <w:numPr>
                <w:ilvl w:val="0"/>
                <w:numId w:val="61"/>
              </w:numPr>
              <w:tabs>
                <w:tab w:val="left" w:pos="1"/>
                <w:tab w:val="left" w:pos="207"/>
                <w:tab w:val="left" w:pos="317"/>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Actividades realizadas.</w:t>
            </w:r>
          </w:p>
          <w:p w14:paraId="5445EE32" w14:textId="77777777" w:rsidR="009632CD" w:rsidRPr="00FE1278" w:rsidRDefault="009632CD" w:rsidP="00F85DA8">
            <w:pPr>
              <w:numPr>
                <w:ilvl w:val="0"/>
                <w:numId w:val="61"/>
              </w:numPr>
              <w:tabs>
                <w:tab w:val="left" w:pos="1"/>
                <w:tab w:val="left" w:pos="207"/>
                <w:tab w:val="left" w:pos="317"/>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Operatividad del equipo médico.</w:t>
            </w:r>
          </w:p>
        </w:tc>
      </w:tr>
      <w:tr w:rsidR="009632CD" w:rsidRPr="00FE1278" w14:paraId="7D60266A" w14:textId="77777777" w:rsidTr="00673CAF">
        <w:trPr>
          <w:trHeight w:val="488"/>
          <w:jc w:val="center"/>
        </w:trPr>
        <w:tc>
          <w:tcPr>
            <w:tcW w:w="827" w:type="pct"/>
          </w:tcPr>
          <w:p w14:paraId="53137A1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ES_tradnl" w:eastAsia="es-ES_tradnl"/>
              </w:rPr>
            </w:pPr>
          </w:p>
          <w:p w14:paraId="2D3E90D4"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ES_tradnl" w:eastAsia="es-ES_tradnl"/>
              </w:rPr>
            </w:pPr>
            <w:r w:rsidRPr="00FE1278">
              <w:rPr>
                <w:rFonts w:ascii="Arial" w:eastAsia="Times New Roman" w:hAnsi="Arial" w:cs="Arial"/>
                <w:bCs/>
                <w:sz w:val="24"/>
                <w:szCs w:val="24"/>
                <w:lang w:val="es-ES_tradnl" w:eastAsia="es-ES_tradnl"/>
              </w:rPr>
              <w:t>Autorizar</w:t>
            </w:r>
          </w:p>
        </w:tc>
        <w:tc>
          <w:tcPr>
            <w:tcW w:w="878" w:type="pct"/>
          </w:tcPr>
          <w:p w14:paraId="5446E6C3"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3F0FA733"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Jefe de Sub-departamento de Ingenieria Biomédica</w:t>
            </w:r>
          </w:p>
        </w:tc>
        <w:tc>
          <w:tcPr>
            <w:tcW w:w="3295" w:type="pct"/>
          </w:tcPr>
          <w:p w14:paraId="568E19A1" w14:textId="77777777" w:rsidR="009632CD" w:rsidRPr="00FE1278" w:rsidRDefault="009632CD" w:rsidP="00F436E3">
            <w:pPr>
              <w:tabs>
                <w:tab w:val="left" w:pos="1"/>
                <w:tab w:val="left" w:pos="20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247A27FB" w14:textId="77777777" w:rsidR="009632CD" w:rsidRPr="00FE1278" w:rsidRDefault="009632CD" w:rsidP="00F436E3">
            <w:pPr>
              <w:tabs>
                <w:tab w:val="left" w:pos="207"/>
                <w:tab w:val="left" w:pos="34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1. Revisar antecedentes y autorizar Acta de recepción de servicios (ARS).</w:t>
            </w:r>
          </w:p>
          <w:p w14:paraId="7D5C90A3" w14:textId="77777777" w:rsidR="009632CD" w:rsidRPr="00FE1278" w:rsidRDefault="009632CD" w:rsidP="00F436E3">
            <w:pPr>
              <w:tabs>
                <w:tab w:val="left" w:pos="207"/>
                <w:tab w:val="left" w:pos="349"/>
                <w:tab w:val="left" w:pos="774"/>
                <w:tab w:val="left" w:pos="91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2. Enviar a Jefe de Abastecimiento:</w:t>
            </w:r>
          </w:p>
          <w:p w14:paraId="6325AFDA" w14:textId="77777777" w:rsidR="009632CD" w:rsidRPr="00FE1278" w:rsidRDefault="009632CD" w:rsidP="00F85DA8">
            <w:pPr>
              <w:numPr>
                <w:ilvl w:val="0"/>
                <w:numId w:val="65"/>
              </w:numPr>
              <w:tabs>
                <w:tab w:val="left" w:pos="1"/>
                <w:tab w:val="left" w:pos="207"/>
                <w:tab w:val="left" w:pos="349"/>
                <w:tab w:val="left" w:pos="726"/>
                <w:tab w:val="left" w:pos="774"/>
                <w:tab w:val="left" w:pos="91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Acta de recepción de servicios (ARS), (un ejemplar).</w:t>
            </w:r>
          </w:p>
          <w:p w14:paraId="37D83B1A" w14:textId="77777777" w:rsidR="009632CD" w:rsidRPr="00FE1278" w:rsidRDefault="009632CD" w:rsidP="00F85DA8">
            <w:pPr>
              <w:numPr>
                <w:ilvl w:val="0"/>
                <w:numId w:val="65"/>
              </w:numPr>
              <w:tabs>
                <w:tab w:val="left" w:pos="1"/>
                <w:tab w:val="left" w:pos="207"/>
                <w:tab w:val="left" w:pos="360"/>
                <w:tab w:val="left" w:pos="726"/>
                <w:tab w:val="left" w:pos="774"/>
                <w:tab w:val="left" w:pos="91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Guía de despacho (GD).</w:t>
            </w:r>
          </w:p>
        </w:tc>
      </w:tr>
    </w:tbl>
    <w:p w14:paraId="6CAEA5C5"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p>
    <w:p w14:paraId="031A5AC0" w14:textId="77777777" w:rsidR="007905AA" w:rsidRDefault="007905AA"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p>
    <w:p w14:paraId="251825AF"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1.4 CONTINGENCIAS</w:t>
      </w:r>
    </w:p>
    <w:p w14:paraId="2A6A6B5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hanging="357"/>
        <w:jc w:val="both"/>
        <w:textAlignment w:val="baseline"/>
        <w:rPr>
          <w:rFonts w:ascii="Arial" w:eastAsia="Times New Roman" w:hAnsi="Arial" w:cs="Arial"/>
          <w:b/>
          <w:sz w:val="24"/>
          <w:szCs w:val="24"/>
          <w:lang w:val="es-ES_tradnl" w:eastAsia="es-ES_tradnl"/>
        </w:rPr>
      </w:pPr>
    </w:p>
    <w:p w14:paraId="4FA3CA82"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CL" w:eastAsia="es-ES_tradnl"/>
        </w:rPr>
      </w:pPr>
      <w:r w:rsidRPr="00FE1278">
        <w:rPr>
          <w:rFonts w:ascii="Arial" w:eastAsia="Times New Roman" w:hAnsi="Arial" w:cs="Arial"/>
          <w:b/>
          <w:bCs/>
          <w:sz w:val="24"/>
          <w:szCs w:val="24"/>
          <w:u w:val="single"/>
          <w:lang w:val="es-CL" w:eastAsia="es-ES_tradnl"/>
        </w:rPr>
        <w:t>Actividad Solicitar</w:t>
      </w:r>
    </w:p>
    <w:p w14:paraId="599CAD06"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61" w:hanging="360"/>
        <w:jc w:val="both"/>
        <w:textAlignment w:val="baseline"/>
        <w:rPr>
          <w:rFonts w:ascii="Arial" w:eastAsia="Times New Roman" w:hAnsi="Arial" w:cs="Arial"/>
          <w:b/>
          <w:bCs/>
          <w:sz w:val="24"/>
          <w:szCs w:val="24"/>
          <w:u w:val="single"/>
          <w:lang w:val="es-CL" w:eastAsia="es-ES_tradnl"/>
        </w:rPr>
      </w:pPr>
    </w:p>
    <w:p w14:paraId="6AA6AA2D" w14:textId="77777777" w:rsidR="009632CD" w:rsidRPr="00FE1278"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
          <w:bCs/>
          <w:sz w:val="24"/>
          <w:szCs w:val="24"/>
          <w:u w:val="single"/>
          <w:lang w:val="es-CL" w:eastAsia="es-ES_tradnl"/>
        </w:rPr>
        <w:t>Falta información de garantía de presupuesto:</w:t>
      </w:r>
      <w:r w:rsidRPr="00FE1278">
        <w:rPr>
          <w:rFonts w:ascii="Arial" w:eastAsia="Times New Roman" w:hAnsi="Arial" w:cs="Arial"/>
          <w:b/>
          <w:bCs/>
          <w:sz w:val="24"/>
          <w:szCs w:val="24"/>
          <w:lang w:val="es-CL" w:eastAsia="es-ES_tradnl"/>
        </w:rPr>
        <w:t xml:space="preserve"> </w:t>
      </w:r>
      <w:r w:rsidRPr="00FE1278">
        <w:rPr>
          <w:rFonts w:ascii="Arial" w:eastAsia="Times New Roman" w:hAnsi="Arial" w:cs="Arial"/>
          <w:bCs/>
          <w:sz w:val="24"/>
          <w:szCs w:val="24"/>
          <w:lang w:val="es-CL" w:eastAsia="es-ES_tradnl"/>
        </w:rPr>
        <w:t xml:space="preserve">Solicitar asesoría a Técnico de mantenimiento situación de garantías, consultando si corresponde exigirla. </w:t>
      </w:r>
    </w:p>
    <w:p w14:paraId="16DB68E0" w14:textId="77777777" w:rsidR="009632CD" w:rsidRPr="00FE1278"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p>
    <w:p w14:paraId="7A531BC2" w14:textId="77777777" w:rsidR="009632CD" w:rsidRPr="00FE1278"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
          <w:bCs/>
          <w:sz w:val="24"/>
          <w:szCs w:val="24"/>
          <w:u w:val="single"/>
          <w:lang w:val="es-CL" w:eastAsia="es-ES_tradnl"/>
        </w:rPr>
        <w:t>Proveedor no es representante de la marca:</w:t>
      </w:r>
      <w:r w:rsidRPr="00FE1278">
        <w:rPr>
          <w:rFonts w:ascii="Arial" w:eastAsia="Times New Roman" w:hAnsi="Arial" w:cs="Arial"/>
          <w:bCs/>
          <w:sz w:val="24"/>
          <w:szCs w:val="24"/>
          <w:lang w:val="es-CL" w:eastAsia="es-ES_tradnl"/>
        </w:rPr>
        <w:t xml:space="preserve"> Detallar en informe técnico que el presupuesto no es del proveedor de la marca.</w:t>
      </w:r>
    </w:p>
    <w:p w14:paraId="615CDF21" w14:textId="77777777" w:rsidR="009632CD" w:rsidRPr="00FE1278"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p>
    <w:p w14:paraId="42E8E65B" w14:textId="77777777" w:rsidR="009632CD" w:rsidRPr="00FE1278"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
          <w:bCs/>
          <w:sz w:val="24"/>
          <w:szCs w:val="24"/>
          <w:u w:val="single"/>
          <w:lang w:val="es-CL" w:eastAsia="es-ES_tradnl"/>
        </w:rPr>
        <w:t>Presupuesto supera el 50% del valor de compra del equipo médico:</w:t>
      </w:r>
      <w:r w:rsidRPr="00FE1278">
        <w:rPr>
          <w:rFonts w:ascii="Arial" w:eastAsia="Times New Roman" w:hAnsi="Arial" w:cs="Arial"/>
          <w:bCs/>
          <w:sz w:val="24"/>
          <w:szCs w:val="24"/>
          <w:lang w:val="es-CL" w:eastAsia="es-ES_tradnl"/>
        </w:rPr>
        <w:t xml:space="preserve"> El Ingeniero de Servicio debe solicitar a Proveedor o Servicio Técnico externo una cotización de un equipo médico nuevo de similares características, una vez con la información, se debe realizar el Informe Técnico resaltando las acciones para la reparación, el valor de los repuestos y la cotización de un equipo médico nuevo. </w:t>
      </w:r>
    </w:p>
    <w:p w14:paraId="7BDA0413" w14:textId="77777777" w:rsidR="009632CD" w:rsidRPr="00FE1278"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p>
    <w:p w14:paraId="75DB56FE" w14:textId="77777777" w:rsidR="009632CD" w:rsidRPr="00FE1278"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Cs/>
          <w:sz w:val="24"/>
          <w:szCs w:val="24"/>
          <w:lang w:val="es-CL" w:eastAsia="es-ES_tradnl"/>
        </w:rPr>
        <w:t xml:space="preserve">El informe técnico con sus documentos adjuntos, deben ser entregados en copia a Supervisor o Coordinadora del Servicio Clínico o de apoyo y estas deben informar al Sub-Departamento de Activos fijos según el proceso establecido por las autoridades (Circular N°9). Por otro lado, el Ingeniero de servicio debe escanear el Informe de mantenimiento con sus documentos adjuntos y enviar vía correo a Ingeniero de Gestión tecnológica, este último guardara la información en carpeta de </w:t>
      </w:r>
      <w:r w:rsidRPr="00FE1278">
        <w:rPr>
          <w:rFonts w:ascii="Arial" w:eastAsia="Times New Roman" w:hAnsi="Arial" w:cs="Arial"/>
          <w:bCs/>
          <w:i/>
          <w:sz w:val="24"/>
          <w:szCs w:val="24"/>
          <w:lang w:val="es-CL" w:eastAsia="es-ES_tradnl"/>
        </w:rPr>
        <w:t>Recomendaciones de baja</w:t>
      </w:r>
      <w:r w:rsidRPr="00FE1278">
        <w:rPr>
          <w:rFonts w:ascii="Arial" w:eastAsia="Times New Roman" w:hAnsi="Arial" w:cs="Arial"/>
          <w:bCs/>
          <w:sz w:val="24"/>
          <w:szCs w:val="24"/>
          <w:lang w:val="es-CL" w:eastAsia="es-ES_tradnl"/>
        </w:rPr>
        <w:t xml:space="preserve"> de la aplicación Google Drive. El ingeniero de Servicio debe guardar el Informe técnico y su documentación adjunta en archivador de mantenimiento correspondiente e informar vía correo electrónico a Coordinador de Laboratorio de equipos médicos sobre el término de la asistencia técnica. </w:t>
      </w:r>
    </w:p>
    <w:p w14:paraId="7AA5457B" w14:textId="77777777" w:rsidR="009632CD" w:rsidRPr="00FE1278"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p>
    <w:p w14:paraId="31677F96" w14:textId="77777777" w:rsidR="009632CD" w:rsidRPr="00FE1278"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Cs/>
          <w:sz w:val="24"/>
          <w:szCs w:val="24"/>
          <w:lang w:val="es-CL" w:eastAsia="es-ES_tradnl"/>
        </w:rPr>
        <w:t xml:space="preserve">Con respecto al resto de las actividades de </w:t>
      </w:r>
      <w:r w:rsidRPr="00FE1278">
        <w:rPr>
          <w:rFonts w:ascii="Arial" w:eastAsia="Times New Roman" w:hAnsi="Arial" w:cs="Arial"/>
          <w:bCs/>
          <w:i/>
          <w:sz w:val="24"/>
          <w:szCs w:val="24"/>
          <w:lang w:val="es-CL" w:eastAsia="es-ES_tradnl"/>
        </w:rPr>
        <w:t>Recepcionar</w:t>
      </w:r>
      <w:r w:rsidRPr="00FE1278">
        <w:rPr>
          <w:rFonts w:ascii="Arial" w:eastAsia="Times New Roman" w:hAnsi="Arial" w:cs="Arial"/>
          <w:bCs/>
          <w:sz w:val="24"/>
          <w:szCs w:val="24"/>
          <w:lang w:val="es-CL" w:eastAsia="es-ES_tradnl"/>
        </w:rPr>
        <w:t xml:space="preserve">, </w:t>
      </w:r>
      <w:r w:rsidRPr="00FE1278">
        <w:rPr>
          <w:rFonts w:ascii="Arial" w:eastAsia="Times New Roman" w:hAnsi="Arial" w:cs="Arial"/>
          <w:bCs/>
          <w:i/>
          <w:sz w:val="24"/>
          <w:szCs w:val="24"/>
          <w:lang w:val="es-CL" w:eastAsia="es-ES_tradnl"/>
        </w:rPr>
        <w:t>Coordinar Reparar</w:t>
      </w:r>
      <w:r w:rsidRPr="00FE1278">
        <w:rPr>
          <w:rFonts w:ascii="Arial" w:eastAsia="Times New Roman" w:hAnsi="Arial" w:cs="Arial"/>
          <w:bCs/>
          <w:sz w:val="24"/>
          <w:szCs w:val="24"/>
          <w:lang w:val="es-CL" w:eastAsia="es-ES_tradnl"/>
        </w:rPr>
        <w:t xml:space="preserve">, </w:t>
      </w:r>
      <w:r w:rsidRPr="00FE1278">
        <w:rPr>
          <w:rFonts w:ascii="Arial" w:eastAsia="Times New Roman" w:hAnsi="Arial" w:cs="Arial"/>
          <w:bCs/>
          <w:i/>
          <w:sz w:val="24"/>
          <w:szCs w:val="24"/>
          <w:lang w:val="es-CL" w:eastAsia="es-ES_tradnl"/>
        </w:rPr>
        <w:t>Documentar</w:t>
      </w:r>
      <w:r w:rsidRPr="00FE1278">
        <w:rPr>
          <w:rFonts w:ascii="Arial" w:eastAsia="Times New Roman" w:hAnsi="Arial" w:cs="Arial"/>
          <w:bCs/>
          <w:sz w:val="24"/>
          <w:szCs w:val="24"/>
          <w:lang w:val="es-CL" w:eastAsia="es-ES_tradnl"/>
        </w:rPr>
        <w:t xml:space="preserve">; estas no se realizan. </w:t>
      </w:r>
    </w:p>
    <w:p w14:paraId="6A9679BA" w14:textId="77777777" w:rsidR="009632CD" w:rsidRPr="00FE1278"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p>
    <w:p w14:paraId="29C8C56A"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CL" w:eastAsia="es-ES_tradnl"/>
        </w:rPr>
      </w:pPr>
      <w:r w:rsidRPr="00FE1278">
        <w:rPr>
          <w:rFonts w:ascii="Arial" w:eastAsia="Times New Roman" w:hAnsi="Arial" w:cs="Arial"/>
          <w:b/>
          <w:bCs/>
          <w:sz w:val="24"/>
          <w:szCs w:val="24"/>
          <w:u w:val="single"/>
          <w:lang w:val="es-CL" w:eastAsia="es-ES_tradnl"/>
        </w:rPr>
        <w:t>Actividad Recepcionar</w:t>
      </w:r>
    </w:p>
    <w:p w14:paraId="164A3C1E"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1"/>
        <w:jc w:val="both"/>
        <w:textAlignment w:val="baseline"/>
        <w:rPr>
          <w:rFonts w:ascii="Arial" w:eastAsia="Times New Roman" w:hAnsi="Arial" w:cs="Arial"/>
          <w:b/>
          <w:bCs/>
          <w:sz w:val="24"/>
          <w:szCs w:val="24"/>
          <w:u w:val="single"/>
          <w:lang w:val="es-CL" w:eastAsia="es-ES_tradnl"/>
        </w:rPr>
      </w:pPr>
    </w:p>
    <w:p w14:paraId="38F0FEC0" w14:textId="77777777" w:rsidR="009632CD" w:rsidRPr="00FE1278" w:rsidRDefault="009632CD" w:rsidP="00F436E3">
      <w:pPr>
        <w:tabs>
          <w:tab w:val="left" w:pos="0"/>
          <w:tab w:val="left" w:pos="4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sz w:val="24"/>
          <w:szCs w:val="24"/>
          <w:lang w:val="es-CL" w:eastAsia="es-ES_tradnl"/>
        </w:rPr>
      </w:pPr>
      <w:r w:rsidRPr="00FE1278">
        <w:rPr>
          <w:rFonts w:ascii="Arial" w:eastAsia="Times New Roman" w:hAnsi="Arial" w:cs="Arial"/>
          <w:b/>
          <w:sz w:val="24"/>
          <w:szCs w:val="24"/>
          <w:u w:val="single"/>
          <w:lang w:val="es-CL" w:eastAsia="es-ES_tradnl"/>
        </w:rPr>
        <w:t>El repuesto o accesorio no corresponde al solicitado:</w:t>
      </w:r>
      <w:r w:rsidRPr="00FE1278">
        <w:rPr>
          <w:rFonts w:ascii="Arial" w:eastAsia="Times New Roman" w:hAnsi="Arial" w:cs="Arial"/>
          <w:sz w:val="24"/>
          <w:szCs w:val="24"/>
          <w:lang w:val="es-CL" w:eastAsia="es-ES_tradnl"/>
        </w:rPr>
        <w:t xml:space="preserve"> Contactar a Jefe de Departamento de Abastecimiento y comunicar la situación vía correo electrónico. </w:t>
      </w:r>
    </w:p>
    <w:p w14:paraId="1069D9E7"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1"/>
        <w:jc w:val="both"/>
        <w:textAlignment w:val="baseline"/>
        <w:rPr>
          <w:rFonts w:ascii="Arial" w:eastAsia="Times New Roman" w:hAnsi="Arial" w:cs="Arial"/>
          <w:b/>
          <w:bCs/>
          <w:sz w:val="24"/>
          <w:szCs w:val="24"/>
          <w:u w:val="single"/>
          <w:lang w:val="es-CL" w:eastAsia="es-ES_tradnl"/>
        </w:rPr>
      </w:pPr>
    </w:p>
    <w:p w14:paraId="47D937B4"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bCs/>
          <w:sz w:val="24"/>
          <w:szCs w:val="24"/>
          <w:u w:val="single"/>
          <w:lang w:val="es-CL" w:eastAsia="es-ES_tradnl"/>
        </w:rPr>
      </w:pPr>
      <w:r w:rsidRPr="00FE1278">
        <w:rPr>
          <w:rFonts w:ascii="Arial" w:eastAsia="Times New Roman" w:hAnsi="Arial" w:cs="Arial"/>
          <w:b/>
          <w:bCs/>
          <w:sz w:val="24"/>
          <w:szCs w:val="24"/>
          <w:u w:val="single"/>
          <w:lang w:val="es-CL" w:eastAsia="es-ES_tradnl"/>
        </w:rPr>
        <w:t>Actividad Coordinar</w:t>
      </w:r>
    </w:p>
    <w:p w14:paraId="733AC47C"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1"/>
        <w:jc w:val="both"/>
        <w:textAlignment w:val="baseline"/>
        <w:rPr>
          <w:rFonts w:ascii="Arial" w:eastAsia="Times New Roman" w:hAnsi="Arial" w:cs="Arial"/>
          <w:b/>
          <w:sz w:val="24"/>
          <w:szCs w:val="24"/>
          <w:u w:val="single"/>
          <w:lang w:val="es-CL" w:eastAsia="es-ES_tradnl"/>
        </w:rPr>
      </w:pPr>
    </w:p>
    <w:p w14:paraId="3090CFEB" w14:textId="77777777" w:rsidR="009632CD" w:rsidRPr="00FE1278" w:rsidRDefault="009632CD" w:rsidP="00F436E3">
      <w:pPr>
        <w:tabs>
          <w:tab w:val="left" w:pos="1"/>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b/>
          <w:sz w:val="24"/>
          <w:szCs w:val="24"/>
          <w:u w:val="single"/>
          <w:lang w:val="es-ES_tradnl" w:eastAsia="es-ES_tradnl"/>
        </w:rPr>
        <w:t>No hay disponibilidad de  Técnico de mantenimiento:</w:t>
      </w:r>
      <w:r w:rsidRPr="00FE1278">
        <w:rPr>
          <w:rFonts w:ascii="Arial" w:eastAsia="Times New Roman" w:hAnsi="Arial" w:cs="Arial"/>
          <w:sz w:val="24"/>
          <w:szCs w:val="24"/>
          <w:lang w:val="es-ES_tradnl" w:eastAsia="es-ES_tradnl"/>
        </w:rPr>
        <w:t xml:space="preserve"> Contactar a Ingeniero de Servicio y resolver las medidas a proceder (reagendar o Ingeniero de Servicio realiza la asistencia técnica).</w:t>
      </w:r>
    </w:p>
    <w:p w14:paraId="3E85426A" w14:textId="77777777" w:rsidR="009632CD" w:rsidRPr="00FE1278" w:rsidRDefault="009632CD" w:rsidP="00F436E3">
      <w:pPr>
        <w:tabs>
          <w:tab w:val="left" w:pos="1"/>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sz w:val="24"/>
          <w:szCs w:val="24"/>
          <w:lang w:val="es-ES_tradnl" w:eastAsia="es-ES_tradnl"/>
        </w:rPr>
        <w:t xml:space="preserve"> </w:t>
      </w:r>
    </w:p>
    <w:p w14:paraId="1951A065"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r w:rsidRPr="00FE1278">
        <w:rPr>
          <w:rFonts w:ascii="Arial" w:eastAsia="Times New Roman" w:hAnsi="Arial" w:cs="Arial"/>
          <w:b/>
          <w:sz w:val="24"/>
          <w:szCs w:val="24"/>
          <w:u w:val="single"/>
          <w:lang w:val="es-ES_tradnl" w:eastAsia="es-ES_tradnl"/>
        </w:rPr>
        <w:t>Actividad Reparar</w:t>
      </w:r>
    </w:p>
    <w:p w14:paraId="6B830BE5"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720"/>
        <w:jc w:val="both"/>
        <w:textAlignment w:val="baseline"/>
        <w:rPr>
          <w:rFonts w:ascii="Arial" w:eastAsia="Times New Roman" w:hAnsi="Arial" w:cs="Arial"/>
          <w:b/>
          <w:sz w:val="24"/>
          <w:szCs w:val="24"/>
          <w:u w:val="single"/>
          <w:lang w:val="es-ES_tradnl" w:eastAsia="es-ES_tradnl"/>
        </w:rPr>
      </w:pPr>
    </w:p>
    <w:p w14:paraId="1D6C3BCA"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b/>
          <w:sz w:val="24"/>
          <w:szCs w:val="24"/>
          <w:u w:val="single"/>
          <w:lang w:val="es-ES_tradnl" w:eastAsia="es-ES_tradnl"/>
        </w:rPr>
        <w:t>Equipo médico no logra ser reparado:</w:t>
      </w:r>
      <w:r w:rsidRPr="00FE1278">
        <w:rPr>
          <w:rFonts w:ascii="Arial" w:eastAsia="Times New Roman" w:hAnsi="Arial" w:cs="Arial"/>
          <w:b/>
          <w:sz w:val="24"/>
          <w:szCs w:val="24"/>
          <w:lang w:val="es-ES_tradnl" w:eastAsia="es-ES_tradnl"/>
        </w:rPr>
        <w:t xml:space="preserve"> </w:t>
      </w:r>
      <w:r w:rsidRPr="00FE1278">
        <w:rPr>
          <w:rFonts w:ascii="Arial" w:eastAsia="Times New Roman" w:hAnsi="Arial" w:cs="Arial"/>
          <w:sz w:val="24"/>
          <w:szCs w:val="24"/>
          <w:lang w:val="es-ES_tradnl" w:eastAsia="es-ES_tradnl"/>
        </w:rPr>
        <w:t xml:space="preserve">Informar vía correo electrónico a Ingeniero de Servicio la operatividad del equipo médico y resolver en conjunto si necesitará la compra de un nuevo repuesto o accesorio. </w:t>
      </w:r>
    </w:p>
    <w:p w14:paraId="5C3E87ED"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p>
    <w:p w14:paraId="65F17D3E"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b/>
          <w:sz w:val="24"/>
          <w:szCs w:val="24"/>
          <w:u w:val="single"/>
          <w:lang w:val="es-ES_tradnl" w:eastAsia="es-ES_tradnl"/>
        </w:rPr>
        <w:t>No se encuentra a Supervisor/Coordinador de Servicio clínico o de Apoyo:</w:t>
      </w:r>
      <w:r w:rsidRPr="00FE1278">
        <w:rPr>
          <w:rFonts w:ascii="Arial" w:eastAsia="Times New Roman" w:hAnsi="Arial" w:cs="Arial"/>
          <w:sz w:val="24"/>
          <w:szCs w:val="24"/>
          <w:lang w:val="es-ES_tradnl" w:eastAsia="es-ES_tradnl"/>
        </w:rPr>
        <w:t xml:space="preserve"> Entrega realizarla a Jefe de turno o a usuario directo del equipo con Acta de Entrega (AE).</w:t>
      </w:r>
    </w:p>
    <w:p w14:paraId="7C5E8DCF" w14:textId="77777777" w:rsidR="009632CD"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i/>
          <w:sz w:val="24"/>
          <w:szCs w:val="24"/>
          <w:u w:val="single"/>
          <w:lang w:val="es-ES_tradnl" w:eastAsia="es-ES_tradnl"/>
        </w:rPr>
      </w:pPr>
    </w:p>
    <w:p w14:paraId="527339AE" w14:textId="77777777" w:rsidR="007905AA" w:rsidRDefault="007905AA"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i/>
          <w:sz w:val="24"/>
          <w:szCs w:val="24"/>
          <w:u w:val="single"/>
          <w:lang w:val="es-ES_tradnl" w:eastAsia="es-ES_tradnl"/>
        </w:rPr>
      </w:pPr>
    </w:p>
    <w:p w14:paraId="2978AF3D" w14:textId="77777777" w:rsidR="007905AA" w:rsidRDefault="007905AA"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i/>
          <w:sz w:val="24"/>
          <w:szCs w:val="24"/>
          <w:u w:val="single"/>
          <w:lang w:val="es-ES_tradnl" w:eastAsia="es-ES_tradnl"/>
        </w:rPr>
      </w:pPr>
    </w:p>
    <w:p w14:paraId="15E787A3" w14:textId="77777777" w:rsidR="007905AA" w:rsidRPr="00FE1278" w:rsidRDefault="007905AA"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i/>
          <w:sz w:val="24"/>
          <w:szCs w:val="24"/>
          <w:u w:val="single"/>
          <w:lang w:val="es-ES_tradnl" w:eastAsia="es-ES_tradnl"/>
        </w:rPr>
      </w:pPr>
    </w:p>
    <w:p w14:paraId="6E4B2ED6"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i/>
          <w:sz w:val="24"/>
          <w:szCs w:val="24"/>
          <w:u w:val="single"/>
          <w:lang w:val="es-ES_tradnl" w:eastAsia="es-ES_tradnl"/>
        </w:rPr>
      </w:pPr>
      <w:r w:rsidRPr="00FE1278">
        <w:rPr>
          <w:rFonts w:ascii="Arial" w:eastAsia="Times New Roman" w:hAnsi="Arial" w:cs="Arial"/>
          <w:b/>
          <w:i/>
          <w:sz w:val="24"/>
          <w:szCs w:val="24"/>
          <w:u w:val="single"/>
          <w:lang w:val="es-ES_tradnl" w:eastAsia="es-ES_tradnl"/>
        </w:rPr>
        <w:t>Actividad Documentar</w:t>
      </w:r>
    </w:p>
    <w:p w14:paraId="5550B18A"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61" w:hanging="360"/>
        <w:jc w:val="both"/>
        <w:textAlignment w:val="baseline"/>
        <w:rPr>
          <w:rFonts w:ascii="Arial" w:eastAsia="Times New Roman" w:hAnsi="Arial" w:cs="Arial"/>
          <w:b/>
          <w:i/>
          <w:sz w:val="24"/>
          <w:szCs w:val="24"/>
          <w:u w:val="single"/>
          <w:lang w:val="es-ES_tradnl" w:eastAsia="es-ES_tradnl"/>
        </w:rPr>
      </w:pPr>
    </w:p>
    <w:p w14:paraId="13B7E742" w14:textId="77777777" w:rsidR="009632CD" w:rsidRPr="00FE1278" w:rsidRDefault="009632CD" w:rsidP="00F436E3">
      <w:pPr>
        <w:tabs>
          <w:tab w:val="left" w:pos="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b/>
          <w:sz w:val="24"/>
          <w:szCs w:val="24"/>
          <w:u w:val="single"/>
          <w:lang w:val="es-ES_tradnl" w:eastAsia="es-ES_tradnl"/>
        </w:rPr>
        <w:t xml:space="preserve">AR es no es firmada por el Supervisor /Coordinador de Servicio Clínico o de apoyo: </w:t>
      </w:r>
      <w:r w:rsidRPr="00FE1278">
        <w:rPr>
          <w:rFonts w:ascii="Arial" w:eastAsia="Times New Roman" w:hAnsi="Arial" w:cs="Arial"/>
          <w:sz w:val="24"/>
          <w:szCs w:val="24"/>
          <w:lang w:val="es-ES_tradnl" w:eastAsia="es-ES_tradnl"/>
        </w:rPr>
        <w:t>Ingeniero de Servicio debe enviar correo electrónico a Supervisor /Coordinador de Servicio Clínico o de apoyo informando del funcionario que realizó la recepción del equipo médico.</w:t>
      </w:r>
    </w:p>
    <w:p w14:paraId="112F8694"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674A86B3" w14:textId="77777777" w:rsidR="009632CD" w:rsidRPr="00FE1278" w:rsidRDefault="009632CD" w:rsidP="00F436E3">
      <w:pPr>
        <w:tabs>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b/>
          <w:sz w:val="24"/>
          <w:szCs w:val="24"/>
          <w:u w:val="single"/>
          <w:lang w:val="es-ES_tradnl" w:eastAsia="es-ES_tradnl"/>
        </w:rPr>
        <w:t>Falta de información en ARS:</w:t>
      </w:r>
      <w:r w:rsidRPr="00FE1278">
        <w:rPr>
          <w:rFonts w:ascii="Arial" w:eastAsia="Times New Roman" w:hAnsi="Arial" w:cs="Arial"/>
          <w:sz w:val="24"/>
          <w:szCs w:val="24"/>
          <w:lang w:val="es-ES_tradnl" w:eastAsia="es-ES_tradnl"/>
        </w:rPr>
        <w:t xml:space="preserve"> Consultar a Departamento de Abastecimiento.</w:t>
      </w:r>
    </w:p>
    <w:p w14:paraId="311E5DF1"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7506A304"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1AA8C0B3"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56F54A66" w14:textId="77777777" w:rsidR="009632CD" w:rsidRDefault="009632CD" w:rsidP="00E34A85">
      <w:pPr>
        <w:pStyle w:val="Ttulo2"/>
        <w:numPr>
          <w:ilvl w:val="2"/>
          <w:numId w:val="3"/>
        </w:numPr>
        <w:spacing w:line="240" w:lineRule="auto"/>
        <w:ind w:left="504"/>
        <w:rPr>
          <w:rFonts w:ascii="Arial" w:hAnsi="Arial" w:cs="Arial"/>
          <w:b/>
          <w:color w:val="000000" w:themeColor="text1"/>
          <w:sz w:val="24"/>
          <w:szCs w:val="24"/>
        </w:rPr>
      </w:pPr>
      <w:r w:rsidRPr="00E34A85">
        <w:rPr>
          <w:rFonts w:ascii="Arial" w:hAnsi="Arial" w:cs="Arial"/>
          <w:b/>
          <w:color w:val="000000" w:themeColor="text1"/>
          <w:sz w:val="24"/>
          <w:szCs w:val="24"/>
        </w:rPr>
        <w:t xml:space="preserve">ANEXO </w:t>
      </w:r>
      <w:r w:rsidR="000D5B43">
        <w:rPr>
          <w:rFonts w:ascii="Arial" w:hAnsi="Arial" w:cs="Arial"/>
          <w:b/>
          <w:color w:val="000000" w:themeColor="text1"/>
          <w:sz w:val="24"/>
          <w:szCs w:val="24"/>
        </w:rPr>
        <w:t>7</w:t>
      </w:r>
    </w:p>
    <w:p w14:paraId="1B340DD0" w14:textId="77777777" w:rsidR="00E34A85" w:rsidRDefault="00E34A85" w:rsidP="00E34A85"/>
    <w:p w14:paraId="3702A779"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r w:rsidRPr="00FE1278">
        <w:rPr>
          <w:rFonts w:ascii="Arial" w:eastAsia="Times New Roman" w:hAnsi="Arial" w:cs="Arial"/>
          <w:b/>
          <w:sz w:val="24"/>
          <w:szCs w:val="24"/>
          <w:u w:val="single"/>
          <w:lang w:val="es-ES_tradnl" w:eastAsia="es-ES_tradnl"/>
        </w:rPr>
        <w:t>ETAPA: REPARAR</w:t>
      </w:r>
    </w:p>
    <w:p w14:paraId="7BDFAEA9"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4F3C8434"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5FA88DA3"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r w:rsidRPr="00FE1278">
        <w:rPr>
          <w:rFonts w:ascii="Arial" w:eastAsia="Times New Roman" w:hAnsi="Arial" w:cs="Arial"/>
          <w:b/>
          <w:sz w:val="24"/>
          <w:szCs w:val="24"/>
          <w:u w:val="single"/>
          <w:lang w:val="es-ES_tradnl" w:eastAsia="es-ES_tradnl"/>
        </w:rPr>
        <w:t>ETAPA 4: REALIZAR MANTENIMIENTO PREVENTIVO CON APOYO EXTERNO PRESENCIAL</w:t>
      </w:r>
    </w:p>
    <w:p w14:paraId="604EA2BE"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p>
    <w:p w14:paraId="43C64EE1" w14:textId="77777777" w:rsidR="009632CD" w:rsidRPr="00FE1278" w:rsidRDefault="009632CD" w:rsidP="00F436E3">
      <w:pPr>
        <w:tabs>
          <w:tab w:val="left" w:pos="0"/>
          <w:tab w:val="left" w:pos="284"/>
          <w:tab w:val="left" w:pos="426"/>
        </w:tabs>
        <w:spacing w:after="0" w:line="240" w:lineRule="auto"/>
        <w:contextualSpacing/>
        <w:jc w:val="both"/>
        <w:rPr>
          <w:rFonts w:ascii="Arial" w:eastAsia="Times New Roman" w:hAnsi="Arial" w:cs="Arial"/>
          <w:b/>
          <w:sz w:val="24"/>
          <w:szCs w:val="24"/>
          <w:lang w:val="es-CL" w:eastAsia="es-ES"/>
        </w:rPr>
      </w:pPr>
      <w:r w:rsidRPr="00FE1278">
        <w:rPr>
          <w:rFonts w:ascii="Arial" w:eastAsia="Times New Roman" w:hAnsi="Arial" w:cs="Arial"/>
          <w:b/>
          <w:sz w:val="24"/>
          <w:szCs w:val="24"/>
          <w:lang w:val="es-CL" w:eastAsia="es-ES"/>
        </w:rPr>
        <w:t>1.   DESARROLLO</w:t>
      </w:r>
    </w:p>
    <w:p w14:paraId="29CCF13F"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before="240" w:after="12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1.1 MODELOS VISUALES</w:t>
      </w:r>
    </w:p>
    <w:p w14:paraId="364FB9C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Ubicación en el mapa de procesos: Etapa número 3 del proceso de Reparar en Servicio técnico.</w:t>
      </w:r>
    </w:p>
    <w:p w14:paraId="2B95FFF9"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p>
    <w:p w14:paraId="3489CBA6" w14:textId="77777777" w:rsidR="009632CD" w:rsidRPr="00FE1278" w:rsidRDefault="00673CAF"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Pr>
          <w:rFonts w:ascii="Arial" w:eastAsia="Times New Roman" w:hAnsi="Arial" w:cs="Arial"/>
          <w:noProof/>
          <w:sz w:val="24"/>
          <w:szCs w:val="24"/>
          <w:lang w:val="es-CL" w:eastAsia="es-ES_tradnl"/>
        </w:rPr>
        <w:drawing>
          <wp:inline distT="0" distB="0" distL="0" distR="0" wp14:anchorId="03DCD132" wp14:editId="49521F31">
            <wp:extent cx="4990465" cy="2723515"/>
            <wp:effectExtent l="0" t="0" r="635"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90465" cy="2723515"/>
                    </a:xfrm>
                    <a:prstGeom prst="rect">
                      <a:avLst/>
                    </a:prstGeom>
                    <a:noFill/>
                  </pic:spPr>
                </pic:pic>
              </a:graphicData>
            </a:graphic>
          </wp:inline>
        </w:drawing>
      </w:r>
    </w:p>
    <w:p w14:paraId="2556712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003EBFF5"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0256B9A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sz w:val="24"/>
          <w:szCs w:val="24"/>
          <w:lang w:val="es-CL" w:eastAsia="es-ES_tradnl"/>
        </w:rPr>
        <w:t>Flujograma de información con sus listas de tareas</w:t>
      </w:r>
    </w:p>
    <w:p w14:paraId="541BFBA1" w14:textId="77777777" w:rsidR="009632CD" w:rsidRPr="00FE1278" w:rsidRDefault="00673CAF"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r>
        <w:rPr>
          <w:rFonts w:ascii="Arial" w:eastAsia="Times New Roman" w:hAnsi="Arial" w:cs="Arial"/>
          <w:noProof/>
          <w:sz w:val="24"/>
          <w:szCs w:val="24"/>
          <w:lang w:val="es-CL" w:eastAsia="es-ES_tradnl"/>
        </w:rPr>
        <w:drawing>
          <wp:inline distT="0" distB="0" distL="0" distR="0" wp14:anchorId="6E837E4B" wp14:editId="4590FC8E">
            <wp:extent cx="5542915" cy="4076065"/>
            <wp:effectExtent l="0" t="0" r="635" b="63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42915" cy="4076065"/>
                    </a:xfrm>
                    <a:prstGeom prst="rect">
                      <a:avLst/>
                    </a:prstGeom>
                    <a:noFill/>
                  </pic:spPr>
                </pic:pic>
              </a:graphicData>
            </a:graphic>
          </wp:inline>
        </w:drawing>
      </w:r>
    </w:p>
    <w:p w14:paraId="509122CC" w14:textId="77777777" w:rsidR="009632CD" w:rsidRPr="00FE1278" w:rsidRDefault="00673CAF"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r>
        <w:rPr>
          <w:rFonts w:ascii="Arial" w:eastAsia="Times New Roman" w:hAnsi="Arial" w:cs="Arial"/>
          <w:noProof/>
          <w:sz w:val="24"/>
          <w:szCs w:val="24"/>
          <w:lang w:val="es-CL" w:eastAsia="es-ES_tradnl"/>
        </w:rPr>
        <w:lastRenderedPageBreak/>
        <w:drawing>
          <wp:inline distT="0" distB="0" distL="0" distR="0" wp14:anchorId="6635B06C" wp14:editId="34BDFB19">
            <wp:extent cx="5361940" cy="3295015"/>
            <wp:effectExtent l="0" t="0" r="0" b="63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61940" cy="3295015"/>
                    </a:xfrm>
                    <a:prstGeom prst="rect">
                      <a:avLst/>
                    </a:prstGeom>
                    <a:noFill/>
                  </pic:spPr>
                </pic:pic>
              </a:graphicData>
            </a:graphic>
          </wp:inline>
        </w:drawing>
      </w:r>
    </w:p>
    <w:p w14:paraId="6AF0C56C"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1.2 INFORMACIÓN GENERAL</w:t>
      </w:r>
    </w:p>
    <w:p w14:paraId="31D2ADDB"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97"/>
        <w:gridCol w:w="5931"/>
      </w:tblGrid>
      <w:tr w:rsidR="009632CD" w:rsidRPr="00FE1278" w14:paraId="0E4B358C" w14:textId="77777777" w:rsidTr="00673CAF">
        <w:trPr>
          <w:trHeight w:val="243"/>
        </w:trPr>
        <w:tc>
          <w:tcPr>
            <w:tcW w:w="1641" w:type="pct"/>
          </w:tcPr>
          <w:p w14:paraId="7A647A8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i/>
                <w:sz w:val="24"/>
                <w:szCs w:val="24"/>
                <w:lang w:val="es-ES_tradnl" w:eastAsia="es-ES_tradnl"/>
              </w:rPr>
              <w:t>Evento activador</w:t>
            </w:r>
          </w:p>
        </w:tc>
        <w:tc>
          <w:tcPr>
            <w:tcW w:w="3359" w:type="pct"/>
          </w:tcPr>
          <w:p w14:paraId="7BBC9FCB"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ES_tradnl" w:eastAsia="es-ES_tradnl"/>
              </w:rPr>
              <w:t>El IM proveniente de Etapa Detectar falla.</w:t>
            </w:r>
          </w:p>
        </w:tc>
      </w:tr>
      <w:tr w:rsidR="009632CD" w:rsidRPr="00FE1278" w14:paraId="011DFA3C" w14:textId="77777777" w:rsidTr="00673CAF">
        <w:trPr>
          <w:trHeight w:val="277"/>
        </w:trPr>
        <w:tc>
          <w:tcPr>
            <w:tcW w:w="1641" w:type="pct"/>
          </w:tcPr>
          <w:p w14:paraId="7651E6A4"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i/>
                <w:sz w:val="24"/>
                <w:szCs w:val="24"/>
                <w:lang w:val="es-ES_tradnl" w:eastAsia="es-ES_tradnl"/>
              </w:rPr>
              <w:t>Objetivo</w:t>
            </w:r>
          </w:p>
        </w:tc>
        <w:tc>
          <w:tcPr>
            <w:tcW w:w="3359" w:type="pct"/>
          </w:tcPr>
          <w:p w14:paraId="3F0A16EB"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Reparar Equipo Médico con apoyo externo.</w:t>
            </w:r>
          </w:p>
        </w:tc>
      </w:tr>
      <w:tr w:rsidR="009632CD" w:rsidRPr="00FE1278" w14:paraId="4DB00A7E" w14:textId="77777777" w:rsidTr="00673CAF">
        <w:trPr>
          <w:trHeight w:val="286"/>
        </w:trPr>
        <w:tc>
          <w:tcPr>
            <w:tcW w:w="1641" w:type="pct"/>
          </w:tcPr>
          <w:p w14:paraId="7615807F"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i/>
                <w:sz w:val="24"/>
                <w:szCs w:val="24"/>
                <w:lang w:val="es-ES_tradnl" w:eastAsia="es-ES_tradnl"/>
              </w:rPr>
              <w:t>Dueño</w:t>
            </w:r>
          </w:p>
        </w:tc>
        <w:tc>
          <w:tcPr>
            <w:tcW w:w="3359" w:type="pct"/>
          </w:tcPr>
          <w:p w14:paraId="31EF8AE4"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Jefe de Sub-Departamento de Ingeniería Biomédica.</w:t>
            </w:r>
          </w:p>
        </w:tc>
      </w:tr>
    </w:tbl>
    <w:p w14:paraId="758F706B"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1AD8A140"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1.3 DESCRIPCIÓN DEL FLUJO</w:t>
      </w:r>
    </w:p>
    <w:p w14:paraId="03AEC8C7"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0"/>
        <w:gridCol w:w="1524"/>
        <w:gridCol w:w="5964"/>
      </w:tblGrid>
      <w:tr w:rsidR="009632CD" w:rsidRPr="00FE1278" w14:paraId="156CFADE" w14:textId="77777777" w:rsidTr="00673CAF">
        <w:trPr>
          <w:trHeight w:val="337"/>
          <w:jc w:val="center"/>
        </w:trPr>
        <w:tc>
          <w:tcPr>
            <w:tcW w:w="759" w:type="pct"/>
          </w:tcPr>
          <w:p w14:paraId="63593A6E"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Actividad</w:t>
            </w:r>
          </w:p>
        </w:tc>
        <w:tc>
          <w:tcPr>
            <w:tcW w:w="863" w:type="pct"/>
          </w:tcPr>
          <w:p w14:paraId="71237A6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Rol</w:t>
            </w:r>
          </w:p>
        </w:tc>
        <w:tc>
          <w:tcPr>
            <w:tcW w:w="3378" w:type="pct"/>
          </w:tcPr>
          <w:p w14:paraId="791AD512"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Tareas</w:t>
            </w:r>
          </w:p>
        </w:tc>
      </w:tr>
      <w:tr w:rsidR="009632CD" w:rsidRPr="00FE1278" w14:paraId="69C8C61D" w14:textId="77777777" w:rsidTr="00673CAF">
        <w:trPr>
          <w:trHeight w:val="338"/>
          <w:jc w:val="center"/>
        </w:trPr>
        <w:tc>
          <w:tcPr>
            <w:tcW w:w="759" w:type="pct"/>
          </w:tcPr>
          <w:p w14:paraId="10E0DCB6"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1D7FDF3A"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Coordinar</w:t>
            </w:r>
          </w:p>
        </w:tc>
        <w:tc>
          <w:tcPr>
            <w:tcW w:w="863" w:type="pct"/>
          </w:tcPr>
          <w:p w14:paraId="4DA374E2"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12C7E084"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Ingeniero de Servicio</w:t>
            </w:r>
          </w:p>
        </w:tc>
        <w:tc>
          <w:tcPr>
            <w:tcW w:w="3378" w:type="pct"/>
          </w:tcPr>
          <w:p w14:paraId="18FCD656" w14:textId="77777777" w:rsidR="009632CD" w:rsidRPr="00FE1278" w:rsidRDefault="009632CD" w:rsidP="00F85DA8">
            <w:pPr>
              <w:numPr>
                <w:ilvl w:val="0"/>
                <w:numId w:val="11"/>
              </w:num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Solicitar a Servicio técnico externo la evaluación técnica del equipo médico especificando:</w:t>
            </w:r>
          </w:p>
          <w:p w14:paraId="36B7656E" w14:textId="77777777" w:rsidR="009632CD" w:rsidRPr="00FE1278" w:rsidRDefault="009632CD" w:rsidP="00F85DA8">
            <w:pPr>
              <w:numPr>
                <w:ilvl w:val="0"/>
                <w:numId w:val="66"/>
              </w:numPr>
              <w:tabs>
                <w:tab w:val="left" w:pos="1"/>
                <w:tab w:val="left" w:pos="349"/>
                <w:tab w:val="left" w:pos="633"/>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728"/>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Datos del equipo médico (nombre, marca, modelo, serie)</w:t>
            </w:r>
          </w:p>
          <w:p w14:paraId="34BAEBAD" w14:textId="77777777" w:rsidR="009632CD" w:rsidRPr="00FE1278" w:rsidRDefault="009632CD" w:rsidP="00F85DA8">
            <w:pPr>
              <w:numPr>
                <w:ilvl w:val="0"/>
                <w:numId w:val="66"/>
              </w:numPr>
              <w:tabs>
                <w:tab w:val="left" w:pos="1"/>
                <w:tab w:val="left" w:pos="349"/>
                <w:tab w:val="left" w:pos="633"/>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728"/>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Reporte técnico de la falla.</w:t>
            </w:r>
          </w:p>
          <w:p w14:paraId="01F026F7" w14:textId="77777777" w:rsidR="009632CD" w:rsidRPr="00FE1278" w:rsidRDefault="009632CD" w:rsidP="00F85DA8">
            <w:pPr>
              <w:numPr>
                <w:ilvl w:val="0"/>
                <w:numId w:val="66"/>
              </w:numPr>
              <w:tabs>
                <w:tab w:val="left" w:pos="1"/>
                <w:tab w:val="left" w:pos="360"/>
                <w:tab w:val="left" w:pos="49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633" w:hanging="28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  Presupuesto, el cual debe tener la siguiente información: </w:t>
            </w:r>
          </w:p>
          <w:p w14:paraId="75138068" w14:textId="77777777" w:rsidR="009632CD" w:rsidRPr="00FE1278" w:rsidRDefault="009632CD" w:rsidP="00F85DA8">
            <w:pPr>
              <w:numPr>
                <w:ilvl w:val="0"/>
                <w:numId w:val="83"/>
              </w:numPr>
              <w:tabs>
                <w:tab w:val="left" w:pos="1"/>
                <w:tab w:val="left" w:pos="349"/>
                <w:tab w:val="left" w:pos="726"/>
                <w:tab w:val="left" w:pos="774"/>
                <w:tab w:val="left" w:pos="1058"/>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916"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Descripción de la reparación.</w:t>
            </w:r>
          </w:p>
          <w:p w14:paraId="08321C35" w14:textId="77777777" w:rsidR="009632CD" w:rsidRPr="00FE1278" w:rsidRDefault="009632CD" w:rsidP="00F85DA8">
            <w:pPr>
              <w:numPr>
                <w:ilvl w:val="0"/>
                <w:numId w:val="83"/>
              </w:numPr>
              <w:tabs>
                <w:tab w:val="left" w:pos="1"/>
                <w:tab w:val="left" w:pos="349"/>
                <w:tab w:val="left" w:pos="726"/>
                <w:tab w:val="left" w:pos="1058"/>
                <w:tab w:val="left" w:pos="1086"/>
                <w:tab w:val="left" w:pos="1446"/>
                <w:tab w:val="left" w:pos="1812"/>
                <w:tab w:val="left" w:pos="1908"/>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916"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Costo de la reparación.</w:t>
            </w:r>
          </w:p>
          <w:p w14:paraId="0570E291" w14:textId="77777777" w:rsidR="009632CD" w:rsidRPr="00FE1278" w:rsidRDefault="009632CD" w:rsidP="00F85DA8">
            <w:pPr>
              <w:numPr>
                <w:ilvl w:val="0"/>
                <w:numId w:val="83"/>
              </w:numPr>
              <w:tabs>
                <w:tab w:val="left" w:pos="1"/>
                <w:tab w:val="left" w:pos="349"/>
                <w:tab w:val="left" w:pos="726"/>
                <w:tab w:val="left" w:pos="1058"/>
                <w:tab w:val="left" w:pos="1086"/>
                <w:tab w:val="left" w:pos="1446"/>
                <w:tab w:val="left" w:pos="1812"/>
                <w:tab w:val="left" w:pos="1908"/>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916"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Garantía de la reparación.</w:t>
            </w:r>
          </w:p>
          <w:p w14:paraId="56B088D3" w14:textId="77777777" w:rsidR="009632CD" w:rsidRPr="00FE1278" w:rsidRDefault="009632CD" w:rsidP="00F85DA8">
            <w:pPr>
              <w:numPr>
                <w:ilvl w:val="0"/>
                <w:numId w:val="83"/>
              </w:numPr>
              <w:tabs>
                <w:tab w:val="left" w:pos="1"/>
                <w:tab w:val="left" w:pos="349"/>
                <w:tab w:val="left" w:pos="726"/>
                <w:tab w:val="left" w:pos="1058"/>
                <w:tab w:val="left" w:pos="1086"/>
                <w:tab w:val="left" w:pos="1446"/>
                <w:tab w:val="left" w:pos="1812"/>
                <w:tab w:val="left" w:pos="1908"/>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916"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Tiempo de entrega de equipo médico reparado.</w:t>
            </w:r>
          </w:p>
          <w:p w14:paraId="4D7DF0AD" w14:textId="77777777" w:rsidR="009632CD" w:rsidRPr="00FE1278" w:rsidRDefault="009632CD" w:rsidP="00F85DA8">
            <w:pPr>
              <w:numPr>
                <w:ilvl w:val="0"/>
                <w:numId w:val="83"/>
              </w:numPr>
              <w:tabs>
                <w:tab w:val="left" w:pos="1"/>
                <w:tab w:val="left" w:pos="349"/>
                <w:tab w:val="left" w:pos="726"/>
                <w:tab w:val="left" w:pos="1058"/>
                <w:tab w:val="left" w:pos="1086"/>
                <w:tab w:val="left" w:pos="1446"/>
                <w:tab w:val="left" w:pos="1812"/>
                <w:tab w:val="left" w:pos="1908"/>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1058" w:hanging="425"/>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lastRenderedPageBreak/>
              <w:t>Para equipos sin convenio de mantenimiento, adjuntar certificado emitido por Fábrica que indique la representación de la marca.</w:t>
            </w:r>
          </w:p>
          <w:p w14:paraId="7386F782" w14:textId="77777777" w:rsidR="009632CD" w:rsidRPr="00FE1278" w:rsidRDefault="009632CD" w:rsidP="00F85DA8">
            <w:pPr>
              <w:numPr>
                <w:ilvl w:val="0"/>
                <w:numId w:val="11"/>
              </w:numPr>
              <w:tabs>
                <w:tab w:val="clear" w:pos="361"/>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Informar a través de Calendario de Microsoft Outlook el día coordinado para la evaluación técnica:</w:t>
            </w:r>
          </w:p>
          <w:p w14:paraId="1BD22E30" w14:textId="77777777" w:rsidR="009632CD" w:rsidRPr="00FE1278" w:rsidRDefault="009632CD" w:rsidP="00F85DA8">
            <w:pPr>
              <w:numPr>
                <w:ilvl w:val="0"/>
                <w:numId w:val="75"/>
              </w:numPr>
              <w:tabs>
                <w:tab w:val="left" w:pos="1"/>
                <w:tab w:val="left" w:pos="360"/>
                <w:tab w:val="left" w:pos="633"/>
                <w:tab w:val="left" w:pos="726"/>
                <w:tab w:val="left" w:pos="1086"/>
                <w:tab w:val="left" w:pos="1451"/>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633" w:hanging="28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Coordinador de Laboratorio de equipos médicos.</w:t>
            </w:r>
          </w:p>
          <w:p w14:paraId="6942B9EE" w14:textId="77777777" w:rsidR="009632CD" w:rsidRPr="00FE1278" w:rsidRDefault="009632CD" w:rsidP="00F85DA8">
            <w:pPr>
              <w:numPr>
                <w:ilvl w:val="0"/>
                <w:numId w:val="75"/>
              </w:numPr>
              <w:tabs>
                <w:tab w:val="left" w:pos="1"/>
                <w:tab w:val="left" w:pos="360"/>
                <w:tab w:val="left" w:pos="633"/>
                <w:tab w:val="left" w:pos="726"/>
                <w:tab w:val="left" w:pos="1086"/>
                <w:tab w:val="left" w:pos="1451"/>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782"/>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Supervisor / Coordinador de Servicio clínico o de apoyo.</w:t>
            </w:r>
          </w:p>
          <w:p w14:paraId="3FE3DF24" w14:textId="77777777" w:rsidR="009632CD" w:rsidRPr="00FE1278" w:rsidRDefault="009632CD" w:rsidP="00F85DA8">
            <w:pPr>
              <w:numPr>
                <w:ilvl w:val="0"/>
                <w:numId w:val="75"/>
              </w:numPr>
              <w:tabs>
                <w:tab w:val="left" w:pos="1"/>
                <w:tab w:val="left" w:pos="360"/>
                <w:tab w:val="left" w:pos="633"/>
                <w:tab w:val="left" w:pos="726"/>
                <w:tab w:val="left" w:pos="1086"/>
                <w:tab w:val="left" w:pos="1451"/>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782"/>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Jefe de Sub-Departamento de Activos fijos.</w:t>
            </w:r>
          </w:p>
          <w:p w14:paraId="23F42F56" w14:textId="77777777" w:rsidR="009632CD" w:rsidRPr="00FE1278" w:rsidRDefault="009632CD" w:rsidP="00F436E3">
            <w:pPr>
              <w:tabs>
                <w:tab w:val="left" w:pos="360"/>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3. Guardar Informe de mantenimiento (IM) en archivador de mantenimiento correspondiente ubicado en oficina de Sub-departamento de Ingeniería Biomédica. </w:t>
            </w:r>
          </w:p>
        </w:tc>
      </w:tr>
      <w:tr w:rsidR="009632CD" w:rsidRPr="00FE1278" w14:paraId="1EF0F686" w14:textId="77777777" w:rsidTr="00673CAF">
        <w:trPr>
          <w:trHeight w:val="338"/>
          <w:jc w:val="center"/>
        </w:trPr>
        <w:tc>
          <w:tcPr>
            <w:tcW w:w="759" w:type="pct"/>
          </w:tcPr>
          <w:p w14:paraId="5665388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04356AE8"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Asignar</w:t>
            </w:r>
          </w:p>
        </w:tc>
        <w:tc>
          <w:tcPr>
            <w:tcW w:w="863" w:type="pct"/>
          </w:tcPr>
          <w:p w14:paraId="1053090C"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5C8EBEC4"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Coordinador de Laboratorio de equipos medicos</w:t>
            </w:r>
          </w:p>
        </w:tc>
        <w:tc>
          <w:tcPr>
            <w:tcW w:w="3378" w:type="pct"/>
          </w:tcPr>
          <w:p w14:paraId="6B3941E3"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1"/>
              <w:jc w:val="both"/>
              <w:textAlignment w:val="baseline"/>
              <w:rPr>
                <w:rFonts w:ascii="Arial" w:eastAsia="Times New Roman" w:hAnsi="Arial" w:cs="Arial"/>
                <w:sz w:val="24"/>
                <w:szCs w:val="24"/>
                <w:lang w:val="es-CL" w:eastAsia="es-ES_tradnl"/>
              </w:rPr>
            </w:pPr>
          </w:p>
          <w:p w14:paraId="0EA195C2" w14:textId="77777777" w:rsidR="009632CD" w:rsidRPr="00FE1278" w:rsidRDefault="009632CD" w:rsidP="00F85DA8">
            <w:pPr>
              <w:numPr>
                <w:ilvl w:val="0"/>
                <w:numId w:val="39"/>
              </w:num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Verificar Planilla de requerimiento de asistencia técnica y asignar técnico de mantenimiento.</w:t>
            </w:r>
          </w:p>
          <w:p w14:paraId="67FAE35B" w14:textId="77777777" w:rsidR="009632CD" w:rsidRPr="00FE1278" w:rsidRDefault="009632CD" w:rsidP="00F85DA8">
            <w:pPr>
              <w:numPr>
                <w:ilvl w:val="0"/>
                <w:numId w:val="39"/>
              </w:num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Informar vía email a Ingeniero de servicio el nombre de Tecnico de mantenimiento asignado (con copia de correo a técnico de mantenimiento correspondiente).</w:t>
            </w:r>
          </w:p>
        </w:tc>
      </w:tr>
      <w:tr w:rsidR="009632CD" w:rsidRPr="00FE1278" w14:paraId="2799EA46" w14:textId="77777777" w:rsidTr="00673CAF">
        <w:trPr>
          <w:trHeight w:val="4065"/>
          <w:jc w:val="center"/>
        </w:trPr>
        <w:tc>
          <w:tcPr>
            <w:tcW w:w="759" w:type="pct"/>
          </w:tcPr>
          <w:p w14:paraId="1D2E2BB4"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p>
          <w:p w14:paraId="0F4F54A3"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Cs/>
                <w:sz w:val="24"/>
                <w:szCs w:val="24"/>
                <w:lang w:val="es-CL" w:eastAsia="es-ES_tradnl"/>
              </w:rPr>
              <w:t>Supervisar</w:t>
            </w:r>
          </w:p>
          <w:p w14:paraId="716EA63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tc>
        <w:tc>
          <w:tcPr>
            <w:tcW w:w="863" w:type="pct"/>
          </w:tcPr>
          <w:p w14:paraId="3CEA6963"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07D9CED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Técnico de mantenimiento</w:t>
            </w:r>
          </w:p>
        </w:tc>
        <w:tc>
          <w:tcPr>
            <w:tcW w:w="3378" w:type="pct"/>
          </w:tcPr>
          <w:p w14:paraId="49DFBEDB" w14:textId="77777777" w:rsidR="009632CD" w:rsidRPr="00FE1278" w:rsidRDefault="009632CD" w:rsidP="00F436E3">
            <w:pPr>
              <w:tabs>
                <w:tab w:val="left" w:pos="1"/>
                <w:tab w:val="left" w:pos="31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eastAsia="Times New Roman" w:hAnsi="Arial" w:cs="Arial"/>
                <w:sz w:val="24"/>
                <w:szCs w:val="24"/>
                <w:lang w:val="es-CL" w:eastAsia="es-ES_tradnl"/>
              </w:rPr>
            </w:pPr>
          </w:p>
          <w:p w14:paraId="27A9A15D" w14:textId="77777777" w:rsidR="009632CD" w:rsidRPr="00FE1278" w:rsidRDefault="009632CD" w:rsidP="00F85DA8">
            <w:pPr>
              <w:numPr>
                <w:ilvl w:val="0"/>
                <w:numId w:val="12"/>
              </w:numPr>
              <w:tabs>
                <w:tab w:val="left" w:pos="1"/>
                <w:tab w:val="left" w:pos="317"/>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Retirar equipo médico de Servicio clínico o de apoyo con Acta de retiros (AR), y llevar el equipo al Laboratorio de equipos médicos. </w:t>
            </w:r>
          </w:p>
          <w:p w14:paraId="31A04367" w14:textId="77777777" w:rsidR="009632CD" w:rsidRPr="00FE1278" w:rsidRDefault="009632CD" w:rsidP="00F85DA8">
            <w:pPr>
              <w:numPr>
                <w:ilvl w:val="0"/>
                <w:numId w:val="12"/>
              </w:numPr>
              <w:tabs>
                <w:tab w:val="left" w:pos="1"/>
                <w:tab w:val="left" w:pos="317"/>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Observar el desempeño del Servicio técnico con respecto a la evaluación de la falla del equipo médico y realizar la interacción necesaria de forma de colaborar y entender la problemática.                </w:t>
            </w:r>
          </w:p>
          <w:p w14:paraId="6C469F5B" w14:textId="77777777" w:rsidR="009632CD" w:rsidRPr="00FE1278" w:rsidRDefault="009632CD" w:rsidP="00F85DA8">
            <w:pPr>
              <w:numPr>
                <w:ilvl w:val="0"/>
                <w:numId w:val="12"/>
              </w:numPr>
              <w:tabs>
                <w:tab w:val="left" w:pos="1"/>
                <w:tab w:val="left" w:pos="360"/>
                <w:tab w:val="left" w:pos="45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Informar la ejecución de la supervisión a:</w:t>
            </w:r>
          </w:p>
          <w:p w14:paraId="6C5C5733" w14:textId="77777777" w:rsidR="009632CD" w:rsidRPr="00FE1278" w:rsidRDefault="009632CD" w:rsidP="00F85DA8">
            <w:pPr>
              <w:numPr>
                <w:ilvl w:val="0"/>
                <w:numId w:val="77"/>
              </w:numPr>
              <w:tabs>
                <w:tab w:val="left" w:pos="1"/>
                <w:tab w:val="left" w:pos="360"/>
                <w:tab w:val="left" w:pos="45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Ingeniero de servicio con entrega de Acta de retiros (AR) (describir en </w:t>
            </w:r>
            <w:r w:rsidRPr="00FE1278">
              <w:rPr>
                <w:rFonts w:ascii="Arial" w:eastAsia="Times New Roman" w:hAnsi="Arial" w:cs="Arial"/>
                <w:i/>
                <w:sz w:val="24"/>
                <w:szCs w:val="24"/>
                <w:lang w:val="es-CL" w:eastAsia="es-ES_tradnl"/>
              </w:rPr>
              <w:t>Motivo</w:t>
            </w:r>
            <w:r w:rsidRPr="00FE1278">
              <w:rPr>
                <w:rFonts w:ascii="Arial" w:eastAsia="Times New Roman" w:hAnsi="Arial" w:cs="Arial"/>
                <w:sz w:val="24"/>
                <w:szCs w:val="24"/>
                <w:lang w:val="es-CL" w:eastAsia="es-ES_tradnl"/>
              </w:rPr>
              <w:t xml:space="preserve"> un resumen de la revisión).</w:t>
            </w:r>
          </w:p>
          <w:p w14:paraId="2D8A2428" w14:textId="77777777" w:rsidR="009632CD" w:rsidRPr="00FE1278" w:rsidRDefault="009632CD" w:rsidP="00F85DA8">
            <w:pPr>
              <w:numPr>
                <w:ilvl w:val="0"/>
                <w:numId w:val="77"/>
              </w:numPr>
              <w:tabs>
                <w:tab w:val="left" w:pos="1"/>
                <w:tab w:val="left" w:pos="360"/>
                <w:tab w:val="left" w:pos="45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Coordinador de Laboratorio de equipos médicos (vía email).</w:t>
            </w:r>
          </w:p>
        </w:tc>
      </w:tr>
      <w:tr w:rsidR="009632CD" w:rsidRPr="00FE1278" w14:paraId="124F0CB1" w14:textId="77777777" w:rsidTr="00673CAF">
        <w:trPr>
          <w:trHeight w:val="615"/>
          <w:jc w:val="center"/>
        </w:trPr>
        <w:tc>
          <w:tcPr>
            <w:tcW w:w="759" w:type="pct"/>
          </w:tcPr>
          <w:p w14:paraId="56BD4DCE"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p>
          <w:p w14:paraId="375EB187"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Cs/>
                <w:sz w:val="24"/>
                <w:szCs w:val="24"/>
                <w:lang w:val="es-CL" w:eastAsia="es-ES_tradnl"/>
              </w:rPr>
              <w:t>Evaluar costos</w:t>
            </w:r>
          </w:p>
        </w:tc>
        <w:tc>
          <w:tcPr>
            <w:tcW w:w="863" w:type="pct"/>
          </w:tcPr>
          <w:p w14:paraId="46CD4BC7"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4CE0F2ED"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Ingeniero de Servicio</w:t>
            </w:r>
          </w:p>
        </w:tc>
        <w:tc>
          <w:tcPr>
            <w:tcW w:w="3378" w:type="pct"/>
          </w:tcPr>
          <w:p w14:paraId="6CD43B92" w14:textId="77777777" w:rsidR="009632CD" w:rsidRPr="00FE1278" w:rsidRDefault="009632CD" w:rsidP="00F436E3">
            <w:pPr>
              <w:tabs>
                <w:tab w:val="left" w:pos="1"/>
                <w:tab w:val="left" w:pos="34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283"/>
              <w:jc w:val="both"/>
              <w:textAlignment w:val="baseline"/>
              <w:rPr>
                <w:rFonts w:ascii="Arial" w:eastAsia="Times New Roman" w:hAnsi="Arial" w:cs="Arial"/>
                <w:sz w:val="24"/>
                <w:szCs w:val="24"/>
                <w:lang w:val="es-CL" w:eastAsia="es-ES_tradnl"/>
              </w:rPr>
            </w:pPr>
          </w:p>
          <w:p w14:paraId="24FE4933" w14:textId="77777777" w:rsidR="009632CD" w:rsidRPr="00FE1278" w:rsidRDefault="009632CD" w:rsidP="00F85DA8">
            <w:pPr>
              <w:numPr>
                <w:ilvl w:val="0"/>
                <w:numId w:val="67"/>
              </w:numPr>
              <w:tabs>
                <w:tab w:val="left" w:pos="1"/>
                <w:tab w:val="left" w:pos="317"/>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hanging="317"/>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Revisar Costos de Presupuesto (P) y procurar que estos se encuentren dentro de rangos conocidos en el mercado (revisar contratos de mantenimiento) </w:t>
            </w:r>
            <w:r w:rsidRPr="00FE1278">
              <w:rPr>
                <w:rFonts w:ascii="Arial" w:eastAsia="Times New Roman" w:hAnsi="Arial" w:cs="Arial"/>
                <w:sz w:val="24"/>
                <w:szCs w:val="24"/>
                <w:lang w:val="es-CL" w:eastAsia="es-ES_tradnl"/>
              </w:rPr>
              <w:lastRenderedPageBreak/>
              <w:t xml:space="preserve">(para valores de Presupuestos igual o mayor al valor del 50% de la compra del equipo médico, ver </w:t>
            </w:r>
            <w:r w:rsidRPr="00FE1278">
              <w:rPr>
                <w:rFonts w:ascii="Arial" w:eastAsia="Times New Roman" w:hAnsi="Arial" w:cs="Arial"/>
                <w:i/>
                <w:sz w:val="24"/>
                <w:szCs w:val="24"/>
                <w:lang w:val="es-CL" w:eastAsia="es-ES_tradnl"/>
              </w:rPr>
              <w:t>6.5 Contingencias</w:t>
            </w:r>
            <w:r w:rsidRPr="00FE1278">
              <w:rPr>
                <w:rFonts w:ascii="Arial" w:eastAsia="Times New Roman" w:hAnsi="Arial" w:cs="Arial"/>
                <w:sz w:val="24"/>
                <w:szCs w:val="24"/>
                <w:lang w:val="es-CL" w:eastAsia="es-ES_tradnl"/>
              </w:rPr>
              <w:t>).</w:t>
            </w:r>
          </w:p>
          <w:p w14:paraId="4A4AF86D" w14:textId="77777777" w:rsidR="009632CD" w:rsidRPr="00FE1278" w:rsidRDefault="009632CD" w:rsidP="00F85DA8">
            <w:pPr>
              <w:numPr>
                <w:ilvl w:val="0"/>
                <w:numId w:val="67"/>
              </w:numPr>
              <w:tabs>
                <w:tab w:val="left" w:pos="1"/>
                <w:tab w:val="left" w:pos="317"/>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hanging="317"/>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Realizar informe técnico de mantenimiento (IT) y solicitar la firma a Supervisor / Coordinador de Servicio clínico o de apoyo.</w:t>
            </w:r>
          </w:p>
          <w:p w14:paraId="392951B4" w14:textId="77777777" w:rsidR="009632CD" w:rsidRPr="00FE1278" w:rsidRDefault="009632CD" w:rsidP="00F85DA8">
            <w:pPr>
              <w:numPr>
                <w:ilvl w:val="0"/>
                <w:numId w:val="67"/>
              </w:numPr>
              <w:tabs>
                <w:tab w:val="left" w:pos="1"/>
                <w:tab w:val="left" w:pos="317"/>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17" w:hanging="317"/>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Completar formulario de Requerimiento de compra (RC), enviar a Ingeniero Coordinador de gestión de mantenimiento adjuntando:</w:t>
            </w:r>
          </w:p>
          <w:p w14:paraId="013033A5" w14:textId="77777777" w:rsidR="009632CD" w:rsidRPr="00FE1278" w:rsidRDefault="009632CD" w:rsidP="00F85DA8">
            <w:pPr>
              <w:numPr>
                <w:ilvl w:val="0"/>
                <w:numId w:val="78"/>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798"/>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Un ejemplar del Presupuesto (P).</w:t>
            </w:r>
          </w:p>
          <w:p w14:paraId="3139FED5" w14:textId="77777777" w:rsidR="009632CD" w:rsidRPr="00FE1278" w:rsidRDefault="009632CD" w:rsidP="00F85DA8">
            <w:pPr>
              <w:numPr>
                <w:ilvl w:val="0"/>
                <w:numId w:val="78"/>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798"/>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Un ejemplar de Informe técnico (IT).</w:t>
            </w:r>
          </w:p>
          <w:p w14:paraId="18F20C92" w14:textId="77777777" w:rsidR="009632CD" w:rsidRPr="00FE1278" w:rsidRDefault="009632CD" w:rsidP="00F85DA8">
            <w:pPr>
              <w:numPr>
                <w:ilvl w:val="0"/>
                <w:numId w:val="67"/>
              </w:numPr>
              <w:tabs>
                <w:tab w:val="left" w:pos="1"/>
                <w:tab w:val="left" w:pos="34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720"/>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Guardar en Archivador de mantenimiento correspondiente:</w:t>
            </w:r>
          </w:p>
          <w:p w14:paraId="18D8FE31" w14:textId="77777777" w:rsidR="009632CD" w:rsidRPr="00FE1278" w:rsidRDefault="009632CD" w:rsidP="00F85DA8">
            <w:pPr>
              <w:numPr>
                <w:ilvl w:val="0"/>
                <w:numId w:val="80"/>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Informe técnico (IT)</w:t>
            </w:r>
          </w:p>
          <w:p w14:paraId="579C6206" w14:textId="77777777" w:rsidR="009632CD" w:rsidRPr="00FE1278" w:rsidRDefault="009632CD" w:rsidP="00F85DA8">
            <w:pPr>
              <w:numPr>
                <w:ilvl w:val="0"/>
                <w:numId w:val="80"/>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Acta de entrega (AR)</w:t>
            </w:r>
          </w:p>
          <w:p w14:paraId="25695590" w14:textId="77777777" w:rsidR="009632CD" w:rsidRPr="00FE1278" w:rsidRDefault="009632CD" w:rsidP="00F85DA8">
            <w:pPr>
              <w:numPr>
                <w:ilvl w:val="0"/>
                <w:numId w:val="67"/>
              </w:numPr>
              <w:tabs>
                <w:tab w:val="left" w:pos="1"/>
                <w:tab w:val="left" w:pos="34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Agendar en calendario de Microsoft Outlook el día a realizar el mantenimiento correctivo tomando en consideración los días especificados en Requerimiento de compra (RC) y el tiempo de entrega del equipo médico reparado invitando en la agenda a:</w:t>
            </w:r>
          </w:p>
          <w:p w14:paraId="55043B25" w14:textId="77777777" w:rsidR="009632CD" w:rsidRPr="00FE1278" w:rsidRDefault="009632CD" w:rsidP="00F85DA8">
            <w:pPr>
              <w:numPr>
                <w:ilvl w:val="0"/>
                <w:numId w:val="82"/>
              </w:numPr>
              <w:tabs>
                <w:tab w:val="left" w:pos="1"/>
                <w:tab w:val="left" w:pos="34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Tecnico de mantenimiento asignado</w:t>
            </w:r>
          </w:p>
          <w:p w14:paraId="1E5DDF5F" w14:textId="77777777" w:rsidR="009632CD" w:rsidRPr="00FE1278" w:rsidRDefault="009632CD" w:rsidP="00F85DA8">
            <w:pPr>
              <w:numPr>
                <w:ilvl w:val="0"/>
                <w:numId w:val="82"/>
              </w:numPr>
              <w:tabs>
                <w:tab w:val="left" w:pos="1"/>
                <w:tab w:val="left" w:pos="34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 Ingeniero de Laboratorio de equipos medicos.</w:t>
            </w:r>
          </w:p>
        </w:tc>
      </w:tr>
      <w:tr w:rsidR="009632CD" w:rsidRPr="00FE1278" w14:paraId="7B50FF03" w14:textId="77777777" w:rsidTr="00673CAF">
        <w:trPr>
          <w:trHeight w:val="367"/>
          <w:jc w:val="center"/>
        </w:trPr>
        <w:tc>
          <w:tcPr>
            <w:tcW w:w="5000" w:type="pct"/>
            <w:gridSpan w:val="3"/>
          </w:tcPr>
          <w:p w14:paraId="7DA69938" w14:textId="77777777" w:rsidR="009632CD" w:rsidRPr="00FE1278" w:rsidRDefault="009632CD" w:rsidP="00F436E3">
            <w:pPr>
              <w:tabs>
                <w:tab w:val="left" w:pos="1"/>
                <w:tab w:val="left" w:pos="34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b/>
                <w:bCs/>
                <w:sz w:val="24"/>
                <w:szCs w:val="24"/>
                <w:lang w:val="es-CL" w:eastAsia="es-ES_tradnl"/>
              </w:rPr>
              <w:lastRenderedPageBreak/>
              <w:t>Etapa Gestionar compra</w:t>
            </w:r>
          </w:p>
        </w:tc>
      </w:tr>
      <w:tr w:rsidR="009632CD" w:rsidRPr="00FE1278" w14:paraId="131E8344" w14:textId="77777777" w:rsidTr="00673CAF">
        <w:trPr>
          <w:trHeight w:val="443"/>
          <w:jc w:val="center"/>
        </w:trPr>
        <w:tc>
          <w:tcPr>
            <w:tcW w:w="759" w:type="pct"/>
          </w:tcPr>
          <w:p w14:paraId="6D541817"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p>
          <w:p w14:paraId="4E2D09E3"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Cs/>
                <w:sz w:val="24"/>
                <w:szCs w:val="24"/>
                <w:lang w:val="es-CL" w:eastAsia="es-ES_tradnl"/>
              </w:rPr>
              <w:t>Reparar</w:t>
            </w:r>
          </w:p>
        </w:tc>
        <w:tc>
          <w:tcPr>
            <w:tcW w:w="863" w:type="pct"/>
          </w:tcPr>
          <w:p w14:paraId="30E13A15"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4B7E11B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Técnico de mantenimiento</w:t>
            </w:r>
          </w:p>
        </w:tc>
        <w:tc>
          <w:tcPr>
            <w:tcW w:w="3378" w:type="pct"/>
          </w:tcPr>
          <w:p w14:paraId="3E7999E1" w14:textId="77777777" w:rsidR="009632CD" w:rsidRPr="00FE1278" w:rsidRDefault="009632CD" w:rsidP="00F436E3">
            <w:pPr>
              <w:tabs>
                <w:tab w:val="left" w:pos="1"/>
                <w:tab w:val="left" w:pos="34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jc w:val="both"/>
              <w:textAlignment w:val="baseline"/>
              <w:rPr>
                <w:rFonts w:ascii="Arial" w:eastAsia="Times New Roman" w:hAnsi="Arial" w:cs="Arial"/>
                <w:sz w:val="24"/>
                <w:szCs w:val="24"/>
                <w:lang w:val="es-CL" w:eastAsia="es-ES_tradnl"/>
              </w:rPr>
            </w:pPr>
          </w:p>
          <w:p w14:paraId="5A1119C3" w14:textId="77777777" w:rsidR="009632CD" w:rsidRPr="00FE1278" w:rsidRDefault="009632CD" w:rsidP="00F85DA8">
            <w:pPr>
              <w:numPr>
                <w:ilvl w:val="0"/>
                <w:numId w:val="79"/>
              </w:numPr>
              <w:tabs>
                <w:tab w:val="left" w:pos="1"/>
                <w:tab w:val="left" w:pos="34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Supervisar el desempeño del Servicio técnico externo con respecto a la reparación del equipo médico y realizar la interacción necesaria observando el cambio de repuestos/accesorios o mano de obra.</w:t>
            </w:r>
          </w:p>
          <w:p w14:paraId="5D16438D" w14:textId="77777777" w:rsidR="009632CD" w:rsidRPr="00FE1278" w:rsidRDefault="009632CD" w:rsidP="00F85DA8">
            <w:pPr>
              <w:numPr>
                <w:ilvl w:val="0"/>
                <w:numId w:val="79"/>
              </w:numPr>
              <w:tabs>
                <w:tab w:val="left" w:pos="1"/>
                <w:tab w:val="left" w:pos="34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Verificar funcionalidad de equipo médico en conjunto con Servicio técnico externo utilizando simuladores de pacientes o analizadores. </w:t>
            </w:r>
          </w:p>
          <w:p w14:paraId="3A2A5FC6" w14:textId="77777777" w:rsidR="009632CD" w:rsidRPr="00FE1278" w:rsidRDefault="009632CD" w:rsidP="00F85DA8">
            <w:pPr>
              <w:numPr>
                <w:ilvl w:val="0"/>
                <w:numId w:val="79"/>
              </w:numPr>
              <w:tabs>
                <w:tab w:val="left" w:pos="1"/>
                <w:tab w:val="left" w:pos="34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Recepcionar equipo médico operativo con Informe técnico de mantenimiento correctivo (ITE) emitido por Servicio técnico externo:</w:t>
            </w:r>
          </w:p>
          <w:p w14:paraId="06A909D2" w14:textId="77777777" w:rsidR="009632CD" w:rsidRPr="00FE1278" w:rsidRDefault="009632CD" w:rsidP="00F85DA8">
            <w:pPr>
              <w:numPr>
                <w:ilvl w:val="0"/>
                <w:numId w:val="81"/>
              </w:numPr>
              <w:tabs>
                <w:tab w:val="left" w:pos="1"/>
                <w:tab w:val="left" w:pos="360"/>
                <w:tab w:val="left" w:pos="633"/>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Verificar que el documento describa las tareas realizadas.</w:t>
            </w:r>
          </w:p>
          <w:p w14:paraId="1DEA7D6E" w14:textId="77777777" w:rsidR="009632CD" w:rsidRPr="00FE1278" w:rsidRDefault="009632CD" w:rsidP="00F85DA8">
            <w:pPr>
              <w:numPr>
                <w:ilvl w:val="0"/>
                <w:numId w:val="81"/>
              </w:numPr>
              <w:tabs>
                <w:tab w:val="left" w:pos="1"/>
                <w:tab w:val="left" w:pos="360"/>
                <w:tab w:val="left" w:pos="633"/>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Etiquetar y almacenar en descartes los repuestos y/o accesorios en mal estado con el nombre del repuesto y el equipo al cual pertenece.</w:t>
            </w:r>
          </w:p>
          <w:p w14:paraId="47DAAB05" w14:textId="77777777" w:rsidR="009632CD" w:rsidRPr="00FE1278" w:rsidRDefault="009632CD" w:rsidP="00F436E3">
            <w:pPr>
              <w:tabs>
                <w:tab w:val="left" w:pos="34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lastRenderedPageBreak/>
              <w:t xml:space="preserve">4. Entregar equipo médico a Servicio clínico o de apoyo con Acta de entrega (AE) (describir en </w:t>
            </w:r>
            <w:r w:rsidRPr="00FE1278">
              <w:rPr>
                <w:rFonts w:ascii="Arial" w:eastAsia="Times New Roman" w:hAnsi="Arial" w:cs="Arial"/>
                <w:i/>
                <w:sz w:val="24"/>
                <w:szCs w:val="24"/>
                <w:lang w:val="es-CL" w:eastAsia="es-ES_tradnl"/>
              </w:rPr>
              <w:t xml:space="preserve">Motivo </w:t>
            </w:r>
            <w:r w:rsidRPr="00FE1278">
              <w:rPr>
                <w:rFonts w:ascii="Arial" w:eastAsia="Times New Roman" w:hAnsi="Arial" w:cs="Arial"/>
                <w:sz w:val="24"/>
                <w:szCs w:val="24"/>
                <w:lang w:val="es-CL" w:eastAsia="es-ES_tradnl"/>
              </w:rPr>
              <w:t>un resumen de las acciones realizadas).</w:t>
            </w:r>
          </w:p>
          <w:p w14:paraId="2ADFB24A" w14:textId="77777777" w:rsidR="009632CD" w:rsidRPr="00FE1278" w:rsidRDefault="009632CD" w:rsidP="00F436E3">
            <w:pPr>
              <w:tabs>
                <w:tab w:val="left" w:pos="34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5. Informar a entregando la recepción del equipo médico (EM) a: </w:t>
            </w:r>
          </w:p>
          <w:p w14:paraId="62C781B2" w14:textId="77777777" w:rsidR="009632CD" w:rsidRPr="00FE1278" w:rsidRDefault="009632CD" w:rsidP="00F85DA8">
            <w:pPr>
              <w:numPr>
                <w:ilvl w:val="0"/>
                <w:numId w:val="84"/>
              </w:numPr>
              <w:tabs>
                <w:tab w:val="left" w:pos="1"/>
                <w:tab w:val="left" w:pos="360"/>
                <w:tab w:val="left" w:pos="633"/>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633" w:hanging="28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Coordinador de Laboratorio de equipos médicos: a través de email.</w:t>
            </w:r>
          </w:p>
          <w:p w14:paraId="1AC76814" w14:textId="77777777" w:rsidR="009632CD" w:rsidRPr="00FE1278" w:rsidRDefault="009632CD" w:rsidP="00F85DA8">
            <w:pPr>
              <w:numPr>
                <w:ilvl w:val="0"/>
                <w:numId w:val="84"/>
              </w:numPr>
              <w:tabs>
                <w:tab w:val="left" w:pos="1"/>
                <w:tab w:val="left" w:pos="360"/>
                <w:tab w:val="left" w:pos="633"/>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633" w:hanging="28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Ingeniero de servicio con:</w:t>
            </w:r>
          </w:p>
          <w:p w14:paraId="6EF075A5" w14:textId="77777777" w:rsidR="009632CD" w:rsidRPr="00FE1278" w:rsidRDefault="009632CD" w:rsidP="00F85DA8">
            <w:pPr>
              <w:numPr>
                <w:ilvl w:val="0"/>
                <w:numId w:val="85"/>
              </w:numPr>
              <w:tabs>
                <w:tab w:val="left" w:pos="1"/>
                <w:tab w:val="left" w:pos="349"/>
                <w:tab w:val="left" w:pos="633"/>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Acta de entrega (AE), (un ejemplar).</w:t>
            </w:r>
          </w:p>
          <w:p w14:paraId="19DE257E" w14:textId="77777777" w:rsidR="009632CD" w:rsidRPr="00FE1278" w:rsidRDefault="009632CD" w:rsidP="00F85DA8">
            <w:pPr>
              <w:numPr>
                <w:ilvl w:val="0"/>
                <w:numId w:val="85"/>
              </w:numPr>
              <w:tabs>
                <w:tab w:val="left" w:pos="1"/>
                <w:tab w:val="left" w:pos="349"/>
                <w:tab w:val="left" w:pos="633"/>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Informe técnico de reparación de Servicio técnico externo (ITE), (un ejemplar).                                                                                                                                                                                         </w:t>
            </w:r>
          </w:p>
          <w:p w14:paraId="7A5111A3" w14:textId="77777777" w:rsidR="009632CD" w:rsidRPr="00FE1278" w:rsidRDefault="009632CD" w:rsidP="00F436E3">
            <w:pPr>
              <w:tabs>
                <w:tab w:val="left" w:pos="1"/>
                <w:tab w:val="left" w:pos="20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tc>
      </w:tr>
      <w:tr w:rsidR="009632CD" w:rsidRPr="00FE1278" w14:paraId="3DC5D94F" w14:textId="77777777" w:rsidTr="00673CAF">
        <w:trPr>
          <w:trHeight w:val="301"/>
          <w:jc w:val="center"/>
        </w:trPr>
        <w:tc>
          <w:tcPr>
            <w:tcW w:w="759" w:type="pct"/>
          </w:tcPr>
          <w:p w14:paraId="149E94A8"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ES_tradnl" w:eastAsia="es-ES_tradnl"/>
              </w:rPr>
            </w:pPr>
          </w:p>
          <w:p w14:paraId="22B9B96A"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ES_tradnl" w:eastAsia="es-ES_tradnl"/>
              </w:rPr>
            </w:pPr>
            <w:r w:rsidRPr="00FE1278">
              <w:rPr>
                <w:rFonts w:ascii="Arial" w:eastAsia="Times New Roman" w:hAnsi="Arial" w:cs="Arial"/>
                <w:bCs/>
                <w:sz w:val="24"/>
                <w:szCs w:val="24"/>
                <w:lang w:val="es-ES_tradnl" w:eastAsia="es-ES_tradnl"/>
              </w:rPr>
              <w:t>Documentar</w:t>
            </w:r>
          </w:p>
        </w:tc>
        <w:tc>
          <w:tcPr>
            <w:tcW w:w="863" w:type="pct"/>
          </w:tcPr>
          <w:p w14:paraId="4A0ADCD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1DC6187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Ingeniero de Servicio</w:t>
            </w:r>
          </w:p>
        </w:tc>
        <w:tc>
          <w:tcPr>
            <w:tcW w:w="3378" w:type="pct"/>
          </w:tcPr>
          <w:p w14:paraId="53A46AB6" w14:textId="77777777" w:rsidR="009632CD" w:rsidRPr="00FE1278" w:rsidRDefault="009632CD" w:rsidP="00F436E3">
            <w:pPr>
              <w:tabs>
                <w:tab w:val="left" w:pos="0"/>
                <w:tab w:val="left" w:pos="20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jc w:val="both"/>
              <w:textAlignment w:val="baseline"/>
              <w:rPr>
                <w:rFonts w:ascii="Arial" w:eastAsia="Times New Roman" w:hAnsi="Arial" w:cs="Arial"/>
                <w:sz w:val="24"/>
                <w:szCs w:val="24"/>
                <w:lang w:val="es-CL" w:eastAsia="es-ES_tradnl"/>
              </w:rPr>
            </w:pPr>
          </w:p>
          <w:p w14:paraId="659EA2C7" w14:textId="77777777" w:rsidR="009632CD" w:rsidRPr="00FE1278" w:rsidRDefault="009632CD" w:rsidP="00F85DA8">
            <w:pPr>
              <w:numPr>
                <w:ilvl w:val="0"/>
                <w:numId w:val="13"/>
              </w:numPr>
              <w:tabs>
                <w:tab w:val="left" w:pos="1"/>
                <w:tab w:val="left" w:pos="34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Solicitar vía email a Servicio Técnico externo el número de factura y completar Acta de recepción de servicios (ARS).</w:t>
            </w:r>
          </w:p>
          <w:p w14:paraId="11D7A442" w14:textId="77777777" w:rsidR="009632CD" w:rsidRPr="00FE1278" w:rsidRDefault="009632CD" w:rsidP="00F85DA8">
            <w:pPr>
              <w:numPr>
                <w:ilvl w:val="0"/>
                <w:numId w:val="13"/>
              </w:numPr>
              <w:tabs>
                <w:tab w:val="left" w:pos="1"/>
                <w:tab w:val="left" w:pos="34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Entregar los siguientes documentos a Jefe de Sub-Departamento de Ingenieria Biomédica:</w:t>
            </w:r>
          </w:p>
          <w:p w14:paraId="18C5240A" w14:textId="77777777" w:rsidR="009632CD" w:rsidRPr="00FE1278" w:rsidRDefault="009632CD" w:rsidP="00F85DA8">
            <w:pPr>
              <w:numPr>
                <w:ilvl w:val="0"/>
                <w:numId w:val="86"/>
              </w:numPr>
              <w:tabs>
                <w:tab w:val="left" w:pos="1"/>
                <w:tab w:val="left" w:pos="349"/>
                <w:tab w:val="left" w:pos="633"/>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Acta de recepción de Servicios (ARS) </w:t>
            </w:r>
          </w:p>
          <w:p w14:paraId="5E043F9D" w14:textId="77777777" w:rsidR="009632CD" w:rsidRPr="00FE1278" w:rsidRDefault="009632CD" w:rsidP="00F85DA8">
            <w:pPr>
              <w:numPr>
                <w:ilvl w:val="0"/>
                <w:numId w:val="86"/>
              </w:numPr>
              <w:tabs>
                <w:tab w:val="left" w:pos="1"/>
                <w:tab w:val="left" w:pos="349"/>
                <w:tab w:val="left" w:pos="633"/>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Informe técnico de mantenimiento correctivo de Servicio técnico externo (ITE).</w:t>
            </w:r>
          </w:p>
          <w:p w14:paraId="64095BC6" w14:textId="77777777" w:rsidR="009632CD" w:rsidRPr="00FE1278" w:rsidRDefault="009632CD" w:rsidP="00F85DA8">
            <w:pPr>
              <w:numPr>
                <w:ilvl w:val="0"/>
                <w:numId w:val="13"/>
              </w:numPr>
              <w:tabs>
                <w:tab w:val="left" w:pos="1"/>
                <w:tab w:val="left" w:pos="317"/>
                <w:tab w:val="left" w:pos="34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Informar de operatividad de equipo médico a </w:t>
            </w:r>
            <w:r w:rsidRPr="00FE1278">
              <w:rPr>
                <w:rFonts w:ascii="Arial" w:eastAsia="Times New Roman" w:hAnsi="Arial" w:cs="Arial"/>
                <w:sz w:val="24"/>
                <w:szCs w:val="24"/>
                <w:lang w:val="es-ES_tradnl" w:eastAsia="es-ES_tradnl"/>
              </w:rPr>
              <w:t>Supervisor/Coordinador de Servicio clínico o de Apoyo</w:t>
            </w:r>
            <w:r w:rsidRPr="00FE1278">
              <w:rPr>
                <w:rFonts w:ascii="Arial" w:eastAsia="Times New Roman" w:hAnsi="Arial" w:cs="Arial"/>
                <w:sz w:val="24"/>
                <w:szCs w:val="24"/>
                <w:lang w:val="es-CL" w:eastAsia="es-ES_tradnl"/>
              </w:rPr>
              <w:t xml:space="preserve"> con copia en correo a   Coordinador de Laboratorio de equipos médicos indicando:</w:t>
            </w:r>
          </w:p>
          <w:p w14:paraId="5612B0CA" w14:textId="77777777" w:rsidR="009632CD" w:rsidRPr="00FE1278" w:rsidRDefault="009632CD" w:rsidP="00F85DA8">
            <w:pPr>
              <w:numPr>
                <w:ilvl w:val="0"/>
                <w:numId w:val="61"/>
              </w:numPr>
              <w:tabs>
                <w:tab w:val="left" w:pos="1"/>
                <w:tab w:val="left" w:pos="207"/>
                <w:tab w:val="left" w:pos="317"/>
                <w:tab w:val="left" w:pos="360"/>
                <w:tab w:val="left" w:pos="742"/>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Reporte de falla de usuario.</w:t>
            </w:r>
          </w:p>
          <w:p w14:paraId="26152ADF" w14:textId="77777777" w:rsidR="009632CD" w:rsidRPr="00FE1278" w:rsidRDefault="009632CD" w:rsidP="00F85DA8">
            <w:pPr>
              <w:numPr>
                <w:ilvl w:val="0"/>
                <w:numId w:val="61"/>
              </w:numPr>
              <w:tabs>
                <w:tab w:val="left" w:pos="1"/>
                <w:tab w:val="left" w:pos="207"/>
                <w:tab w:val="left" w:pos="317"/>
                <w:tab w:val="left" w:pos="360"/>
                <w:tab w:val="left" w:pos="742"/>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Reporte técnico.</w:t>
            </w:r>
          </w:p>
          <w:p w14:paraId="151A7FA9" w14:textId="77777777" w:rsidR="009632CD" w:rsidRPr="00FE1278" w:rsidRDefault="009632CD" w:rsidP="00F85DA8">
            <w:pPr>
              <w:numPr>
                <w:ilvl w:val="0"/>
                <w:numId w:val="61"/>
              </w:numPr>
              <w:tabs>
                <w:tab w:val="left" w:pos="1"/>
                <w:tab w:val="left" w:pos="207"/>
                <w:tab w:val="left" w:pos="317"/>
                <w:tab w:val="left" w:pos="360"/>
                <w:tab w:val="left" w:pos="742"/>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Actividades realizadas.</w:t>
            </w:r>
          </w:p>
          <w:p w14:paraId="34A03749" w14:textId="77777777" w:rsidR="009632CD" w:rsidRPr="00FE1278" w:rsidRDefault="009632CD" w:rsidP="00F85DA8">
            <w:pPr>
              <w:numPr>
                <w:ilvl w:val="0"/>
                <w:numId w:val="61"/>
              </w:numPr>
              <w:tabs>
                <w:tab w:val="left" w:pos="1"/>
                <w:tab w:val="left" w:pos="207"/>
                <w:tab w:val="left" w:pos="317"/>
                <w:tab w:val="left" w:pos="360"/>
                <w:tab w:val="left" w:pos="742"/>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Operatividad del equipo médico. </w:t>
            </w:r>
          </w:p>
          <w:p w14:paraId="0175AA8A" w14:textId="77777777" w:rsidR="009632CD" w:rsidRPr="00FE1278" w:rsidRDefault="009632CD" w:rsidP="00F85DA8">
            <w:pPr>
              <w:numPr>
                <w:ilvl w:val="0"/>
                <w:numId w:val="13"/>
              </w:numPr>
              <w:tabs>
                <w:tab w:val="left" w:pos="1"/>
                <w:tab w:val="left" w:pos="207"/>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 Guardar adjunto a Informe de mantenimiento (IM), Informe técnico (IT), Acta de entrega (AE) que se encuentran en Archivador de mantenimiento correspondiente lo siguiente:</w:t>
            </w:r>
          </w:p>
          <w:p w14:paraId="1A1C1A65" w14:textId="77777777" w:rsidR="009632CD" w:rsidRPr="00FE1278" w:rsidRDefault="009632CD" w:rsidP="00F85DA8">
            <w:pPr>
              <w:numPr>
                <w:ilvl w:val="1"/>
                <w:numId w:val="76"/>
              </w:numPr>
              <w:tabs>
                <w:tab w:val="left" w:pos="1"/>
                <w:tab w:val="left" w:pos="207"/>
                <w:tab w:val="left" w:pos="360"/>
                <w:tab w:val="left" w:pos="633"/>
                <w:tab w:val="left" w:pos="726"/>
                <w:tab w:val="left" w:pos="91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41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Informe técnico de mantenimiento correctivo de Servicio técnico externo, ITE (un ejemplar).</w:t>
            </w:r>
          </w:p>
          <w:p w14:paraId="432D5941" w14:textId="77777777" w:rsidR="009632CD" w:rsidRPr="00FE1278" w:rsidRDefault="009632CD" w:rsidP="00F85DA8">
            <w:pPr>
              <w:numPr>
                <w:ilvl w:val="1"/>
                <w:numId w:val="76"/>
              </w:numPr>
              <w:tabs>
                <w:tab w:val="left" w:pos="1"/>
                <w:tab w:val="left" w:pos="207"/>
                <w:tab w:val="left" w:pos="360"/>
                <w:tab w:val="left" w:pos="633"/>
                <w:tab w:val="left" w:pos="726"/>
                <w:tab w:val="left" w:pos="91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41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Acta de entrega, AE (un ejemplar).</w:t>
            </w:r>
          </w:p>
        </w:tc>
      </w:tr>
      <w:tr w:rsidR="009632CD" w:rsidRPr="00FE1278" w14:paraId="7176271B" w14:textId="77777777" w:rsidTr="00673CAF">
        <w:trPr>
          <w:trHeight w:val="584"/>
          <w:jc w:val="center"/>
        </w:trPr>
        <w:tc>
          <w:tcPr>
            <w:tcW w:w="759" w:type="pct"/>
          </w:tcPr>
          <w:p w14:paraId="6A2E80D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ES_tradnl" w:eastAsia="es-ES_tradnl"/>
              </w:rPr>
            </w:pPr>
          </w:p>
          <w:p w14:paraId="1510B8F5"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ES_tradnl" w:eastAsia="es-ES_tradnl"/>
              </w:rPr>
            </w:pPr>
            <w:r w:rsidRPr="00FE1278">
              <w:rPr>
                <w:rFonts w:ascii="Arial" w:eastAsia="Times New Roman" w:hAnsi="Arial" w:cs="Arial"/>
                <w:bCs/>
                <w:sz w:val="24"/>
                <w:szCs w:val="24"/>
                <w:lang w:val="es-ES_tradnl" w:eastAsia="es-ES_tradnl"/>
              </w:rPr>
              <w:t>Autorizar</w:t>
            </w:r>
          </w:p>
        </w:tc>
        <w:tc>
          <w:tcPr>
            <w:tcW w:w="863" w:type="pct"/>
          </w:tcPr>
          <w:p w14:paraId="3D94391D"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7A5FEA85"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lastRenderedPageBreak/>
              <w:t>Jefe de Sub-departamento de Ingenieria Biomédica</w:t>
            </w:r>
          </w:p>
        </w:tc>
        <w:tc>
          <w:tcPr>
            <w:tcW w:w="3378" w:type="pct"/>
          </w:tcPr>
          <w:p w14:paraId="4CB4DA1D" w14:textId="77777777" w:rsidR="009632CD" w:rsidRPr="00FE1278" w:rsidRDefault="009632CD" w:rsidP="00F436E3">
            <w:pPr>
              <w:tabs>
                <w:tab w:val="left" w:pos="1"/>
                <w:tab w:val="left" w:pos="20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512076A8" w14:textId="77777777" w:rsidR="009632CD" w:rsidRPr="00FE1278" w:rsidRDefault="009632CD" w:rsidP="00F436E3">
            <w:pPr>
              <w:tabs>
                <w:tab w:val="left" w:pos="207"/>
                <w:tab w:val="left" w:pos="34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1. Revisar antecedentes y autorizar Acta de recepción de servicios (ARS).</w:t>
            </w:r>
          </w:p>
          <w:p w14:paraId="6574E8FD" w14:textId="77777777" w:rsidR="009632CD" w:rsidRPr="00FE1278" w:rsidRDefault="009632CD" w:rsidP="00F436E3">
            <w:pPr>
              <w:tabs>
                <w:tab w:val="left" w:pos="207"/>
                <w:tab w:val="left" w:pos="349"/>
                <w:tab w:val="left" w:pos="774"/>
                <w:tab w:val="left" w:pos="91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lastRenderedPageBreak/>
              <w:t>2. Enviar a Jefe de Abastecimiento:</w:t>
            </w:r>
          </w:p>
          <w:p w14:paraId="511B2992" w14:textId="77777777" w:rsidR="009632CD" w:rsidRPr="00FE1278" w:rsidRDefault="009632CD" w:rsidP="00F85DA8">
            <w:pPr>
              <w:numPr>
                <w:ilvl w:val="0"/>
                <w:numId w:val="65"/>
              </w:numPr>
              <w:tabs>
                <w:tab w:val="left" w:pos="1"/>
                <w:tab w:val="left" w:pos="207"/>
                <w:tab w:val="left" w:pos="349"/>
                <w:tab w:val="left" w:pos="726"/>
                <w:tab w:val="left" w:pos="774"/>
                <w:tab w:val="left" w:pos="91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Acta de recepción de servicios (ARS), (un ejemplar).</w:t>
            </w:r>
          </w:p>
          <w:p w14:paraId="1A16A2F4" w14:textId="77777777" w:rsidR="009632CD" w:rsidRPr="00FE1278" w:rsidRDefault="009632CD" w:rsidP="00F85DA8">
            <w:pPr>
              <w:numPr>
                <w:ilvl w:val="0"/>
                <w:numId w:val="65"/>
              </w:numPr>
              <w:tabs>
                <w:tab w:val="left" w:pos="1"/>
                <w:tab w:val="left" w:pos="207"/>
                <w:tab w:val="left" w:pos="360"/>
                <w:tab w:val="left" w:pos="726"/>
                <w:tab w:val="left" w:pos="774"/>
                <w:tab w:val="left" w:pos="91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Informe técnico de mantenimiento correctivo de Servicio técnico externo, ITE (un ejemplar).</w:t>
            </w:r>
          </w:p>
        </w:tc>
      </w:tr>
    </w:tbl>
    <w:p w14:paraId="5CC7270D"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p>
    <w:p w14:paraId="5F31FB75"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1.4 CONTINGENCIAS</w:t>
      </w:r>
    </w:p>
    <w:p w14:paraId="1B889A43"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hanging="357"/>
        <w:jc w:val="both"/>
        <w:textAlignment w:val="baseline"/>
        <w:rPr>
          <w:rFonts w:ascii="Arial" w:eastAsia="Times New Roman" w:hAnsi="Arial" w:cs="Arial"/>
          <w:b/>
          <w:sz w:val="24"/>
          <w:szCs w:val="24"/>
          <w:lang w:val="es-ES_tradnl" w:eastAsia="es-ES_tradnl"/>
        </w:rPr>
      </w:pPr>
    </w:p>
    <w:p w14:paraId="6292BF40"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CL" w:eastAsia="es-ES_tradnl"/>
        </w:rPr>
      </w:pPr>
      <w:r w:rsidRPr="00FE1278">
        <w:rPr>
          <w:rFonts w:ascii="Arial" w:eastAsia="Times New Roman" w:hAnsi="Arial" w:cs="Arial"/>
          <w:b/>
          <w:bCs/>
          <w:sz w:val="24"/>
          <w:szCs w:val="24"/>
          <w:u w:val="single"/>
          <w:lang w:val="es-CL" w:eastAsia="es-ES_tradnl"/>
        </w:rPr>
        <w:t xml:space="preserve">Actividad Coordinar </w:t>
      </w:r>
    </w:p>
    <w:p w14:paraId="32BFDBF5"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720"/>
        <w:jc w:val="both"/>
        <w:textAlignment w:val="baseline"/>
        <w:rPr>
          <w:rFonts w:ascii="Arial" w:eastAsia="Times New Roman" w:hAnsi="Arial" w:cs="Arial"/>
          <w:b/>
          <w:sz w:val="24"/>
          <w:szCs w:val="24"/>
          <w:u w:val="single"/>
          <w:lang w:val="es-CL" w:eastAsia="es-ES_tradnl"/>
        </w:rPr>
      </w:pPr>
    </w:p>
    <w:p w14:paraId="05661A74"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b/>
          <w:i/>
          <w:iCs/>
          <w:sz w:val="24"/>
          <w:szCs w:val="24"/>
          <w:u w:val="single"/>
          <w:lang w:val="es-CL" w:eastAsia="es-ES_tradnl"/>
        </w:rPr>
        <w:t xml:space="preserve">Servicio técnico externo realiza cobro por evaluar equipo. </w:t>
      </w:r>
      <w:r w:rsidRPr="00FE1278">
        <w:rPr>
          <w:rFonts w:ascii="Arial" w:eastAsia="Times New Roman" w:hAnsi="Arial" w:cs="Arial"/>
          <w:i/>
          <w:iCs/>
          <w:sz w:val="24"/>
          <w:szCs w:val="24"/>
          <w:lang w:val="es-CL" w:eastAsia="es-ES_tradnl"/>
        </w:rPr>
        <w:t xml:space="preserve"> </w:t>
      </w:r>
      <w:r w:rsidRPr="00FE1278">
        <w:rPr>
          <w:rFonts w:ascii="Arial" w:eastAsia="Times New Roman" w:hAnsi="Arial" w:cs="Arial"/>
          <w:sz w:val="24"/>
          <w:szCs w:val="24"/>
          <w:lang w:val="es-CL" w:eastAsia="es-ES_tradnl"/>
        </w:rPr>
        <w:t>El Ingeniero de Servicio debe realiza la actividad la actividad evaluar costos, luego Ingeniero de Gestión del mantenimiento preventivo realiza la etapa de Gestionar compra.</w:t>
      </w:r>
    </w:p>
    <w:p w14:paraId="39117C74"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p>
    <w:p w14:paraId="6EE03D56" w14:textId="77777777" w:rsidR="009632CD" w:rsidRPr="00FE1278" w:rsidRDefault="009632CD" w:rsidP="00F436E3">
      <w:pPr>
        <w:tabs>
          <w:tab w:val="left" w:pos="0"/>
          <w:tab w:val="left" w:pos="4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
          <w:sz w:val="24"/>
          <w:szCs w:val="24"/>
          <w:lang w:val="es-CL" w:eastAsia="es-ES_tradnl"/>
        </w:rPr>
      </w:pPr>
      <w:r w:rsidRPr="00FE1278">
        <w:rPr>
          <w:rFonts w:ascii="Arial" w:eastAsia="Times New Roman" w:hAnsi="Arial" w:cs="Arial"/>
          <w:b/>
          <w:sz w:val="24"/>
          <w:szCs w:val="24"/>
          <w:u w:val="single"/>
          <w:lang w:val="es-CL" w:eastAsia="es-ES_tradnl"/>
        </w:rPr>
        <w:t>Proveedor no es representante de la marca:</w:t>
      </w:r>
      <w:r w:rsidRPr="00FE1278">
        <w:rPr>
          <w:rFonts w:ascii="Arial" w:eastAsia="Times New Roman" w:hAnsi="Arial" w:cs="Arial"/>
          <w:sz w:val="24"/>
          <w:szCs w:val="24"/>
          <w:lang w:val="es-CL" w:eastAsia="es-ES_tradnl"/>
        </w:rPr>
        <w:t xml:space="preserve"> Detallar en informe técnico que el presupuesto no es del proveedor de la marca.</w:t>
      </w:r>
      <w:r w:rsidRPr="00FE1278">
        <w:rPr>
          <w:rFonts w:ascii="Arial" w:eastAsia="Times New Roman" w:hAnsi="Arial" w:cs="Arial"/>
          <w:b/>
          <w:sz w:val="24"/>
          <w:szCs w:val="24"/>
          <w:lang w:val="es-CL" w:eastAsia="es-ES_tradnl"/>
        </w:rPr>
        <w:t xml:space="preserve"> </w:t>
      </w:r>
    </w:p>
    <w:p w14:paraId="2B9E0C39" w14:textId="77777777" w:rsidR="009632CD" w:rsidRPr="00FE1278" w:rsidRDefault="009632CD" w:rsidP="00F436E3">
      <w:pPr>
        <w:tabs>
          <w:tab w:val="left" w:pos="0"/>
          <w:tab w:val="left" w:pos="4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sz w:val="24"/>
          <w:szCs w:val="24"/>
          <w:lang w:val="es-CL" w:eastAsia="es-ES_tradnl"/>
        </w:rPr>
      </w:pPr>
    </w:p>
    <w:p w14:paraId="6947A379"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CL" w:eastAsia="es-ES_tradnl"/>
        </w:rPr>
      </w:pPr>
      <w:r w:rsidRPr="00FE1278">
        <w:rPr>
          <w:rFonts w:ascii="Arial" w:eastAsia="Times New Roman" w:hAnsi="Arial" w:cs="Arial"/>
          <w:b/>
          <w:bCs/>
          <w:sz w:val="24"/>
          <w:szCs w:val="24"/>
          <w:u w:val="single"/>
          <w:lang w:val="es-CL" w:eastAsia="es-ES_tradnl"/>
        </w:rPr>
        <w:t>Actividad Asignar</w:t>
      </w:r>
    </w:p>
    <w:p w14:paraId="7C573EB5"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p>
    <w:p w14:paraId="3A0D9938" w14:textId="77777777" w:rsidR="009632CD" w:rsidRPr="00FE1278" w:rsidRDefault="009632CD" w:rsidP="00F436E3">
      <w:pPr>
        <w:tabs>
          <w:tab w:val="left" w:pos="1"/>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b/>
          <w:sz w:val="24"/>
          <w:szCs w:val="24"/>
          <w:u w:val="single"/>
          <w:lang w:val="es-ES_tradnl" w:eastAsia="es-ES_tradnl"/>
        </w:rPr>
        <w:t>No hay disponibilidad de Técnico de mantenimiento:</w:t>
      </w:r>
      <w:r w:rsidRPr="00FE1278">
        <w:rPr>
          <w:rFonts w:ascii="Arial" w:eastAsia="Times New Roman" w:hAnsi="Arial" w:cs="Arial"/>
          <w:sz w:val="24"/>
          <w:szCs w:val="24"/>
          <w:lang w:val="es-ES_tradnl" w:eastAsia="es-ES_tradnl"/>
        </w:rPr>
        <w:t xml:space="preserve"> Contactar a Ingeniero de Servicio y resolver las medidas a proceder (reagendar o Ingeniero de Servicio realiza la asistencia técnica).</w:t>
      </w:r>
    </w:p>
    <w:p w14:paraId="36BBCFBD" w14:textId="77777777" w:rsidR="009632CD" w:rsidRPr="00FE1278" w:rsidRDefault="009632CD" w:rsidP="00F436E3">
      <w:pPr>
        <w:tabs>
          <w:tab w:val="left" w:pos="0"/>
          <w:tab w:val="left" w:pos="4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iCs/>
          <w:sz w:val="24"/>
          <w:szCs w:val="24"/>
          <w:lang w:val="es-ES_tradnl" w:eastAsia="es-ES_tradnl"/>
        </w:rPr>
      </w:pPr>
    </w:p>
    <w:p w14:paraId="5E1D49B2"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CL" w:eastAsia="es-ES_tradnl"/>
        </w:rPr>
      </w:pPr>
      <w:r w:rsidRPr="00FE1278">
        <w:rPr>
          <w:rFonts w:ascii="Arial" w:eastAsia="Times New Roman" w:hAnsi="Arial" w:cs="Arial"/>
          <w:b/>
          <w:bCs/>
          <w:sz w:val="24"/>
          <w:szCs w:val="24"/>
          <w:u w:val="single"/>
          <w:lang w:val="es-CL" w:eastAsia="es-ES_tradnl"/>
        </w:rPr>
        <w:t>Actividad Supervisar</w:t>
      </w:r>
    </w:p>
    <w:p w14:paraId="24A108CF"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61" w:hanging="360"/>
        <w:jc w:val="both"/>
        <w:textAlignment w:val="baseline"/>
        <w:rPr>
          <w:rFonts w:ascii="Arial" w:eastAsia="Times New Roman" w:hAnsi="Arial" w:cs="Arial"/>
          <w:b/>
          <w:bCs/>
          <w:sz w:val="24"/>
          <w:szCs w:val="24"/>
          <w:u w:val="single"/>
          <w:lang w:val="es-ES_tradnl" w:eastAsia="es-ES_tradnl"/>
        </w:rPr>
      </w:pPr>
    </w:p>
    <w:p w14:paraId="50DBAA31"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CL" w:eastAsia="es-ES_tradnl"/>
        </w:rPr>
      </w:pPr>
      <w:r w:rsidRPr="00FE1278">
        <w:rPr>
          <w:rFonts w:ascii="Arial" w:eastAsia="Times New Roman" w:hAnsi="Arial" w:cs="Arial"/>
          <w:b/>
          <w:bCs/>
          <w:i/>
          <w:sz w:val="24"/>
          <w:szCs w:val="24"/>
          <w:u w:val="single"/>
          <w:lang w:val="es-CL" w:eastAsia="es-ES_tradnl"/>
        </w:rPr>
        <w:t>Equipo médico no está disponible para la revisión</w:t>
      </w:r>
      <w:r w:rsidRPr="00FE1278">
        <w:rPr>
          <w:rFonts w:ascii="Arial" w:eastAsia="Times New Roman" w:hAnsi="Arial" w:cs="Arial"/>
          <w:b/>
          <w:bCs/>
          <w:i/>
          <w:sz w:val="24"/>
          <w:szCs w:val="24"/>
          <w:lang w:val="es-CL" w:eastAsia="es-ES_tradnl"/>
        </w:rPr>
        <w:t>.</w:t>
      </w:r>
      <w:r w:rsidRPr="00FE1278">
        <w:rPr>
          <w:rFonts w:ascii="Arial" w:eastAsia="Times New Roman" w:hAnsi="Arial" w:cs="Arial"/>
          <w:bCs/>
          <w:sz w:val="24"/>
          <w:szCs w:val="24"/>
          <w:lang w:val="es-CL" w:eastAsia="es-ES_tradnl"/>
        </w:rPr>
        <w:t xml:space="preserve"> El Técnico de mantenimiento debe informar a Ingeniero de Servicio, este ultimo debe tomar contacto con Supervisora o Coordinadora de Servicio Clínico o de apoyo y reagendar retiro del equipo.</w:t>
      </w:r>
    </w:p>
    <w:p w14:paraId="161CEE19"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1"/>
        <w:jc w:val="both"/>
        <w:textAlignment w:val="baseline"/>
        <w:rPr>
          <w:rFonts w:ascii="Arial" w:eastAsia="Times New Roman" w:hAnsi="Arial" w:cs="Arial"/>
          <w:b/>
          <w:bCs/>
          <w:sz w:val="24"/>
          <w:szCs w:val="24"/>
          <w:u w:val="single"/>
          <w:lang w:val="es-CL" w:eastAsia="es-ES_tradnl"/>
        </w:rPr>
      </w:pPr>
    </w:p>
    <w:p w14:paraId="6EE6F5D1"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bCs/>
          <w:sz w:val="24"/>
          <w:szCs w:val="24"/>
          <w:u w:val="single"/>
          <w:lang w:val="es-CL" w:eastAsia="es-ES_tradnl"/>
        </w:rPr>
      </w:pPr>
      <w:r w:rsidRPr="00FE1278">
        <w:rPr>
          <w:rFonts w:ascii="Arial" w:eastAsia="Times New Roman" w:hAnsi="Arial" w:cs="Arial"/>
          <w:b/>
          <w:bCs/>
          <w:sz w:val="24"/>
          <w:szCs w:val="24"/>
          <w:u w:val="single"/>
          <w:lang w:val="es-CL" w:eastAsia="es-ES_tradnl"/>
        </w:rPr>
        <w:t>Actividad Evaluar costos</w:t>
      </w:r>
    </w:p>
    <w:p w14:paraId="2D7150BB"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1"/>
        <w:jc w:val="both"/>
        <w:textAlignment w:val="baseline"/>
        <w:rPr>
          <w:rFonts w:ascii="Arial" w:eastAsia="Times New Roman" w:hAnsi="Arial" w:cs="Arial"/>
          <w:b/>
          <w:sz w:val="24"/>
          <w:szCs w:val="24"/>
          <w:u w:val="single"/>
          <w:lang w:val="es-CL" w:eastAsia="es-ES_tradnl"/>
        </w:rPr>
      </w:pPr>
    </w:p>
    <w:p w14:paraId="6F32EEDF" w14:textId="77777777" w:rsidR="009632CD" w:rsidRPr="00FE1278" w:rsidRDefault="009632CD" w:rsidP="00F436E3">
      <w:pPr>
        <w:tabs>
          <w:tab w:val="left" w:pos="1"/>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b/>
          <w:i/>
          <w:sz w:val="24"/>
          <w:szCs w:val="24"/>
          <w:u w:val="single"/>
          <w:lang w:val="es-ES_tradnl" w:eastAsia="es-ES_tradnl"/>
        </w:rPr>
        <w:t>No existe concordancia en Presupuesto y falla reportada.</w:t>
      </w:r>
      <w:r w:rsidRPr="00FE1278">
        <w:rPr>
          <w:rFonts w:ascii="Arial" w:eastAsia="Times New Roman" w:hAnsi="Arial" w:cs="Arial"/>
          <w:sz w:val="24"/>
          <w:szCs w:val="24"/>
          <w:lang w:val="es-ES_tradnl" w:eastAsia="es-ES_tradnl"/>
        </w:rPr>
        <w:t xml:space="preserve"> El Ingeniero de Servicio debe comunicarse vía email informando la inconsistencia.</w:t>
      </w:r>
    </w:p>
    <w:p w14:paraId="1002D228" w14:textId="77777777" w:rsidR="009632CD" w:rsidRPr="00FE1278" w:rsidRDefault="009632CD" w:rsidP="00F436E3">
      <w:pPr>
        <w:tabs>
          <w:tab w:val="left" w:pos="1"/>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p>
    <w:p w14:paraId="574506CC" w14:textId="77777777" w:rsidR="009632CD" w:rsidRPr="00FE1278" w:rsidRDefault="009632CD" w:rsidP="00F436E3">
      <w:pPr>
        <w:tabs>
          <w:tab w:val="left" w:pos="1"/>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b/>
          <w:sz w:val="24"/>
          <w:szCs w:val="24"/>
          <w:u w:val="single"/>
          <w:lang w:val="es-ES_tradnl" w:eastAsia="es-ES_tradnl"/>
        </w:rPr>
        <w:t>Presupuesto tiene costo $0.</w:t>
      </w:r>
      <w:r w:rsidRPr="00FE1278">
        <w:rPr>
          <w:rFonts w:ascii="Arial" w:eastAsia="Times New Roman" w:hAnsi="Arial" w:cs="Arial"/>
          <w:sz w:val="24"/>
          <w:szCs w:val="24"/>
          <w:lang w:val="es-ES_tradnl" w:eastAsia="es-ES_tradnl"/>
        </w:rPr>
        <w:t xml:space="preserve"> Por razones de garantía y contratos existe la posibilidad que los presupuestos no tengan costos, por ende, el Ingeniero de Servicio no debe realizar el Requerimiento de compra (RC) y el Acta de recepción de Servicios (ARS), la actividad de Autorizar no se realiza.</w:t>
      </w:r>
    </w:p>
    <w:p w14:paraId="0E2297C7" w14:textId="77777777" w:rsidR="009632CD" w:rsidRPr="00FE1278" w:rsidRDefault="009632CD" w:rsidP="00F436E3">
      <w:pPr>
        <w:tabs>
          <w:tab w:val="left" w:pos="1"/>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p>
    <w:p w14:paraId="602574B3" w14:textId="77777777" w:rsidR="009632CD" w:rsidRPr="00FE1278"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
          <w:bCs/>
          <w:sz w:val="24"/>
          <w:szCs w:val="24"/>
          <w:u w:val="single"/>
          <w:lang w:val="es-CL" w:eastAsia="es-ES_tradnl"/>
        </w:rPr>
        <w:t>Presupuesto supera el 50% del valor de compra del equipo médico:</w:t>
      </w:r>
      <w:r w:rsidRPr="00FE1278">
        <w:rPr>
          <w:rFonts w:ascii="Arial" w:eastAsia="Times New Roman" w:hAnsi="Arial" w:cs="Arial"/>
          <w:bCs/>
          <w:sz w:val="24"/>
          <w:szCs w:val="24"/>
          <w:lang w:val="es-CL" w:eastAsia="es-ES_tradnl"/>
        </w:rPr>
        <w:t xml:space="preserve"> El Ingeniero de Servicio debe solicitar a Proveedor o Servicio Técnico externo una cotización de un equipo médico nuevo de similares características, una vez con la información, se debe realizar el Informe Técnico resaltando las acciones para la reparación, el valor de los repuestos y la cotización de un equipo médico nuevo. </w:t>
      </w:r>
    </w:p>
    <w:p w14:paraId="17FAD4D7" w14:textId="77777777" w:rsidR="009632CD" w:rsidRPr="00FE1278"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p>
    <w:p w14:paraId="0CC3FF78" w14:textId="77777777" w:rsidR="009632CD" w:rsidRPr="00FE1278"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Cs/>
          <w:sz w:val="24"/>
          <w:szCs w:val="24"/>
          <w:lang w:val="es-CL" w:eastAsia="es-ES_tradnl"/>
        </w:rPr>
        <w:t xml:space="preserve">El informe técnico con sus documentos adjuntos, deben ser entregados en copia a Supervisor o Coordinadora del Servicio Clínico o de apoyo y estas deben informar al Sub-Departamento de Activos fijos según el proceso establecido por las autoridades (Circular N°9). Por otro lado, el Ingeniero de servicio debe escanear el Informe de mantenimiento con sus documentos adjuntos y enviar vía correo a Ingeniero de Gestión tecnológica, este último guardara la información en carpeta de </w:t>
      </w:r>
      <w:r w:rsidRPr="00FE1278">
        <w:rPr>
          <w:rFonts w:ascii="Arial" w:eastAsia="Times New Roman" w:hAnsi="Arial" w:cs="Arial"/>
          <w:bCs/>
          <w:i/>
          <w:sz w:val="24"/>
          <w:szCs w:val="24"/>
          <w:lang w:val="es-CL" w:eastAsia="es-ES_tradnl"/>
        </w:rPr>
        <w:t>Recomendaciones de baja</w:t>
      </w:r>
      <w:r w:rsidRPr="00FE1278">
        <w:rPr>
          <w:rFonts w:ascii="Arial" w:eastAsia="Times New Roman" w:hAnsi="Arial" w:cs="Arial"/>
          <w:bCs/>
          <w:sz w:val="24"/>
          <w:szCs w:val="24"/>
          <w:lang w:val="es-CL" w:eastAsia="es-ES_tradnl"/>
        </w:rPr>
        <w:t xml:space="preserve"> de la aplicación Google Drive. El ingeniero de Servicio debe guardar el Informe técnico y su documentación adjunta en archivador de mantenimiento correspondiente e informar vía correo electrónico a Coordinador de Laboratorio de equipos médicos sobre el término de la asistencia técnica. </w:t>
      </w:r>
    </w:p>
    <w:p w14:paraId="562C5D62" w14:textId="77777777" w:rsidR="009632CD" w:rsidRPr="00FE1278"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p>
    <w:p w14:paraId="7F075AAE" w14:textId="77777777" w:rsidR="009632CD" w:rsidRPr="00FE1278"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Cs/>
          <w:sz w:val="24"/>
          <w:szCs w:val="24"/>
          <w:lang w:val="es-CL" w:eastAsia="es-ES_tradnl"/>
        </w:rPr>
        <w:t xml:space="preserve">Con respecto al resto de las actividades de </w:t>
      </w:r>
      <w:r w:rsidRPr="00FE1278">
        <w:rPr>
          <w:rFonts w:ascii="Arial" w:eastAsia="Times New Roman" w:hAnsi="Arial" w:cs="Arial"/>
          <w:bCs/>
          <w:i/>
          <w:sz w:val="24"/>
          <w:szCs w:val="24"/>
          <w:lang w:val="es-CL" w:eastAsia="es-ES_tradnl"/>
        </w:rPr>
        <w:t>Recepcionar</w:t>
      </w:r>
      <w:r w:rsidRPr="00FE1278">
        <w:rPr>
          <w:rFonts w:ascii="Arial" w:eastAsia="Times New Roman" w:hAnsi="Arial" w:cs="Arial"/>
          <w:bCs/>
          <w:sz w:val="24"/>
          <w:szCs w:val="24"/>
          <w:lang w:val="es-CL" w:eastAsia="es-ES_tradnl"/>
        </w:rPr>
        <w:t xml:space="preserve">, </w:t>
      </w:r>
      <w:r w:rsidRPr="00FE1278">
        <w:rPr>
          <w:rFonts w:ascii="Arial" w:eastAsia="Times New Roman" w:hAnsi="Arial" w:cs="Arial"/>
          <w:bCs/>
          <w:i/>
          <w:sz w:val="24"/>
          <w:szCs w:val="24"/>
          <w:lang w:val="es-CL" w:eastAsia="es-ES_tradnl"/>
        </w:rPr>
        <w:t>Coordinar Reparar</w:t>
      </w:r>
      <w:r w:rsidRPr="00FE1278">
        <w:rPr>
          <w:rFonts w:ascii="Arial" w:eastAsia="Times New Roman" w:hAnsi="Arial" w:cs="Arial"/>
          <w:bCs/>
          <w:sz w:val="24"/>
          <w:szCs w:val="24"/>
          <w:lang w:val="es-CL" w:eastAsia="es-ES_tradnl"/>
        </w:rPr>
        <w:t xml:space="preserve">, </w:t>
      </w:r>
      <w:r w:rsidRPr="00FE1278">
        <w:rPr>
          <w:rFonts w:ascii="Arial" w:eastAsia="Times New Roman" w:hAnsi="Arial" w:cs="Arial"/>
          <w:bCs/>
          <w:i/>
          <w:sz w:val="24"/>
          <w:szCs w:val="24"/>
          <w:lang w:val="es-CL" w:eastAsia="es-ES_tradnl"/>
        </w:rPr>
        <w:t>Documentar</w:t>
      </w:r>
      <w:r w:rsidRPr="00FE1278">
        <w:rPr>
          <w:rFonts w:ascii="Arial" w:eastAsia="Times New Roman" w:hAnsi="Arial" w:cs="Arial"/>
          <w:bCs/>
          <w:sz w:val="24"/>
          <w:szCs w:val="24"/>
          <w:lang w:val="es-CL" w:eastAsia="es-ES_tradnl"/>
        </w:rPr>
        <w:t xml:space="preserve">; estas no se realizan. </w:t>
      </w:r>
    </w:p>
    <w:p w14:paraId="582EBC7F" w14:textId="77777777" w:rsidR="009632CD" w:rsidRPr="00FE1278" w:rsidRDefault="009632CD" w:rsidP="00F436E3">
      <w:pPr>
        <w:tabs>
          <w:tab w:val="left" w:pos="1"/>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p>
    <w:p w14:paraId="14023493"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bCs/>
          <w:sz w:val="24"/>
          <w:szCs w:val="24"/>
          <w:u w:val="single"/>
          <w:lang w:val="es-CL" w:eastAsia="es-ES_tradnl"/>
        </w:rPr>
      </w:pPr>
      <w:r w:rsidRPr="00FE1278">
        <w:rPr>
          <w:rFonts w:ascii="Arial" w:eastAsia="Times New Roman" w:hAnsi="Arial" w:cs="Arial"/>
          <w:b/>
          <w:bCs/>
          <w:sz w:val="24"/>
          <w:szCs w:val="24"/>
          <w:u w:val="single"/>
          <w:lang w:val="es-CL" w:eastAsia="es-ES_tradnl"/>
        </w:rPr>
        <w:t>Actividad Reparar</w:t>
      </w:r>
    </w:p>
    <w:p w14:paraId="33A7961D"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1"/>
        <w:jc w:val="both"/>
        <w:textAlignment w:val="baseline"/>
        <w:rPr>
          <w:rFonts w:ascii="Arial" w:eastAsia="Times New Roman" w:hAnsi="Arial" w:cs="Arial"/>
          <w:b/>
          <w:i/>
          <w:sz w:val="24"/>
          <w:szCs w:val="24"/>
          <w:u w:val="single"/>
          <w:lang w:val="es-ES_tradnl" w:eastAsia="es-ES_tradnl"/>
        </w:rPr>
      </w:pPr>
    </w:p>
    <w:p w14:paraId="3F369E8B"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1"/>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b/>
          <w:i/>
          <w:sz w:val="24"/>
          <w:szCs w:val="24"/>
          <w:u w:val="single"/>
          <w:lang w:val="es-ES_tradnl" w:eastAsia="es-ES_tradnl"/>
        </w:rPr>
        <w:t>El Servicio técnico externo no realiza la entrega del equipo médico en las fechas acordadas</w:t>
      </w:r>
      <w:r w:rsidRPr="00FE1278">
        <w:rPr>
          <w:rFonts w:ascii="Arial" w:eastAsia="Times New Roman" w:hAnsi="Arial" w:cs="Arial"/>
          <w:sz w:val="24"/>
          <w:szCs w:val="24"/>
          <w:lang w:val="es-ES_tradnl" w:eastAsia="es-ES_tradnl"/>
        </w:rPr>
        <w:t>. El Técnico de mantenimiento debe informar a Ingeniero de Servicio para que este pueda coordinar.</w:t>
      </w:r>
    </w:p>
    <w:p w14:paraId="2D6D0354"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61" w:hanging="360"/>
        <w:jc w:val="both"/>
        <w:textAlignment w:val="baseline"/>
        <w:rPr>
          <w:rFonts w:ascii="Arial" w:eastAsia="Times New Roman" w:hAnsi="Arial" w:cs="Arial"/>
          <w:b/>
          <w:bCs/>
          <w:sz w:val="24"/>
          <w:szCs w:val="24"/>
          <w:u w:val="single"/>
          <w:lang w:val="es-ES_tradnl" w:eastAsia="es-ES_tradnl"/>
        </w:rPr>
      </w:pPr>
    </w:p>
    <w:p w14:paraId="4A257645"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b/>
          <w:i/>
          <w:sz w:val="24"/>
          <w:szCs w:val="24"/>
          <w:u w:val="single"/>
          <w:lang w:val="es-ES_tradnl" w:eastAsia="es-ES_tradnl"/>
        </w:rPr>
        <w:t>Servicio técnico entrega equipo médico sin Informe de mantenimiento de reparación.</w:t>
      </w:r>
      <w:r w:rsidRPr="00FE1278">
        <w:rPr>
          <w:rFonts w:ascii="Arial" w:eastAsia="Times New Roman" w:hAnsi="Arial" w:cs="Arial"/>
          <w:b/>
          <w:sz w:val="24"/>
          <w:szCs w:val="24"/>
          <w:lang w:val="es-ES_tradnl" w:eastAsia="es-ES_tradnl"/>
        </w:rPr>
        <w:t xml:space="preserve"> </w:t>
      </w:r>
      <w:r w:rsidRPr="00FE1278">
        <w:rPr>
          <w:rFonts w:ascii="Arial" w:eastAsia="Times New Roman" w:hAnsi="Arial" w:cs="Arial"/>
          <w:sz w:val="24"/>
          <w:szCs w:val="24"/>
          <w:lang w:val="es-ES_tradnl" w:eastAsia="es-ES_tradnl"/>
        </w:rPr>
        <w:t>El Tecnico de mantenimiento debe comunicarse con Ingeniero de Servicio para resolver.</w:t>
      </w:r>
    </w:p>
    <w:p w14:paraId="1A371D38"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i/>
          <w:sz w:val="24"/>
          <w:szCs w:val="24"/>
          <w:u w:val="single"/>
          <w:lang w:val="es-ES_tradnl" w:eastAsia="es-ES_tradnl"/>
        </w:rPr>
      </w:pPr>
    </w:p>
    <w:p w14:paraId="4F68B34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b/>
          <w:i/>
          <w:sz w:val="24"/>
          <w:szCs w:val="24"/>
          <w:u w:val="single"/>
          <w:lang w:val="es-ES_tradnl" w:eastAsia="es-ES_tradnl"/>
        </w:rPr>
        <w:t xml:space="preserve">Equipo Médico no se encuentra funcional. </w:t>
      </w:r>
      <w:r w:rsidRPr="00FE1278">
        <w:rPr>
          <w:rFonts w:ascii="Arial" w:eastAsia="Times New Roman" w:hAnsi="Arial" w:cs="Arial"/>
          <w:sz w:val="24"/>
          <w:szCs w:val="24"/>
          <w:lang w:val="es-ES_tradnl" w:eastAsia="es-ES_tradnl"/>
        </w:rPr>
        <w:t>El Técnico de mantenimiento debe informar a Ingeniero de Servicio y éste debe comunicarse con Servicio técnico externo y coordinar la reparación.</w:t>
      </w:r>
    </w:p>
    <w:p w14:paraId="7EB18A25"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p>
    <w:p w14:paraId="7C0D9CDB"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b/>
          <w:sz w:val="24"/>
          <w:szCs w:val="24"/>
          <w:u w:val="single"/>
          <w:lang w:val="es-ES_tradnl" w:eastAsia="es-ES_tradnl"/>
        </w:rPr>
        <w:t>No se encuentra a Supervisor/Coordinador de Servicio clínico o de Apoyo:</w:t>
      </w:r>
      <w:r w:rsidRPr="00FE1278">
        <w:rPr>
          <w:rFonts w:ascii="Arial" w:eastAsia="Times New Roman" w:hAnsi="Arial" w:cs="Arial"/>
          <w:sz w:val="24"/>
          <w:szCs w:val="24"/>
          <w:lang w:val="es-ES_tradnl" w:eastAsia="es-ES_tradnl"/>
        </w:rPr>
        <w:t xml:space="preserve"> Entrega realizarla a Jefe de turno o a usuario directo del equipo con Acta de Entrega (AE).</w:t>
      </w:r>
    </w:p>
    <w:p w14:paraId="314781A9"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r w:rsidRPr="00FE1278">
        <w:rPr>
          <w:rFonts w:ascii="Arial" w:eastAsia="Times New Roman" w:hAnsi="Arial" w:cs="Arial"/>
          <w:b/>
          <w:sz w:val="24"/>
          <w:szCs w:val="24"/>
          <w:u w:val="single"/>
          <w:lang w:val="es-ES_tradnl" w:eastAsia="es-ES_tradnl"/>
        </w:rPr>
        <w:t>Actividad Documentar</w:t>
      </w:r>
    </w:p>
    <w:p w14:paraId="1F45ECDD"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720"/>
        <w:jc w:val="both"/>
        <w:textAlignment w:val="baseline"/>
        <w:rPr>
          <w:rFonts w:ascii="Arial" w:eastAsia="Times New Roman" w:hAnsi="Arial" w:cs="Arial"/>
          <w:b/>
          <w:sz w:val="24"/>
          <w:szCs w:val="24"/>
          <w:u w:val="single"/>
          <w:lang w:val="es-ES_tradnl" w:eastAsia="es-ES_tradnl"/>
        </w:rPr>
      </w:pPr>
    </w:p>
    <w:p w14:paraId="589CA42A" w14:textId="77777777" w:rsidR="009632CD" w:rsidRPr="00FE1278" w:rsidRDefault="009632CD" w:rsidP="00F436E3">
      <w:pPr>
        <w:tabs>
          <w:tab w:val="left" w:pos="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b/>
          <w:sz w:val="24"/>
          <w:szCs w:val="24"/>
          <w:u w:val="single"/>
          <w:lang w:val="es-ES_tradnl" w:eastAsia="es-ES_tradnl"/>
        </w:rPr>
        <w:t xml:space="preserve">AR es no es firmada por el Supervisor /Coordinador de Servicio Clínico o de apoyo: </w:t>
      </w:r>
      <w:r w:rsidRPr="00FE1278">
        <w:rPr>
          <w:rFonts w:ascii="Arial" w:eastAsia="Times New Roman" w:hAnsi="Arial" w:cs="Arial"/>
          <w:sz w:val="24"/>
          <w:szCs w:val="24"/>
          <w:lang w:val="es-ES_tradnl" w:eastAsia="es-ES_tradnl"/>
        </w:rPr>
        <w:t>Ingeniero de Servicio debe enviar correo electrónico a Supervisor /Coordinador de Servicio Clínico o de apoyo informando del funcionario que realizó la recepción del equipo médico.</w:t>
      </w:r>
    </w:p>
    <w:p w14:paraId="0C52BCD9"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i/>
          <w:sz w:val="24"/>
          <w:szCs w:val="24"/>
          <w:u w:val="single"/>
          <w:lang w:val="es-ES_tradnl" w:eastAsia="es-ES_tradnl"/>
        </w:rPr>
      </w:pPr>
    </w:p>
    <w:p w14:paraId="5D237F49"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i/>
          <w:sz w:val="24"/>
          <w:szCs w:val="24"/>
          <w:u w:val="single"/>
          <w:lang w:val="es-ES_tradnl" w:eastAsia="es-ES_tradnl"/>
        </w:rPr>
        <w:t>Ingeniero de Servicio no cuenta con toda la información de ARS.</w:t>
      </w:r>
      <w:r w:rsidRPr="00FE1278">
        <w:rPr>
          <w:rFonts w:ascii="Arial" w:eastAsia="Times New Roman" w:hAnsi="Arial" w:cs="Arial"/>
          <w:b/>
          <w:sz w:val="24"/>
          <w:szCs w:val="24"/>
          <w:lang w:val="es-ES_tradnl" w:eastAsia="es-ES_tradnl"/>
        </w:rPr>
        <w:t xml:space="preserve"> </w:t>
      </w:r>
      <w:r w:rsidRPr="00FE1278">
        <w:rPr>
          <w:rFonts w:ascii="Arial" w:eastAsia="Times New Roman" w:hAnsi="Arial" w:cs="Arial"/>
          <w:sz w:val="24"/>
          <w:szCs w:val="24"/>
          <w:lang w:val="es-ES_tradnl" w:eastAsia="es-ES_tradnl"/>
        </w:rPr>
        <w:t>El Ingeniero de Servicio debe solicitar asesoría a Coordinador de gestión del mantenimiento</w:t>
      </w:r>
      <w:r w:rsidRPr="00FE1278">
        <w:rPr>
          <w:rFonts w:ascii="Arial" w:eastAsia="Times New Roman" w:hAnsi="Arial" w:cs="Arial"/>
          <w:b/>
          <w:sz w:val="24"/>
          <w:szCs w:val="24"/>
          <w:lang w:val="es-ES_tradnl" w:eastAsia="es-ES_tradnl"/>
        </w:rPr>
        <w:t>.</w:t>
      </w:r>
    </w:p>
    <w:p w14:paraId="35D70509" w14:textId="77777777" w:rsidR="009632CD"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14E90B3B" w14:textId="77777777" w:rsidR="007905AA" w:rsidRDefault="007905AA"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4B608B8F" w14:textId="77777777" w:rsidR="007905AA" w:rsidRDefault="007905AA"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51D6BE78" w14:textId="77777777" w:rsidR="007905AA" w:rsidRPr="00FE1278" w:rsidRDefault="007905AA"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3655F369"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r w:rsidRPr="00FE1278">
        <w:rPr>
          <w:rFonts w:ascii="Arial" w:eastAsia="Times New Roman" w:hAnsi="Arial" w:cs="Arial"/>
          <w:b/>
          <w:sz w:val="24"/>
          <w:szCs w:val="24"/>
          <w:u w:val="single"/>
          <w:lang w:val="es-ES_tradnl" w:eastAsia="es-ES_tradnl"/>
        </w:rPr>
        <w:lastRenderedPageBreak/>
        <w:t>Actividad Autorizar</w:t>
      </w:r>
    </w:p>
    <w:p w14:paraId="1A67D99D"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61" w:hanging="360"/>
        <w:jc w:val="both"/>
        <w:textAlignment w:val="baseline"/>
        <w:rPr>
          <w:rFonts w:ascii="Arial" w:eastAsia="Times New Roman" w:hAnsi="Arial" w:cs="Arial"/>
          <w:b/>
          <w:sz w:val="24"/>
          <w:szCs w:val="24"/>
          <w:u w:val="single"/>
          <w:lang w:val="es-ES_tradnl" w:eastAsia="es-ES_tradnl"/>
        </w:rPr>
      </w:pPr>
    </w:p>
    <w:p w14:paraId="1D14270A"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b/>
          <w:i/>
          <w:sz w:val="24"/>
          <w:szCs w:val="24"/>
          <w:u w:val="single"/>
          <w:lang w:val="es-ES_tradnl" w:eastAsia="es-ES_tradnl"/>
        </w:rPr>
        <w:t>Documento no posee toda la información.</w:t>
      </w:r>
      <w:r w:rsidRPr="00FE1278">
        <w:rPr>
          <w:rFonts w:ascii="Arial" w:eastAsia="Times New Roman" w:hAnsi="Arial" w:cs="Arial"/>
          <w:sz w:val="24"/>
          <w:szCs w:val="24"/>
          <w:lang w:val="es-ES_tradnl" w:eastAsia="es-ES_tradnl"/>
        </w:rPr>
        <w:t xml:space="preserve"> La Jefatura debe devolver el documento informando la falta de información.</w:t>
      </w:r>
    </w:p>
    <w:p w14:paraId="292A7DA8"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5E235365" w14:textId="77777777" w:rsidR="009632CD" w:rsidRPr="00FE1278" w:rsidRDefault="009632CD" w:rsidP="00F436E3">
      <w:pPr>
        <w:tabs>
          <w:tab w:val="left" w:pos="0"/>
          <w:tab w:val="left" w:pos="426"/>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0C4340D5" w14:textId="77777777" w:rsidR="009632CD" w:rsidRPr="00E34A85" w:rsidRDefault="009632CD" w:rsidP="00E34A85">
      <w:pPr>
        <w:pStyle w:val="Ttulo2"/>
        <w:numPr>
          <w:ilvl w:val="2"/>
          <w:numId w:val="3"/>
        </w:numPr>
        <w:spacing w:line="240" w:lineRule="auto"/>
        <w:ind w:left="504"/>
        <w:rPr>
          <w:rFonts w:ascii="Arial" w:hAnsi="Arial" w:cs="Arial"/>
          <w:b/>
          <w:color w:val="000000" w:themeColor="text1"/>
          <w:sz w:val="24"/>
          <w:szCs w:val="24"/>
        </w:rPr>
      </w:pPr>
      <w:r w:rsidRPr="00E34A85">
        <w:rPr>
          <w:rFonts w:ascii="Arial" w:hAnsi="Arial" w:cs="Arial"/>
          <w:b/>
          <w:color w:val="000000" w:themeColor="text1"/>
          <w:sz w:val="24"/>
          <w:szCs w:val="24"/>
        </w:rPr>
        <w:t xml:space="preserve">ANEXO </w:t>
      </w:r>
      <w:r w:rsidR="000D5B43">
        <w:rPr>
          <w:rFonts w:ascii="Arial" w:hAnsi="Arial" w:cs="Arial"/>
          <w:b/>
          <w:color w:val="000000" w:themeColor="text1"/>
          <w:sz w:val="24"/>
          <w:szCs w:val="24"/>
        </w:rPr>
        <w:t>8</w:t>
      </w:r>
    </w:p>
    <w:p w14:paraId="0B1AD784"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p>
    <w:p w14:paraId="1FCA95E8"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r w:rsidRPr="00FE1278">
        <w:rPr>
          <w:rFonts w:ascii="Arial" w:eastAsia="Times New Roman" w:hAnsi="Arial" w:cs="Arial"/>
          <w:b/>
          <w:sz w:val="24"/>
          <w:szCs w:val="24"/>
          <w:u w:val="single"/>
          <w:lang w:val="es-ES_tradnl" w:eastAsia="es-ES_tradnl"/>
        </w:rPr>
        <w:t>ETAPA: REPARAR</w:t>
      </w:r>
    </w:p>
    <w:p w14:paraId="39E5AC8A"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3B18FA02"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u w:val="single"/>
          <w:lang w:val="es-ES_tradnl" w:eastAsia="es-ES_tradnl"/>
        </w:rPr>
        <w:t>ETAPA 5: REALIZAR MANTENIMIENTO PREVENTIVO CON APOYO EXTERNO EN DEPENDENCIAS DEL SERVICIO TECNICO EXTERNO</w:t>
      </w:r>
    </w:p>
    <w:p w14:paraId="483BEA54"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contextualSpacing/>
        <w:jc w:val="both"/>
        <w:textAlignment w:val="baseline"/>
        <w:rPr>
          <w:rFonts w:ascii="Arial" w:eastAsia="Times New Roman" w:hAnsi="Arial" w:cs="Arial"/>
          <w:sz w:val="24"/>
          <w:szCs w:val="24"/>
          <w:lang w:val="es-ES_tradnl" w:eastAsia="es-ES_tradnl"/>
        </w:rPr>
      </w:pPr>
    </w:p>
    <w:p w14:paraId="3D997CEC" w14:textId="77777777" w:rsidR="009632CD" w:rsidRPr="00FE1278" w:rsidRDefault="009632CD" w:rsidP="00F436E3">
      <w:pPr>
        <w:tabs>
          <w:tab w:val="left" w:pos="0"/>
          <w:tab w:val="left" w:pos="284"/>
          <w:tab w:val="left" w:pos="426"/>
        </w:tabs>
        <w:spacing w:after="0" w:line="240" w:lineRule="auto"/>
        <w:contextualSpacing/>
        <w:jc w:val="both"/>
        <w:rPr>
          <w:rFonts w:ascii="Arial" w:eastAsia="Times New Roman" w:hAnsi="Arial" w:cs="Arial"/>
          <w:b/>
          <w:sz w:val="24"/>
          <w:szCs w:val="24"/>
          <w:lang w:val="es-CL" w:eastAsia="es-ES"/>
        </w:rPr>
      </w:pPr>
    </w:p>
    <w:p w14:paraId="445A2C7F" w14:textId="77777777" w:rsidR="009632CD" w:rsidRPr="00FE1278" w:rsidRDefault="009632CD" w:rsidP="00F436E3">
      <w:pPr>
        <w:tabs>
          <w:tab w:val="left" w:pos="0"/>
          <w:tab w:val="left" w:pos="284"/>
          <w:tab w:val="left" w:pos="426"/>
        </w:tabs>
        <w:spacing w:after="0" w:line="240" w:lineRule="auto"/>
        <w:contextualSpacing/>
        <w:jc w:val="both"/>
        <w:rPr>
          <w:rFonts w:ascii="Arial" w:eastAsia="Times New Roman" w:hAnsi="Arial" w:cs="Arial"/>
          <w:b/>
          <w:sz w:val="24"/>
          <w:szCs w:val="24"/>
          <w:lang w:val="es-CL" w:eastAsia="es-ES"/>
        </w:rPr>
      </w:pPr>
      <w:r w:rsidRPr="00FE1278">
        <w:rPr>
          <w:rFonts w:ascii="Arial" w:eastAsia="Times New Roman" w:hAnsi="Arial" w:cs="Arial"/>
          <w:b/>
          <w:sz w:val="24"/>
          <w:szCs w:val="24"/>
          <w:lang w:val="es-CL" w:eastAsia="es-ES"/>
        </w:rPr>
        <w:t>1.   DESARROLLO</w:t>
      </w:r>
    </w:p>
    <w:p w14:paraId="5269D7E8"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before="240" w:after="12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1.1 MODELOS VISUALES</w:t>
      </w:r>
    </w:p>
    <w:p w14:paraId="418CBBF8" w14:textId="77777777" w:rsidR="009632CD"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Ubicación en el mapa de procesos: Etapa número 3 del proceso de Reparar con apoyo externo en dependencias del Servicio técnico externo.</w:t>
      </w:r>
    </w:p>
    <w:p w14:paraId="4F13E705" w14:textId="77777777" w:rsidR="00673CAF" w:rsidRPr="00FE1278" w:rsidRDefault="00673CAF"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p>
    <w:p w14:paraId="4992810F" w14:textId="77777777" w:rsidR="009632CD" w:rsidRPr="00FE1278" w:rsidRDefault="00673CAF" w:rsidP="00673CAF">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center"/>
        <w:textAlignment w:val="baseline"/>
        <w:rPr>
          <w:rFonts w:ascii="Arial" w:eastAsia="Times New Roman" w:hAnsi="Arial" w:cs="Arial"/>
          <w:sz w:val="24"/>
          <w:szCs w:val="24"/>
          <w:lang w:val="es-CL" w:eastAsia="es-ES_tradnl"/>
        </w:rPr>
      </w:pPr>
      <w:r>
        <w:rPr>
          <w:rFonts w:ascii="Arial" w:eastAsia="Times New Roman" w:hAnsi="Arial" w:cs="Arial"/>
          <w:noProof/>
          <w:sz w:val="24"/>
          <w:szCs w:val="24"/>
          <w:lang w:val="es-CL" w:eastAsia="es-ES_tradnl"/>
        </w:rPr>
        <w:drawing>
          <wp:inline distT="0" distB="0" distL="0" distR="0" wp14:anchorId="7756BC14" wp14:editId="557A4ED7">
            <wp:extent cx="4809490" cy="261874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09490" cy="2618740"/>
                    </a:xfrm>
                    <a:prstGeom prst="rect">
                      <a:avLst/>
                    </a:prstGeom>
                    <a:noFill/>
                  </pic:spPr>
                </pic:pic>
              </a:graphicData>
            </a:graphic>
          </wp:inline>
        </w:drawing>
      </w:r>
    </w:p>
    <w:p w14:paraId="146DF8EA"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p>
    <w:p w14:paraId="59F2E207"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55D60926"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0F29D225"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526F9907"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1E4E753E"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42F47AE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381ADBC9"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796E83E2" w14:textId="77777777" w:rsidR="009632CD"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Flujograma de información con sus listas de tareas</w:t>
      </w:r>
    </w:p>
    <w:p w14:paraId="1FC67B73" w14:textId="77777777" w:rsidR="00F45EE2" w:rsidRDefault="00F45EE2"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1C7AB87B" w14:textId="77777777" w:rsidR="00F45EE2" w:rsidRDefault="00F45EE2"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r>
        <w:rPr>
          <w:rFonts w:ascii="Arial" w:eastAsia="Times New Roman" w:hAnsi="Arial" w:cs="Arial"/>
          <w:noProof/>
          <w:sz w:val="24"/>
          <w:szCs w:val="24"/>
          <w:lang w:val="es-CL" w:eastAsia="es-ES_tradnl"/>
        </w:rPr>
        <w:drawing>
          <wp:inline distT="0" distB="0" distL="0" distR="0" wp14:anchorId="502F6672" wp14:editId="457A032C">
            <wp:extent cx="5266690" cy="3656965"/>
            <wp:effectExtent l="0" t="0" r="0" b="63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66690" cy="3656965"/>
                    </a:xfrm>
                    <a:prstGeom prst="rect">
                      <a:avLst/>
                    </a:prstGeom>
                    <a:noFill/>
                  </pic:spPr>
                </pic:pic>
              </a:graphicData>
            </a:graphic>
          </wp:inline>
        </w:drawing>
      </w:r>
    </w:p>
    <w:p w14:paraId="2B040806" w14:textId="77777777" w:rsidR="00673CAF" w:rsidRDefault="00673CAF"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54B490A4" w14:textId="77777777" w:rsidR="00673CAF" w:rsidRPr="00FE1278" w:rsidRDefault="00673CAF"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r>
        <w:rPr>
          <w:rFonts w:ascii="Arial" w:eastAsia="Times New Roman" w:hAnsi="Arial" w:cs="Arial"/>
          <w:noProof/>
          <w:sz w:val="24"/>
          <w:szCs w:val="24"/>
          <w:lang w:val="es-CL" w:eastAsia="es-ES_tradnl"/>
        </w:rPr>
        <w:lastRenderedPageBreak/>
        <w:drawing>
          <wp:inline distT="0" distB="0" distL="0" distR="0" wp14:anchorId="74D88E11" wp14:editId="32CF0F46">
            <wp:extent cx="5247640" cy="339979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47640" cy="3399790"/>
                    </a:xfrm>
                    <a:prstGeom prst="rect">
                      <a:avLst/>
                    </a:prstGeom>
                    <a:noFill/>
                  </pic:spPr>
                </pic:pic>
              </a:graphicData>
            </a:graphic>
          </wp:inline>
        </w:drawing>
      </w:r>
    </w:p>
    <w:p w14:paraId="2E1DC1D7"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46A21BEA"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5415AC6F"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1.2 INFORMACIÓN GENERAL</w:t>
      </w:r>
    </w:p>
    <w:p w14:paraId="5E8502A7"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97"/>
        <w:gridCol w:w="5931"/>
      </w:tblGrid>
      <w:tr w:rsidR="009632CD" w:rsidRPr="00FE1278" w14:paraId="6100C0CE" w14:textId="77777777" w:rsidTr="00F45EE2">
        <w:trPr>
          <w:trHeight w:val="243"/>
        </w:trPr>
        <w:tc>
          <w:tcPr>
            <w:tcW w:w="1641" w:type="pct"/>
          </w:tcPr>
          <w:p w14:paraId="2FC3A2D3"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i/>
                <w:sz w:val="24"/>
                <w:szCs w:val="24"/>
                <w:lang w:val="es-ES_tradnl" w:eastAsia="es-ES_tradnl"/>
              </w:rPr>
              <w:t>Evento activador</w:t>
            </w:r>
          </w:p>
        </w:tc>
        <w:tc>
          <w:tcPr>
            <w:tcW w:w="3359" w:type="pct"/>
          </w:tcPr>
          <w:p w14:paraId="7F4A508A"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ES_tradnl" w:eastAsia="es-ES_tradnl"/>
              </w:rPr>
              <w:t>El IM proveniente de Etapa Detectar falla.</w:t>
            </w:r>
          </w:p>
        </w:tc>
      </w:tr>
      <w:tr w:rsidR="009632CD" w:rsidRPr="00FE1278" w14:paraId="259C7A1F" w14:textId="77777777" w:rsidTr="00F45EE2">
        <w:trPr>
          <w:trHeight w:val="277"/>
        </w:trPr>
        <w:tc>
          <w:tcPr>
            <w:tcW w:w="1641" w:type="pct"/>
          </w:tcPr>
          <w:p w14:paraId="74F196A5"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i/>
                <w:sz w:val="24"/>
                <w:szCs w:val="24"/>
                <w:lang w:val="es-ES_tradnl" w:eastAsia="es-ES_tradnl"/>
              </w:rPr>
              <w:t>Objetivo</w:t>
            </w:r>
          </w:p>
        </w:tc>
        <w:tc>
          <w:tcPr>
            <w:tcW w:w="3359" w:type="pct"/>
          </w:tcPr>
          <w:p w14:paraId="732D22C9"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Reparar Equipo Médico con apoyo externo.</w:t>
            </w:r>
          </w:p>
        </w:tc>
      </w:tr>
      <w:tr w:rsidR="009632CD" w:rsidRPr="00FE1278" w14:paraId="7CC54E2F" w14:textId="77777777" w:rsidTr="00F45EE2">
        <w:trPr>
          <w:trHeight w:val="286"/>
        </w:trPr>
        <w:tc>
          <w:tcPr>
            <w:tcW w:w="1641" w:type="pct"/>
          </w:tcPr>
          <w:p w14:paraId="7F05CFE6"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i/>
                <w:sz w:val="24"/>
                <w:szCs w:val="24"/>
                <w:lang w:val="es-ES_tradnl" w:eastAsia="es-ES_tradnl"/>
              </w:rPr>
              <w:t>Dueño</w:t>
            </w:r>
          </w:p>
        </w:tc>
        <w:tc>
          <w:tcPr>
            <w:tcW w:w="3359" w:type="pct"/>
          </w:tcPr>
          <w:p w14:paraId="1D05A630"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Jefe de Sub-Departamento de Ingeniería Biomédica.</w:t>
            </w:r>
          </w:p>
        </w:tc>
      </w:tr>
    </w:tbl>
    <w:p w14:paraId="38555D9B"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3DF4D8F4"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1.3 DESCRIPCIÓN DEL FLUJO</w:t>
      </w:r>
    </w:p>
    <w:p w14:paraId="7533D3B7"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0"/>
        <w:gridCol w:w="1524"/>
        <w:gridCol w:w="5964"/>
      </w:tblGrid>
      <w:tr w:rsidR="009632CD" w:rsidRPr="00FE1278" w14:paraId="19306051" w14:textId="77777777" w:rsidTr="00F45EE2">
        <w:trPr>
          <w:trHeight w:val="337"/>
          <w:jc w:val="center"/>
        </w:trPr>
        <w:tc>
          <w:tcPr>
            <w:tcW w:w="759" w:type="pct"/>
          </w:tcPr>
          <w:p w14:paraId="604E13D5"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Actividad</w:t>
            </w:r>
          </w:p>
        </w:tc>
        <w:tc>
          <w:tcPr>
            <w:tcW w:w="863" w:type="pct"/>
          </w:tcPr>
          <w:p w14:paraId="2E5BB21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Rol</w:t>
            </w:r>
          </w:p>
        </w:tc>
        <w:tc>
          <w:tcPr>
            <w:tcW w:w="3378" w:type="pct"/>
          </w:tcPr>
          <w:p w14:paraId="0ECAE7EE"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Tareas</w:t>
            </w:r>
          </w:p>
        </w:tc>
      </w:tr>
      <w:tr w:rsidR="009632CD" w:rsidRPr="00FE1278" w14:paraId="1864426E" w14:textId="77777777" w:rsidTr="00F45EE2">
        <w:trPr>
          <w:trHeight w:val="338"/>
          <w:jc w:val="center"/>
        </w:trPr>
        <w:tc>
          <w:tcPr>
            <w:tcW w:w="759" w:type="pct"/>
          </w:tcPr>
          <w:p w14:paraId="6FEBC882"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43780F33"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Coordinar</w:t>
            </w:r>
          </w:p>
        </w:tc>
        <w:tc>
          <w:tcPr>
            <w:tcW w:w="863" w:type="pct"/>
          </w:tcPr>
          <w:p w14:paraId="6FEBE7A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4821C5A2"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Ingeniero de Servicio</w:t>
            </w:r>
          </w:p>
        </w:tc>
        <w:tc>
          <w:tcPr>
            <w:tcW w:w="3378" w:type="pct"/>
          </w:tcPr>
          <w:p w14:paraId="52A7AFE4"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eastAsia="Times New Roman" w:hAnsi="Arial" w:cs="Arial"/>
                <w:sz w:val="24"/>
                <w:szCs w:val="24"/>
                <w:lang w:val="es-CL" w:eastAsia="es-ES_tradnl"/>
              </w:rPr>
            </w:pPr>
          </w:p>
          <w:p w14:paraId="0613A815" w14:textId="77777777" w:rsidR="009632CD" w:rsidRPr="00FE1278" w:rsidRDefault="009632CD" w:rsidP="00F85DA8">
            <w:pPr>
              <w:numPr>
                <w:ilvl w:val="0"/>
                <w:numId w:val="94"/>
              </w:numPr>
              <w:tabs>
                <w:tab w:val="left" w:pos="1"/>
                <w:tab w:val="left" w:pos="34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Solicitar a Servicio técnico externo el retiro y evaluación técnica del equipo médico especificando:</w:t>
            </w:r>
          </w:p>
          <w:p w14:paraId="3B23D079" w14:textId="77777777" w:rsidR="009632CD" w:rsidRPr="00FE1278" w:rsidRDefault="009632CD" w:rsidP="00F85DA8">
            <w:pPr>
              <w:numPr>
                <w:ilvl w:val="0"/>
                <w:numId w:val="66"/>
              </w:numPr>
              <w:tabs>
                <w:tab w:val="left" w:pos="1"/>
                <w:tab w:val="left" w:pos="349"/>
                <w:tab w:val="left" w:pos="633"/>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728"/>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Datos del equipo médico (nombre, marca, modelo, serie)</w:t>
            </w:r>
          </w:p>
          <w:p w14:paraId="68017730" w14:textId="77777777" w:rsidR="009632CD" w:rsidRPr="00FE1278" w:rsidRDefault="009632CD" w:rsidP="00F85DA8">
            <w:pPr>
              <w:numPr>
                <w:ilvl w:val="0"/>
                <w:numId w:val="66"/>
              </w:numPr>
              <w:tabs>
                <w:tab w:val="left" w:pos="1"/>
                <w:tab w:val="left" w:pos="349"/>
                <w:tab w:val="left" w:pos="633"/>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728"/>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Reporte técnico de la falla.</w:t>
            </w:r>
          </w:p>
          <w:p w14:paraId="1B466659" w14:textId="77777777" w:rsidR="009632CD" w:rsidRPr="00FE1278" w:rsidRDefault="009632CD" w:rsidP="00F85DA8">
            <w:pPr>
              <w:numPr>
                <w:ilvl w:val="0"/>
                <w:numId w:val="66"/>
              </w:numPr>
              <w:tabs>
                <w:tab w:val="left" w:pos="1"/>
                <w:tab w:val="left" w:pos="349"/>
                <w:tab w:val="left" w:pos="633"/>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633" w:hanging="28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Horario de disponibilidad: lunes a jueves entre las 09:00 hrs. a 12:00 hrs. y entre las 14:00 hrs. a las 16:30 hrs, viernes desde las 09:00 hrs. a 12:30 hrs.</w:t>
            </w:r>
          </w:p>
          <w:p w14:paraId="76D12C1C" w14:textId="77777777" w:rsidR="009632CD" w:rsidRPr="00FE1278" w:rsidRDefault="009632CD" w:rsidP="00F85DA8">
            <w:pPr>
              <w:numPr>
                <w:ilvl w:val="0"/>
                <w:numId w:val="66"/>
              </w:numPr>
              <w:tabs>
                <w:tab w:val="left" w:pos="1"/>
                <w:tab w:val="left" w:pos="349"/>
                <w:tab w:val="left" w:pos="633"/>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633" w:hanging="28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Presupuesto debe contener: </w:t>
            </w:r>
          </w:p>
          <w:p w14:paraId="51962ED3" w14:textId="77777777" w:rsidR="009632CD" w:rsidRPr="00FE1278" w:rsidRDefault="009632CD" w:rsidP="00F85DA8">
            <w:pPr>
              <w:numPr>
                <w:ilvl w:val="0"/>
                <w:numId w:val="93"/>
              </w:numPr>
              <w:tabs>
                <w:tab w:val="left" w:pos="1"/>
                <w:tab w:val="left" w:pos="349"/>
                <w:tab w:val="left" w:pos="726"/>
                <w:tab w:val="left" w:pos="774"/>
                <w:tab w:val="left" w:pos="1058"/>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lastRenderedPageBreak/>
              <w:t>Descripción de la reparación.</w:t>
            </w:r>
          </w:p>
          <w:p w14:paraId="098F29D9" w14:textId="77777777" w:rsidR="009632CD" w:rsidRPr="00FE1278" w:rsidRDefault="009632CD" w:rsidP="00F85DA8">
            <w:pPr>
              <w:numPr>
                <w:ilvl w:val="0"/>
                <w:numId w:val="93"/>
              </w:numPr>
              <w:tabs>
                <w:tab w:val="left" w:pos="1"/>
                <w:tab w:val="left" w:pos="349"/>
                <w:tab w:val="left" w:pos="726"/>
                <w:tab w:val="left" w:pos="774"/>
                <w:tab w:val="left" w:pos="1058"/>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Costo de la reparación.</w:t>
            </w:r>
          </w:p>
          <w:p w14:paraId="54453176" w14:textId="77777777" w:rsidR="009632CD" w:rsidRPr="00FE1278" w:rsidRDefault="009632CD" w:rsidP="00F85DA8">
            <w:pPr>
              <w:numPr>
                <w:ilvl w:val="0"/>
                <w:numId w:val="93"/>
              </w:numPr>
              <w:tabs>
                <w:tab w:val="left" w:pos="1"/>
                <w:tab w:val="left" w:pos="349"/>
                <w:tab w:val="left" w:pos="726"/>
                <w:tab w:val="left" w:pos="774"/>
                <w:tab w:val="left" w:pos="1058"/>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Garantía de la reparación.</w:t>
            </w:r>
          </w:p>
          <w:p w14:paraId="7D876E94" w14:textId="77777777" w:rsidR="009632CD" w:rsidRPr="00FE1278" w:rsidRDefault="009632CD" w:rsidP="00F85DA8">
            <w:pPr>
              <w:numPr>
                <w:ilvl w:val="0"/>
                <w:numId w:val="93"/>
              </w:numPr>
              <w:tabs>
                <w:tab w:val="left" w:pos="1"/>
                <w:tab w:val="left" w:pos="349"/>
                <w:tab w:val="left" w:pos="726"/>
                <w:tab w:val="left" w:pos="774"/>
                <w:tab w:val="left" w:pos="1058"/>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1908" w:hanging="828"/>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Tiempo de entrega de equipo médico reparado.</w:t>
            </w:r>
          </w:p>
          <w:p w14:paraId="4FAA277D" w14:textId="77777777" w:rsidR="009632CD" w:rsidRPr="00FE1278" w:rsidRDefault="009632CD" w:rsidP="00F85DA8">
            <w:pPr>
              <w:numPr>
                <w:ilvl w:val="0"/>
                <w:numId w:val="93"/>
              </w:numPr>
              <w:tabs>
                <w:tab w:val="left" w:pos="1"/>
                <w:tab w:val="left" w:pos="349"/>
                <w:tab w:val="left" w:pos="726"/>
                <w:tab w:val="left" w:pos="774"/>
                <w:tab w:val="left" w:pos="1058"/>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1908" w:hanging="850"/>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Para equipos sin convenio de mantenimiento, adjuntar certificado emitido por Fábrica que indique la representación de la marca.</w:t>
            </w:r>
          </w:p>
          <w:p w14:paraId="4DB9CCD6" w14:textId="77777777" w:rsidR="009632CD" w:rsidRPr="00FE1278" w:rsidRDefault="009632CD" w:rsidP="00F85DA8">
            <w:pPr>
              <w:numPr>
                <w:ilvl w:val="0"/>
                <w:numId w:val="94"/>
              </w:numPr>
              <w:tabs>
                <w:tab w:val="left" w:pos="1"/>
                <w:tab w:val="left" w:pos="34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Informar a través de Calendario de Microsoft Outlook el día coordinado para el retiro del equipo médico a:</w:t>
            </w:r>
          </w:p>
          <w:p w14:paraId="6BF41331" w14:textId="77777777" w:rsidR="009632CD" w:rsidRPr="00FE1278" w:rsidRDefault="009632CD" w:rsidP="00F85DA8">
            <w:pPr>
              <w:numPr>
                <w:ilvl w:val="0"/>
                <w:numId w:val="75"/>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782"/>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Jefe de Sub- Departamento de Activos Fijos.</w:t>
            </w:r>
          </w:p>
          <w:p w14:paraId="0D913CC2" w14:textId="77777777" w:rsidR="009632CD" w:rsidRPr="00FE1278" w:rsidRDefault="009632CD" w:rsidP="00F85DA8">
            <w:pPr>
              <w:numPr>
                <w:ilvl w:val="0"/>
                <w:numId w:val="75"/>
              </w:numPr>
              <w:tabs>
                <w:tab w:val="left" w:pos="1"/>
                <w:tab w:val="left" w:pos="360"/>
                <w:tab w:val="left" w:pos="726"/>
                <w:tab w:val="left" w:pos="774"/>
                <w:tab w:val="left" w:pos="1086"/>
                <w:tab w:val="left" w:pos="1451"/>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782"/>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Coordinador de Laboratorio de equipos médicos </w:t>
            </w:r>
          </w:p>
          <w:p w14:paraId="17D49EFE" w14:textId="77777777" w:rsidR="009632CD" w:rsidRPr="00FE1278" w:rsidRDefault="009632CD" w:rsidP="00F85DA8">
            <w:pPr>
              <w:numPr>
                <w:ilvl w:val="0"/>
                <w:numId w:val="75"/>
              </w:numPr>
              <w:tabs>
                <w:tab w:val="left" w:pos="1"/>
                <w:tab w:val="left" w:pos="360"/>
                <w:tab w:val="left" w:pos="726"/>
                <w:tab w:val="left" w:pos="1086"/>
                <w:tab w:val="left" w:pos="1451"/>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782"/>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Supervisor / Coordinador de Servicio clínico o de apoyo.</w:t>
            </w:r>
          </w:p>
          <w:p w14:paraId="52E438CF" w14:textId="77777777" w:rsidR="009632CD" w:rsidRPr="00FE1278" w:rsidRDefault="009632CD" w:rsidP="00F436E3">
            <w:pPr>
              <w:tabs>
                <w:tab w:val="left" w:pos="360"/>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3. Guardar Informe de mantenimiento (IM) en archivador de mantenimiento correspondiente ubicado en oficina de Sub-departamento de Ingeniería Biomédica.</w:t>
            </w:r>
          </w:p>
        </w:tc>
      </w:tr>
      <w:tr w:rsidR="009632CD" w:rsidRPr="00FE1278" w14:paraId="2F70F6B7" w14:textId="77777777" w:rsidTr="00F45EE2">
        <w:trPr>
          <w:trHeight w:val="338"/>
          <w:jc w:val="center"/>
        </w:trPr>
        <w:tc>
          <w:tcPr>
            <w:tcW w:w="759" w:type="pct"/>
          </w:tcPr>
          <w:p w14:paraId="595538A5"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356B051B"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Asignar</w:t>
            </w:r>
          </w:p>
        </w:tc>
        <w:tc>
          <w:tcPr>
            <w:tcW w:w="863" w:type="pct"/>
          </w:tcPr>
          <w:p w14:paraId="65AFBD9D"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220A23F4"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Coordinador de Laboratorio de equipos medicos</w:t>
            </w:r>
          </w:p>
        </w:tc>
        <w:tc>
          <w:tcPr>
            <w:tcW w:w="3378" w:type="pct"/>
          </w:tcPr>
          <w:p w14:paraId="7A11FB0A"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1"/>
              <w:jc w:val="both"/>
              <w:textAlignment w:val="baseline"/>
              <w:rPr>
                <w:rFonts w:ascii="Arial" w:eastAsia="Times New Roman" w:hAnsi="Arial" w:cs="Arial"/>
                <w:sz w:val="24"/>
                <w:szCs w:val="24"/>
                <w:lang w:val="es-CL" w:eastAsia="es-ES_tradnl"/>
              </w:rPr>
            </w:pPr>
          </w:p>
          <w:p w14:paraId="1ED89FB4" w14:textId="77777777" w:rsidR="009632CD" w:rsidRPr="00FE1278" w:rsidRDefault="009632CD" w:rsidP="00F85DA8">
            <w:pPr>
              <w:numPr>
                <w:ilvl w:val="0"/>
                <w:numId w:val="95"/>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Verificar correlativo de Requerimiento de asistencia técnica y asignar técnico de mantenimiento, el cual debe ser el mismo que de la Etapa Detectar falla.</w:t>
            </w:r>
          </w:p>
          <w:p w14:paraId="7773739C" w14:textId="77777777" w:rsidR="009632CD" w:rsidRPr="00FE1278" w:rsidRDefault="009632CD" w:rsidP="00F85DA8">
            <w:pPr>
              <w:numPr>
                <w:ilvl w:val="0"/>
                <w:numId w:val="95"/>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Informar vía email a Ingeniero de servicio el nombre de Tecnico de mantenimiento asignado (con copia de correo a técnico de mantenimiento correspondiente).</w:t>
            </w:r>
          </w:p>
          <w:p w14:paraId="232722DB" w14:textId="77777777" w:rsidR="009632CD" w:rsidRPr="00FE1278" w:rsidRDefault="009632CD" w:rsidP="00F85DA8">
            <w:pPr>
              <w:numPr>
                <w:ilvl w:val="0"/>
                <w:numId w:val="95"/>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Comunicar egreso de equipo médico (nombre, marca, modelo, serie) y el lugar por el cual se realizará el retiro a Jefe de Operaciones. </w:t>
            </w:r>
          </w:p>
        </w:tc>
      </w:tr>
      <w:tr w:rsidR="009632CD" w:rsidRPr="00FE1278" w14:paraId="03F368A3" w14:textId="77777777" w:rsidTr="00F45EE2">
        <w:trPr>
          <w:trHeight w:val="4584"/>
          <w:jc w:val="center"/>
        </w:trPr>
        <w:tc>
          <w:tcPr>
            <w:tcW w:w="759" w:type="pct"/>
          </w:tcPr>
          <w:p w14:paraId="1BB58514"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p>
          <w:p w14:paraId="1DBF0564"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Cs/>
                <w:sz w:val="24"/>
                <w:szCs w:val="24"/>
                <w:lang w:val="es-CL" w:eastAsia="es-ES_tradnl"/>
              </w:rPr>
              <w:t>Enviar</w:t>
            </w:r>
          </w:p>
          <w:p w14:paraId="443E9EDA"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tc>
        <w:tc>
          <w:tcPr>
            <w:tcW w:w="863" w:type="pct"/>
          </w:tcPr>
          <w:p w14:paraId="3160DCA6"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6BFDA2C5"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Técnico de mantenimiento</w:t>
            </w:r>
          </w:p>
        </w:tc>
        <w:tc>
          <w:tcPr>
            <w:tcW w:w="3378" w:type="pct"/>
          </w:tcPr>
          <w:p w14:paraId="7C5A50EE" w14:textId="77777777" w:rsidR="009632CD" w:rsidRPr="00FE1278" w:rsidRDefault="009632CD" w:rsidP="00F436E3">
            <w:pPr>
              <w:tabs>
                <w:tab w:val="left" w:pos="1"/>
                <w:tab w:val="left" w:pos="31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63"/>
              <w:jc w:val="both"/>
              <w:textAlignment w:val="baseline"/>
              <w:rPr>
                <w:rFonts w:ascii="Arial" w:eastAsia="Times New Roman" w:hAnsi="Arial" w:cs="Arial"/>
                <w:sz w:val="24"/>
                <w:szCs w:val="24"/>
                <w:lang w:val="es-CL" w:eastAsia="es-ES_tradnl"/>
              </w:rPr>
            </w:pPr>
          </w:p>
          <w:p w14:paraId="2FDFB3EC" w14:textId="77777777" w:rsidR="009632CD" w:rsidRPr="00FE1278" w:rsidRDefault="009632CD" w:rsidP="00F85DA8">
            <w:pPr>
              <w:numPr>
                <w:ilvl w:val="0"/>
                <w:numId w:val="96"/>
              </w:numPr>
              <w:tabs>
                <w:tab w:val="left" w:pos="1"/>
                <w:tab w:val="left" w:pos="317"/>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Retirar equipo médico de Servicio clínico o de apoyo con Acta de retiros (AR).</w:t>
            </w:r>
          </w:p>
          <w:p w14:paraId="34062925" w14:textId="77777777" w:rsidR="009632CD" w:rsidRPr="00FE1278" w:rsidRDefault="009632CD" w:rsidP="00F85DA8">
            <w:pPr>
              <w:numPr>
                <w:ilvl w:val="0"/>
                <w:numId w:val="96"/>
              </w:numPr>
              <w:tabs>
                <w:tab w:val="left" w:pos="1"/>
                <w:tab w:val="left" w:pos="317"/>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Entregar equipo médico a Servicio técnico externo con un ejemplar de Formulario de Salidas a Servicio técnico externo (FS).</w:t>
            </w:r>
          </w:p>
          <w:p w14:paraId="6B65440F" w14:textId="77777777" w:rsidR="009632CD" w:rsidRPr="00FE1278" w:rsidRDefault="009632CD" w:rsidP="00F85DA8">
            <w:pPr>
              <w:numPr>
                <w:ilvl w:val="0"/>
                <w:numId w:val="96"/>
              </w:numPr>
              <w:tabs>
                <w:tab w:val="left" w:pos="1"/>
                <w:tab w:val="left" w:pos="317"/>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Despachar a Servicio técnico externo en patio de maniobras entregando a Guardia de seguridad:</w:t>
            </w:r>
          </w:p>
          <w:p w14:paraId="26F0E890" w14:textId="77777777" w:rsidR="009632CD" w:rsidRPr="00FE1278" w:rsidRDefault="009632CD" w:rsidP="00F85DA8">
            <w:pPr>
              <w:numPr>
                <w:ilvl w:val="0"/>
                <w:numId w:val="87"/>
              </w:numPr>
              <w:tabs>
                <w:tab w:val="left" w:pos="1"/>
                <w:tab w:val="left" w:pos="360"/>
                <w:tab w:val="left" w:pos="45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Un ejemplar de Formulario de Salidas a Servicio técnico externo (FS).</w:t>
            </w:r>
          </w:p>
          <w:p w14:paraId="0316B28F" w14:textId="77777777" w:rsidR="009632CD" w:rsidRPr="00FE1278" w:rsidRDefault="009632CD" w:rsidP="00F85DA8">
            <w:pPr>
              <w:numPr>
                <w:ilvl w:val="0"/>
                <w:numId w:val="96"/>
              </w:numPr>
              <w:tabs>
                <w:tab w:val="left" w:pos="1"/>
                <w:tab w:val="left" w:pos="360"/>
                <w:tab w:val="left" w:pos="45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Informar vía email que se realizó el retiro del equipo médico.</w:t>
            </w:r>
          </w:p>
          <w:p w14:paraId="18CCCE0D" w14:textId="77777777" w:rsidR="009632CD" w:rsidRPr="00FE1278" w:rsidRDefault="009632CD" w:rsidP="00F85DA8">
            <w:pPr>
              <w:numPr>
                <w:ilvl w:val="0"/>
                <w:numId w:val="87"/>
              </w:numPr>
              <w:tabs>
                <w:tab w:val="left" w:pos="1"/>
                <w:tab w:val="left" w:pos="360"/>
                <w:tab w:val="left" w:pos="45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Ingeniero de servicio.</w:t>
            </w:r>
          </w:p>
          <w:p w14:paraId="040981C0" w14:textId="77777777" w:rsidR="009632CD" w:rsidRPr="00FE1278" w:rsidRDefault="009632CD" w:rsidP="00F85DA8">
            <w:pPr>
              <w:numPr>
                <w:ilvl w:val="0"/>
                <w:numId w:val="87"/>
              </w:numPr>
              <w:tabs>
                <w:tab w:val="left" w:pos="1"/>
                <w:tab w:val="left" w:pos="360"/>
                <w:tab w:val="left" w:pos="45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Coordinador de laboratorio de equipos médicos.</w:t>
            </w:r>
          </w:p>
          <w:p w14:paraId="7BC34FA1" w14:textId="77777777" w:rsidR="009632CD" w:rsidRPr="00FE1278" w:rsidRDefault="009632CD" w:rsidP="00F85DA8">
            <w:pPr>
              <w:numPr>
                <w:ilvl w:val="0"/>
                <w:numId w:val="96"/>
              </w:numPr>
              <w:tabs>
                <w:tab w:val="left" w:pos="1"/>
                <w:tab w:val="left" w:pos="360"/>
                <w:tab w:val="left" w:pos="45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Guardar en archivador de Equipos médicos en Servicio técnico externo ubicado en Laboratorio de equipos médicos:</w:t>
            </w:r>
          </w:p>
          <w:p w14:paraId="0ED2CC20" w14:textId="77777777" w:rsidR="009632CD" w:rsidRPr="00FE1278" w:rsidRDefault="009632CD" w:rsidP="00F85DA8">
            <w:pPr>
              <w:numPr>
                <w:ilvl w:val="0"/>
                <w:numId w:val="87"/>
              </w:numPr>
              <w:tabs>
                <w:tab w:val="left" w:pos="1"/>
                <w:tab w:val="left" w:pos="360"/>
                <w:tab w:val="left" w:pos="45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Formulario de Salidas a Servicio técnico externo, FS (1 ejemplar).</w:t>
            </w:r>
          </w:p>
          <w:p w14:paraId="47EDAC2F" w14:textId="77777777" w:rsidR="009632CD" w:rsidRPr="00FE1278" w:rsidRDefault="009632CD" w:rsidP="00F85DA8">
            <w:pPr>
              <w:numPr>
                <w:ilvl w:val="0"/>
                <w:numId w:val="87"/>
              </w:numPr>
              <w:tabs>
                <w:tab w:val="left" w:pos="1"/>
                <w:tab w:val="left" w:pos="360"/>
                <w:tab w:val="left" w:pos="45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Acta de retiros, AR (1 ejemplar).</w:t>
            </w:r>
          </w:p>
        </w:tc>
      </w:tr>
      <w:tr w:rsidR="009632CD" w:rsidRPr="00FE1278" w14:paraId="3351BE34" w14:textId="77777777" w:rsidTr="00F45EE2">
        <w:trPr>
          <w:trHeight w:val="615"/>
          <w:jc w:val="center"/>
        </w:trPr>
        <w:tc>
          <w:tcPr>
            <w:tcW w:w="759" w:type="pct"/>
          </w:tcPr>
          <w:p w14:paraId="2C01D55C"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p>
          <w:p w14:paraId="5D630156"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Cs/>
                <w:sz w:val="24"/>
                <w:szCs w:val="24"/>
                <w:lang w:val="es-CL" w:eastAsia="es-ES_tradnl"/>
              </w:rPr>
              <w:t>Evaluar costos</w:t>
            </w:r>
          </w:p>
        </w:tc>
        <w:tc>
          <w:tcPr>
            <w:tcW w:w="863" w:type="pct"/>
          </w:tcPr>
          <w:p w14:paraId="3A37350E"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72FB3ABE"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Ingeniero de Servicio</w:t>
            </w:r>
          </w:p>
        </w:tc>
        <w:tc>
          <w:tcPr>
            <w:tcW w:w="3378" w:type="pct"/>
          </w:tcPr>
          <w:p w14:paraId="2B097101" w14:textId="77777777" w:rsidR="009632CD" w:rsidRPr="00FE1278" w:rsidRDefault="009632CD" w:rsidP="00F85DA8">
            <w:pPr>
              <w:numPr>
                <w:ilvl w:val="0"/>
                <w:numId w:val="97"/>
              </w:numPr>
              <w:tabs>
                <w:tab w:val="left" w:pos="1"/>
                <w:tab w:val="left" w:pos="317"/>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Realizar informe técnico de mantenimiento (IT), una vez enviado el Presupuesto (P) por Servicio técnico externo y solicitar la firma a Supervisor / Coordinador de Servicio clínico o de apoyo (para valores de Presupuestos igual o mayor al valor del 50% de la compra del equipo médico, ver </w:t>
            </w:r>
            <w:r w:rsidRPr="00FE1278">
              <w:rPr>
                <w:rFonts w:ascii="Arial" w:eastAsia="Times New Roman" w:hAnsi="Arial" w:cs="Arial"/>
                <w:i/>
                <w:sz w:val="24"/>
                <w:szCs w:val="24"/>
                <w:lang w:val="es-CL" w:eastAsia="es-ES_tradnl"/>
              </w:rPr>
              <w:t>6.5 Contingencias</w:t>
            </w:r>
            <w:r w:rsidRPr="00FE1278">
              <w:rPr>
                <w:rFonts w:ascii="Arial" w:eastAsia="Times New Roman" w:hAnsi="Arial" w:cs="Arial"/>
                <w:sz w:val="24"/>
                <w:szCs w:val="24"/>
                <w:lang w:val="es-CL" w:eastAsia="es-ES_tradnl"/>
              </w:rPr>
              <w:t>).</w:t>
            </w:r>
          </w:p>
          <w:p w14:paraId="2440EF15" w14:textId="77777777" w:rsidR="009632CD" w:rsidRPr="00FE1278" w:rsidRDefault="009632CD" w:rsidP="00F85DA8">
            <w:pPr>
              <w:numPr>
                <w:ilvl w:val="0"/>
                <w:numId w:val="97"/>
              </w:numPr>
              <w:tabs>
                <w:tab w:val="left" w:pos="1"/>
                <w:tab w:val="left" w:pos="317"/>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Completar formulario de Requerimiento de compra (RC) con Presupuesto (P) de Servicio técnico externo y firma de Jefe de Sub Departamento de Ingeniería Biomédica y enviar a Ingeniero Coordinador de gestión de mantenimiento adjuntando:</w:t>
            </w:r>
          </w:p>
          <w:p w14:paraId="6A20C98D" w14:textId="77777777" w:rsidR="009632CD" w:rsidRPr="00FE1278" w:rsidRDefault="009632CD" w:rsidP="00F85DA8">
            <w:pPr>
              <w:numPr>
                <w:ilvl w:val="0"/>
                <w:numId w:val="78"/>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798"/>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Un ejemplar del Presupuesto (P).</w:t>
            </w:r>
          </w:p>
          <w:p w14:paraId="06E106A9" w14:textId="77777777" w:rsidR="009632CD" w:rsidRPr="00FE1278" w:rsidRDefault="009632CD" w:rsidP="00F85DA8">
            <w:pPr>
              <w:numPr>
                <w:ilvl w:val="0"/>
                <w:numId w:val="78"/>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798"/>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Un ejemplar de Informe técnico (IT).</w:t>
            </w:r>
          </w:p>
          <w:p w14:paraId="01C92C1C" w14:textId="77777777" w:rsidR="009632CD" w:rsidRPr="00FE1278" w:rsidRDefault="009632CD" w:rsidP="00F436E3">
            <w:pPr>
              <w:tabs>
                <w:tab w:val="left" w:pos="1"/>
                <w:tab w:val="left" w:pos="360"/>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3.   Guardar en Archivador de mantenimiento correspondiente:</w:t>
            </w:r>
          </w:p>
          <w:p w14:paraId="1DADCFD1" w14:textId="77777777" w:rsidR="009632CD" w:rsidRPr="00FE1278" w:rsidRDefault="009632CD" w:rsidP="00F85DA8">
            <w:pPr>
              <w:numPr>
                <w:ilvl w:val="0"/>
                <w:numId w:val="80"/>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Informe técnico (IT)</w:t>
            </w:r>
          </w:p>
          <w:p w14:paraId="300A4DC2" w14:textId="77777777" w:rsidR="009632CD" w:rsidRPr="00FE1278" w:rsidRDefault="009632CD" w:rsidP="00F85DA8">
            <w:pPr>
              <w:numPr>
                <w:ilvl w:val="0"/>
                <w:numId w:val="80"/>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Acta de entrega (AR)</w:t>
            </w:r>
          </w:p>
          <w:p w14:paraId="1655EB3D" w14:textId="77777777" w:rsidR="009632CD" w:rsidRPr="00FE1278" w:rsidRDefault="009632CD" w:rsidP="00F436E3">
            <w:pPr>
              <w:tabs>
                <w:tab w:val="left" w:pos="349"/>
                <w:tab w:val="left" w:pos="774"/>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4.  Agendar en calendario de Microsoft Outlook el día a realizar el mantenimiento correctivo tomando en </w:t>
            </w:r>
            <w:r w:rsidRPr="00FE1278">
              <w:rPr>
                <w:rFonts w:ascii="Arial" w:eastAsia="Times New Roman" w:hAnsi="Arial" w:cs="Arial"/>
                <w:sz w:val="24"/>
                <w:szCs w:val="24"/>
                <w:lang w:val="es-CL" w:eastAsia="es-ES_tradnl"/>
              </w:rPr>
              <w:lastRenderedPageBreak/>
              <w:t>consideración los días especificados en Requerimiento de compra (RC) y el tiempo de entrega del equipo médico reparado invitando en la agenda a:</w:t>
            </w:r>
          </w:p>
          <w:p w14:paraId="792E3BE1" w14:textId="77777777" w:rsidR="009632CD" w:rsidRPr="00FE1278" w:rsidRDefault="009632CD" w:rsidP="00F85DA8">
            <w:pPr>
              <w:numPr>
                <w:ilvl w:val="0"/>
                <w:numId w:val="82"/>
              </w:numPr>
              <w:tabs>
                <w:tab w:val="left" w:pos="1"/>
                <w:tab w:val="left" w:pos="34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Técnico de mantenimiento asignado</w:t>
            </w:r>
          </w:p>
          <w:p w14:paraId="7DBC13D5" w14:textId="77777777" w:rsidR="009632CD" w:rsidRPr="00FE1278" w:rsidRDefault="009632CD" w:rsidP="00F85DA8">
            <w:pPr>
              <w:numPr>
                <w:ilvl w:val="0"/>
                <w:numId w:val="82"/>
              </w:numPr>
              <w:tabs>
                <w:tab w:val="left" w:pos="1"/>
                <w:tab w:val="left" w:pos="34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Ingeniero de Laboratorio de equipos medicos</w:t>
            </w:r>
          </w:p>
        </w:tc>
      </w:tr>
      <w:tr w:rsidR="009632CD" w:rsidRPr="00FE1278" w14:paraId="64E84278" w14:textId="77777777" w:rsidTr="00F45EE2">
        <w:trPr>
          <w:trHeight w:val="369"/>
          <w:jc w:val="center"/>
        </w:trPr>
        <w:tc>
          <w:tcPr>
            <w:tcW w:w="5000" w:type="pct"/>
            <w:gridSpan w:val="3"/>
          </w:tcPr>
          <w:p w14:paraId="61FA930D" w14:textId="77777777" w:rsidR="009632CD" w:rsidRPr="00FE1278" w:rsidRDefault="009632CD" w:rsidP="00F436E3">
            <w:pPr>
              <w:tabs>
                <w:tab w:val="left" w:pos="1"/>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
                <w:sz w:val="24"/>
                <w:szCs w:val="24"/>
                <w:lang w:val="es-CL" w:eastAsia="es-ES_tradnl"/>
              </w:rPr>
            </w:pPr>
            <w:r w:rsidRPr="00FE1278">
              <w:rPr>
                <w:rFonts w:ascii="Arial" w:eastAsia="Times New Roman" w:hAnsi="Arial" w:cs="Arial"/>
                <w:b/>
                <w:sz w:val="24"/>
                <w:szCs w:val="24"/>
                <w:lang w:val="es-CL" w:eastAsia="es-ES_tradnl"/>
              </w:rPr>
              <w:lastRenderedPageBreak/>
              <w:t>Etapa Gestionar Compra</w:t>
            </w:r>
          </w:p>
        </w:tc>
      </w:tr>
      <w:tr w:rsidR="009632CD" w:rsidRPr="00FE1278" w14:paraId="526EE1DC" w14:textId="77777777" w:rsidTr="00F45EE2">
        <w:trPr>
          <w:trHeight w:val="914"/>
          <w:jc w:val="center"/>
        </w:trPr>
        <w:tc>
          <w:tcPr>
            <w:tcW w:w="759" w:type="pct"/>
          </w:tcPr>
          <w:p w14:paraId="3D4AF34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p>
          <w:p w14:paraId="7F62A92D"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Cs/>
                <w:sz w:val="24"/>
                <w:szCs w:val="24"/>
                <w:lang w:val="es-CL" w:eastAsia="es-ES_tradnl"/>
              </w:rPr>
              <w:t>Recepcionar</w:t>
            </w:r>
          </w:p>
        </w:tc>
        <w:tc>
          <w:tcPr>
            <w:tcW w:w="863" w:type="pct"/>
          </w:tcPr>
          <w:p w14:paraId="070115C4"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4FACC1C4"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Técnico de mantenimiento</w:t>
            </w:r>
          </w:p>
        </w:tc>
        <w:tc>
          <w:tcPr>
            <w:tcW w:w="3378" w:type="pct"/>
          </w:tcPr>
          <w:p w14:paraId="31925392" w14:textId="77777777" w:rsidR="009632CD" w:rsidRPr="00FE1278" w:rsidRDefault="009632CD" w:rsidP="00F436E3">
            <w:pPr>
              <w:tabs>
                <w:tab w:val="left" w:pos="1"/>
                <w:tab w:val="left" w:pos="20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  </w:t>
            </w:r>
          </w:p>
          <w:p w14:paraId="559CD9EF" w14:textId="77777777" w:rsidR="009632CD" w:rsidRPr="00FE1278" w:rsidRDefault="009632CD" w:rsidP="00F85DA8">
            <w:pPr>
              <w:numPr>
                <w:ilvl w:val="0"/>
                <w:numId w:val="98"/>
              </w:numPr>
              <w:tabs>
                <w:tab w:val="left" w:pos="1"/>
                <w:tab w:val="left" w:pos="207"/>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207" w:hanging="207"/>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Recibir el equipo médico el cual debe ser recepcionado en conjunto con:</w:t>
            </w:r>
          </w:p>
          <w:p w14:paraId="7D61941E" w14:textId="77777777" w:rsidR="009632CD" w:rsidRPr="00FE1278" w:rsidRDefault="009632CD" w:rsidP="00F85DA8">
            <w:pPr>
              <w:numPr>
                <w:ilvl w:val="0"/>
                <w:numId w:val="88"/>
              </w:numPr>
              <w:tabs>
                <w:tab w:val="left" w:pos="1"/>
                <w:tab w:val="left" w:pos="207"/>
                <w:tab w:val="left" w:pos="360"/>
                <w:tab w:val="left" w:pos="633"/>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Informe técnico de mantenimiento correctivo de Servicio técnico externo (ITE). </w:t>
            </w:r>
          </w:p>
          <w:p w14:paraId="237C2B20" w14:textId="77777777" w:rsidR="009632CD" w:rsidRPr="00FE1278" w:rsidRDefault="009632CD" w:rsidP="00F85DA8">
            <w:pPr>
              <w:numPr>
                <w:ilvl w:val="0"/>
                <w:numId w:val="88"/>
              </w:numPr>
              <w:tabs>
                <w:tab w:val="left" w:pos="1"/>
                <w:tab w:val="left" w:pos="207"/>
                <w:tab w:val="left" w:pos="360"/>
                <w:tab w:val="left" w:pos="633"/>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Verificar los accesorios del equipo con Formulario de Salidas a Servicio técnico externo (FS) (guardado en archivador de Equipos médicos en Servicio técnico externo).</w:t>
            </w:r>
          </w:p>
          <w:p w14:paraId="6D8F3793" w14:textId="77777777" w:rsidR="009632CD" w:rsidRPr="00FE1278" w:rsidRDefault="009632CD" w:rsidP="00F85DA8">
            <w:pPr>
              <w:numPr>
                <w:ilvl w:val="0"/>
                <w:numId w:val="98"/>
              </w:numPr>
              <w:tabs>
                <w:tab w:val="left" w:pos="1"/>
                <w:tab w:val="left" w:pos="34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Verificar funcionalidad de equipo médico con simuladores de pacientes o analizadores de parámetros.</w:t>
            </w:r>
          </w:p>
          <w:p w14:paraId="2A53F126" w14:textId="77777777" w:rsidR="009632CD" w:rsidRPr="00FE1278" w:rsidRDefault="009632CD" w:rsidP="00F85DA8">
            <w:pPr>
              <w:numPr>
                <w:ilvl w:val="0"/>
                <w:numId w:val="98"/>
              </w:numPr>
              <w:tabs>
                <w:tab w:val="left" w:pos="1"/>
                <w:tab w:val="left" w:pos="34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207" w:hanging="207"/>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Entregar equipo médico a Servicio clínico o de apoyo con Acta de entrega (AE) (describir en </w:t>
            </w:r>
            <w:r w:rsidRPr="00FE1278">
              <w:rPr>
                <w:rFonts w:ascii="Arial" w:eastAsia="Times New Roman" w:hAnsi="Arial" w:cs="Arial"/>
                <w:i/>
                <w:sz w:val="24"/>
                <w:szCs w:val="24"/>
                <w:lang w:val="es-CL" w:eastAsia="es-ES_tradnl"/>
              </w:rPr>
              <w:t>Motivo</w:t>
            </w:r>
            <w:r w:rsidRPr="00FE1278">
              <w:rPr>
                <w:rFonts w:ascii="Arial" w:eastAsia="Times New Roman" w:hAnsi="Arial" w:cs="Arial"/>
                <w:sz w:val="24"/>
                <w:szCs w:val="24"/>
                <w:lang w:val="es-CL" w:eastAsia="es-ES_tradnl"/>
              </w:rPr>
              <w:t xml:space="preserve"> un resumen de la revisión).</w:t>
            </w:r>
          </w:p>
          <w:p w14:paraId="71570443" w14:textId="77777777" w:rsidR="009632CD" w:rsidRPr="00FE1278" w:rsidRDefault="009632CD" w:rsidP="00F85DA8">
            <w:pPr>
              <w:numPr>
                <w:ilvl w:val="0"/>
                <w:numId w:val="98"/>
              </w:numPr>
              <w:tabs>
                <w:tab w:val="left" w:pos="1"/>
                <w:tab w:val="left" w:pos="34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207" w:hanging="207"/>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Informar la recepción y operatividad de equipo médico (EM) a:</w:t>
            </w:r>
          </w:p>
          <w:p w14:paraId="324B66CB" w14:textId="77777777" w:rsidR="009632CD" w:rsidRPr="00FE1278" w:rsidRDefault="009632CD" w:rsidP="00F85DA8">
            <w:pPr>
              <w:numPr>
                <w:ilvl w:val="0"/>
                <w:numId w:val="91"/>
              </w:numPr>
              <w:tabs>
                <w:tab w:val="left" w:pos="1"/>
                <w:tab w:val="left" w:pos="34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Coordinador de Laboratorio de equipos medicos a través de email </w:t>
            </w:r>
          </w:p>
          <w:p w14:paraId="11B33551" w14:textId="77777777" w:rsidR="009632CD" w:rsidRPr="00FE1278" w:rsidRDefault="009632CD" w:rsidP="00F85DA8">
            <w:pPr>
              <w:numPr>
                <w:ilvl w:val="0"/>
                <w:numId w:val="90"/>
              </w:numPr>
              <w:tabs>
                <w:tab w:val="left" w:pos="1"/>
                <w:tab w:val="left" w:pos="34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Ingeniero de Servicio entregando:</w:t>
            </w:r>
          </w:p>
          <w:p w14:paraId="2311276A" w14:textId="77777777" w:rsidR="009632CD" w:rsidRPr="00FE1278" w:rsidRDefault="009632CD" w:rsidP="00F85DA8">
            <w:pPr>
              <w:numPr>
                <w:ilvl w:val="0"/>
                <w:numId w:val="92"/>
              </w:numPr>
              <w:tabs>
                <w:tab w:val="left" w:pos="1"/>
                <w:tab w:val="left" w:pos="34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Formulario de Salidas a Servicio técnico externo (FS),</w:t>
            </w:r>
          </w:p>
          <w:p w14:paraId="6421CFD1" w14:textId="77777777" w:rsidR="009632CD" w:rsidRPr="00FE1278" w:rsidRDefault="009632CD" w:rsidP="00F85DA8">
            <w:pPr>
              <w:numPr>
                <w:ilvl w:val="0"/>
                <w:numId w:val="92"/>
              </w:numPr>
              <w:tabs>
                <w:tab w:val="left" w:pos="1"/>
                <w:tab w:val="left" w:pos="34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Acta de retiro (AR).</w:t>
            </w:r>
          </w:p>
          <w:p w14:paraId="002E7B9E" w14:textId="77777777" w:rsidR="009632CD" w:rsidRPr="00FE1278" w:rsidRDefault="009632CD" w:rsidP="00F85DA8">
            <w:pPr>
              <w:numPr>
                <w:ilvl w:val="0"/>
                <w:numId w:val="92"/>
              </w:numPr>
              <w:tabs>
                <w:tab w:val="left" w:pos="1"/>
                <w:tab w:val="left" w:pos="34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Acta de entrega (AE).</w:t>
            </w:r>
          </w:p>
          <w:p w14:paraId="12490516" w14:textId="77777777" w:rsidR="009632CD" w:rsidRPr="00FE1278" w:rsidRDefault="009632CD" w:rsidP="00F85DA8">
            <w:pPr>
              <w:numPr>
                <w:ilvl w:val="0"/>
                <w:numId w:val="92"/>
              </w:numPr>
              <w:tabs>
                <w:tab w:val="left" w:pos="1"/>
                <w:tab w:val="left" w:pos="34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Informe técnico de mantenimiento correctivo de Servicio técnico externo (ITE).                                                                                                                                                                                      </w:t>
            </w:r>
          </w:p>
          <w:p w14:paraId="1654E8AD" w14:textId="77777777" w:rsidR="009632CD" w:rsidRPr="00FE1278" w:rsidRDefault="009632CD" w:rsidP="00F85DA8">
            <w:pPr>
              <w:numPr>
                <w:ilvl w:val="0"/>
                <w:numId w:val="98"/>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Etiquetar y almacenar en descartes los repuestos y/o accesorios en mal estado con el nombre del repuesto y el equipo al cual pertenece.</w:t>
            </w:r>
          </w:p>
        </w:tc>
      </w:tr>
      <w:tr w:rsidR="009632CD" w:rsidRPr="00FE1278" w14:paraId="55F9B4C5" w14:textId="77777777" w:rsidTr="00F45EE2">
        <w:trPr>
          <w:trHeight w:val="346"/>
          <w:jc w:val="center"/>
        </w:trPr>
        <w:tc>
          <w:tcPr>
            <w:tcW w:w="759" w:type="pct"/>
          </w:tcPr>
          <w:p w14:paraId="02DB9CFC"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ES_tradnl" w:eastAsia="es-ES_tradnl"/>
              </w:rPr>
            </w:pPr>
          </w:p>
          <w:p w14:paraId="3E220FFE"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ES_tradnl" w:eastAsia="es-ES_tradnl"/>
              </w:rPr>
            </w:pPr>
            <w:r w:rsidRPr="00FE1278">
              <w:rPr>
                <w:rFonts w:ascii="Arial" w:eastAsia="Times New Roman" w:hAnsi="Arial" w:cs="Arial"/>
                <w:bCs/>
                <w:sz w:val="24"/>
                <w:szCs w:val="24"/>
                <w:lang w:val="es-ES_tradnl" w:eastAsia="es-ES_tradnl"/>
              </w:rPr>
              <w:t>Documentar</w:t>
            </w:r>
          </w:p>
        </w:tc>
        <w:tc>
          <w:tcPr>
            <w:tcW w:w="863" w:type="pct"/>
          </w:tcPr>
          <w:p w14:paraId="3BCC4FB4"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281A815C"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Ingeniero de Servicio</w:t>
            </w:r>
          </w:p>
        </w:tc>
        <w:tc>
          <w:tcPr>
            <w:tcW w:w="3378" w:type="pct"/>
          </w:tcPr>
          <w:p w14:paraId="1BE17F84" w14:textId="77777777" w:rsidR="009632CD" w:rsidRPr="00FE1278" w:rsidRDefault="009632CD" w:rsidP="00F436E3">
            <w:pPr>
              <w:tabs>
                <w:tab w:val="left" w:pos="0"/>
                <w:tab w:val="left" w:pos="207"/>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jc w:val="both"/>
              <w:textAlignment w:val="baseline"/>
              <w:rPr>
                <w:rFonts w:ascii="Arial" w:eastAsia="Times New Roman" w:hAnsi="Arial" w:cs="Arial"/>
                <w:sz w:val="24"/>
                <w:szCs w:val="24"/>
                <w:lang w:val="es-CL" w:eastAsia="es-ES_tradnl"/>
              </w:rPr>
            </w:pPr>
          </w:p>
          <w:p w14:paraId="34E59D4E" w14:textId="77777777" w:rsidR="009632CD" w:rsidRPr="00FE1278" w:rsidRDefault="009632CD" w:rsidP="00F85DA8">
            <w:pPr>
              <w:numPr>
                <w:ilvl w:val="0"/>
                <w:numId w:val="99"/>
              </w:numPr>
              <w:tabs>
                <w:tab w:val="left" w:pos="1"/>
                <w:tab w:val="left" w:pos="34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Informar ingreso de equipo médico a Jefe de Sub Departamento de Activos Fijos.</w:t>
            </w:r>
          </w:p>
          <w:p w14:paraId="67D09592" w14:textId="77777777" w:rsidR="009632CD" w:rsidRPr="00FE1278" w:rsidRDefault="009632CD" w:rsidP="00F85DA8">
            <w:pPr>
              <w:numPr>
                <w:ilvl w:val="0"/>
                <w:numId w:val="99"/>
              </w:numPr>
              <w:tabs>
                <w:tab w:val="left" w:pos="1"/>
                <w:tab w:val="left" w:pos="34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lastRenderedPageBreak/>
              <w:t>Solicitar el número de factura vía email a Servicio técnico externo y completar Acta de recepción de servicios (ARS).</w:t>
            </w:r>
          </w:p>
          <w:p w14:paraId="4806F2E2" w14:textId="77777777" w:rsidR="009632CD" w:rsidRPr="00FE1278" w:rsidRDefault="009632CD" w:rsidP="00F85DA8">
            <w:pPr>
              <w:numPr>
                <w:ilvl w:val="0"/>
                <w:numId w:val="99"/>
              </w:numPr>
              <w:tabs>
                <w:tab w:val="left" w:pos="1"/>
                <w:tab w:val="left" w:pos="34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Informar de operatividad de equipo médico a </w:t>
            </w:r>
            <w:r w:rsidRPr="00FE1278">
              <w:rPr>
                <w:rFonts w:ascii="Arial" w:eastAsia="Times New Roman" w:hAnsi="Arial" w:cs="Arial"/>
                <w:sz w:val="24"/>
                <w:szCs w:val="24"/>
                <w:lang w:val="es-ES_tradnl" w:eastAsia="es-ES_tradnl"/>
              </w:rPr>
              <w:t>Supervisor/Coordinador de Servicio clínico o de Apoyo</w:t>
            </w:r>
            <w:r w:rsidRPr="00FE1278">
              <w:rPr>
                <w:rFonts w:ascii="Arial" w:eastAsia="Times New Roman" w:hAnsi="Arial" w:cs="Arial"/>
                <w:sz w:val="24"/>
                <w:szCs w:val="24"/>
                <w:lang w:val="es-CL" w:eastAsia="es-ES_tradnl"/>
              </w:rPr>
              <w:t xml:space="preserve"> con copia en correo a   Coordinador de Laboratorio de equipos médicos indicando:</w:t>
            </w:r>
          </w:p>
          <w:p w14:paraId="4DA090B5" w14:textId="77777777" w:rsidR="009632CD" w:rsidRPr="00FE1278" w:rsidRDefault="009632CD" w:rsidP="00F85DA8">
            <w:pPr>
              <w:numPr>
                <w:ilvl w:val="0"/>
                <w:numId w:val="61"/>
              </w:numPr>
              <w:tabs>
                <w:tab w:val="left" w:pos="1"/>
                <w:tab w:val="left" w:pos="207"/>
                <w:tab w:val="left" w:pos="317"/>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39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Reporte de falla de usuario.</w:t>
            </w:r>
          </w:p>
          <w:p w14:paraId="23DC49F8" w14:textId="77777777" w:rsidR="009632CD" w:rsidRPr="00FE1278" w:rsidRDefault="009632CD" w:rsidP="00F85DA8">
            <w:pPr>
              <w:numPr>
                <w:ilvl w:val="0"/>
                <w:numId w:val="61"/>
              </w:numPr>
              <w:tabs>
                <w:tab w:val="left" w:pos="1"/>
                <w:tab w:val="left" w:pos="207"/>
                <w:tab w:val="left" w:pos="317"/>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39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Reporte técnico.</w:t>
            </w:r>
          </w:p>
          <w:p w14:paraId="550E7D3E" w14:textId="77777777" w:rsidR="009632CD" w:rsidRPr="00FE1278" w:rsidRDefault="009632CD" w:rsidP="00F85DA8">
            <w:pPr>
              <w:numPr>
                <w:ilvl w:val="0"/>
                <w:numId w:val="61"/>
              </w:numPr>
              <w:tabs>
                <w:tab w:val="left" w:pos="1"/>
                <w:tab w:val="left" w:pos="207"/>
                <w:tab w:val="left" w:pos="317"/>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39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Actividades realizadas para la operatividad del equipo médico.</w:t>
            </w:r>
          </w:p>
          <w:p w14:paraId="27E79EAC" w14:textId="77777777" w:rsidR="009632CD" w:rsidRPr="00FE1278" w:rsidRDefault="009632CD" w:rsidP="00F85DA8">
            <w:pPr>
              <w:numPr>
                <w:ilvl w:val="0"/>
                <w:numId w:val="61"/>
              </w:numPr>
              <w:tabs>
                <w:tab w:val="left" w:pos="1"/>
                <w:tab w:val="left" w:pos="207"/>
                <w:tab w:val="left" w:pos="317"/>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42" w:hanging="39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Operatividad del equipo médico.</w:t>
            </w:r>
          </w:p>
          <w:p w14:paraId="7BBEFC94" w14:textId="77777777" w:rsidR="009632CD" w:rsidRPr="00FE1278" w:rsidRDefault="009632CD" w:rsidP="00F85DA8">
            <w:pPr>
              <w:numPr>
                <w:ilvl w:val="0"/>
                <w:numId w:val="95"/>
              </w:numPr>
              <w:tabs>
                <w:tab w:val="left" w:pos="1"/>
                <w:tab w:val="left" w:pos="34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Entregar los siguientes documentos a Jefe de Sub-Departamento de Ingenieria Biomédica:</w:t>
            </w:r>
          </w:p>
          <w:p w14:paraId="68ECC0A2" w14:textId="77777777" w:rsidR="009632CD" w:rsidRPr="00FE1278" w:rsidRDefault="009632CD" w:rsidP="00F85DA8">
            <w:pPr>
              <w:numPr>
                <w:ilvl w:val="0"/>
                <w:numId w:val="89"/>
              </w:numPr>
              <w:tabs>
                <w:tab w:val="left" w:pos="1"/>
                <w:tab w:val="left" w:pos="34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Acta de recepción de Servicios (ARS).</w:t>
            </w:r>
          </w:p>
          <w:p w14:paraId="5DA70541" w14:textId="77777777" w:rsidR="009632CD" w:rsidRPr="00FE1278" w:rsidRDefault="009632CD" w:rsidP="00F85DA8">
            <w:pPr>
              <w:numPr>
                <w:ilvl w:val="0"/>
                <w:numId w:val="89"/>
              </w:numPr>
              <w:tabs>
                <w:tab w:val="left" w:pos="1"/>
                <w:tab w:val="left" w:pos="34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Informe técnico de mantenimiento correctivo de Servicio técnico externo (ITE), un ejemplar.</w:t>
            </w:r>
          </w:p>
          <w:p w14:paraId="6B8178DC" w14:textId="77777777" w:rsidR="009632CD" w:rsidRPr="00FE1278" w:rsidRDefault="009632CD" w:rsidP="00F85DA8">
            <w:pPr>
              <w:numPr>
                <w:ilvl w:val="0"/>
                <w:numId w:val="95"/>
              </w:numPr>
              <w:tabs>
                <w:tab w:val="left" w:pos="1"/>
                <w:tab w:val="left" w:pos="207"/>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  Guardar en Archivador de mantenimiento correspondiente, 1 ejemplar lo siguiente:</w:t>
            </w:r>
          </w:p>
          <w:p w14:paraId="61067F7D" w14:textId="77777777" w:rsidR="009632CD" w:rsidRPr="00FE1278" w:rsidRDefault="009632CD" w:rsidP="00F85DA8">
            <w:pPr>
              <w:numPr>
                <w:ilvl w:val="1"/>
                <w:numId w:val="76"/>
              </w:numPr>
              <w:tabs>
                <w:tab w:val="left" w:pos="1"/>
                <w:tab w:val="left" w:pos="207"/>
                <w:tab w:val="left" w:pos="360"/>
                <w:tab w:val="left" w:pos="726"/>
                <w:tab w:val="left" w:pos="774"/>
                <w:tab w:val="left" w:pos="91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41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Formulario de Salidas a Servicio técnico externo, FS (un ejemplar).</w:t>
            </w:r>
          </w:p>
          <w:p w14:paraId="5155CA15" w14:textId="77777777" w:rsidR="009632CD" w:rsidRPr="00FE1278" w:rsidRDefault="009632CD" w:rsidP="00F85DA8">
            <w:pPr>
              <w:numPr>
                <w:ilvl w:val="1"/>
                <w:numId w:val="76"/>
              </w:numPr>
              <w:tabs>
                <w:tab w:val="left" w:pos="1"/>
                <w:tab w:val="left" w:pos="207"/>
                <w:tab w:val="left" w:pos="360"/>
                <w:tab w:val="left" w:pos="726"/>
                <w:tab w:val="left" w:pos="774"/>
                <w:tab w:val="left" w:pos="91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41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Acta de retiros, AR (un ejemplar).</w:t>
            </w:r>
          </w:p>
          <w:p w14:paraId="63366224" w14:textId="77777777" w:rsidR="009632CD" w:rsidRPr="00FE1278" w:rsidRDefault="009632CD" w:rsidP="00F85DA8">
            <w:pPr>
              <w:numPr>
                <w:ilvl w:val="1"/>
                <w:numId w:val="76"/>
              </w:numPr>
              <w:tabs>
                <w:tab w:val="left" w:pos="1"/>
                <w:tab w:val="left" w:pos="207"/>
                <w:tab w:val="left" w:pos="360"/>
                <w:tab w:val="left" w:pos="726"/>
                <w:tab w:val="left" w:pos="774"/>
                <w:tab w:val="left" w:pos="91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41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Informe técnico de mantenimiento correctivo de servicio técnico externo, ITE (un ejemplar).</w:t>
            </w:r>
          </w:p>
          <w:p w14:paraId="385FE91A" w14:textId="77777777" w:rsidR="009632CD" w:rsidRPr="00FE1278" w:rsidRDefault="009632CD" w:rsidP="00F85DA8">
            <w:pPr>
              <w:numPr>
                <w:ilvl w:val="1"/>
                <w:numId w:val="76"/>
              </w:numPr>
              <w:tabs>
                <w:tab w:val="left" w:pos="1"/>
                <w:tab w:val="left" w:pos="207"/>
                <w:tab w:val="left" w:pos="360"/>
                <w:tab w:val="left" w:pos="726"/>
                <w:tab w:val="left" w:pos="774"/>
                <w:tab w:val="left" w:pos="91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41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Informe técnico, IT (un ejemplar).</w:t>
            </w:r>
          </w:p>
          <w:p w14:paraId="527E651C" w14:textId="77777777" w:rsidR="009632CD" w:rsidRPr="00FE1278" w:rsidRDefault="009632CD" w:rsidP="00F85DA8">
            <w:pPr>
              <w:numPr>
                <w:ilvl w:val="1"/>
                <w:numId w:val="76"/>
              </w:numPr>
              <w:tabs>
                <w:tab w:val="left" w:pos="1"/>
                <w:tab w:val="left" w:pos="207"/>
                <w:tab w:val="left" w:pos="360"/>
                <w:tab w:val="left" w:pos="726"/>
                <w:tab w:val="left" w:pos="774"/>
                <w:tab w:val="left" w:pos="91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414"/>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Acta de entregas, AE (un ejemplar).</w:t>
            </w:r>
          </w:p>
        </w:tc>
      </w:tr>
      <w:tr w:rsidR="009632CD" w:rsidRPr="00FE1278" w14:paraId="387FBB98" w14:textId="77777777" w:rsidTr="00F45EE2">
        <w:trPr>
          <w:trHeight w:val="570"/>
          <w:jc w:val="center"/>
        </w:trPr>
        <w:tc>
          <w:tcPr>
            <w:tcW w:w="759" w:type="pct"/>
          </w:tcPr>
          <w:p w14:paraId="6798BBFC"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ES_tradnl" w:eastAsia="es-ES_tradnl"/>
              </w:rPr>
            </w:pPr>
          </w:p>
          <w:p w14:paraId="6970AB4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bCs/>
                <w:sz w:val="24"/>
                <w:szCs w:val="24"/>
                <w:lang w:val="es-ES_tradnl" w:eastAsia="es-ES_tradnl"/>
              </w:rPr>
            </w:pPr>
            <w:r w:rsidRPr="00FE1278">
              <w:rPr>
                <w:rFonts w:ascii="Arial" w:eastAsia="Times New Roman" w:hAnsi="Arial" w:cs="Arial"/>
                <w:bCs/>
                <w:sz w:val="24"/>
                <w:szCs w:val="24"/>
                <w:lang w:val="es-ES_tradnl" w:eastAsia="es-ES_tradnl"/>
              </w:rPr>
              <w:t>Autorizar</w:t>
            </w:r>
          </w:p>
        </w:tc>
        <w:tc>
          <w:tcPr>
            <w:tcW w:w="863" w:type="pct"/>
          </w:tcPr>
          <w:p w14:paraId="2266CE5B"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5D07488E"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Jefe de Sub-departamento de Ingenieria Biomédica</w:t>
            </w:r>
          </w:p>
        </w:tc>
        <w:tc>
          <w:tcPr>
            <w:tcW w:w="3378" w:type="pct"/>
          </w:tcPr>
          <w:p w14:paraId="7B776512" w14:textId="77777777" w:rsidR="009632CD" w:rsidRPr="00FE1278" w:rsidRDefault="009632CD" w:rsidP="00F436E3">
            <w:pPr>
              <w:tabs>
                <w:tab w:val="left" w:pos="207"/>
                <w:tab w:val="left" w:pos="34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2E6D5C8D" w14:textId="77777777" w:rsidR="009632CD" w:rsidRPr="00FE1278" w:rsidRDefault="009632CD" w:rsidP="00F436E3">
            <w:pPr>
              <w:tabs>
                <w:tab w:val="left" w:pos="207"/>
                <w:tab w:val="left" w:pos="34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1. Revisar antecedentes y autorizar Acta de recepción de servicios (ARS).</w:t>
            </w:r>
          </w:p>
          <w:p w14:paraId="34844E30" w14:textId="77777777" w:rsidR="009632CD" w:rsidRPr="00FE1278" w:rsidRDefault="009632CD" w:rsidP="00F436E3">
            <w:pPr>
              <w:tabs>
                <w:tab w:val="left" w:pos="207"/>
                <w:tab w:val="left" w:pos="34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2.   Enviar a Jefe de Abastecimiento:</w:t>
            </w:r>
          </w:p>
          <w:p w14:paraId="52B84D6B" w14:textId="77777777" w:rsidR="009632CD" w:rsidRPr="00FE1278" w:rsidRDefault="009632CD" w:rsidP="00F85DA8">
            <w:pPr>
              <w:numPr>
                <w:ilvl w:val="0"/>
                <w:numId w:val="65"/>
              </w:numPr>
              <w:tabs>
                <w:tab w:val="left" w:pos="1"/>
                <w:tab w:val="left" w:pos="207"/>
                <w:tab w:val="left" w:pos="349"/>
                <w:tab w:val="left" w:pos="726"/>
                <w:tab w:val="left" w:pos="774"/>
                <w:tab w:val="left" w:pos="91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Acta de recepción de servicios (ARS), (un ejemplar).</w:t>
            </w:r>
          </w:p>
          <w:p w14:paraId="037EF4BD" w14:textId="77777777" w:rsidR="009632CD" w:rsidRPr="00FE1278" w:rsidRDefault="009632CD" w:rsidP="00F85DA8">
            <w:pPr>
              <w:numPr>
                <w:ilvl w:val="0"/>
                <w:numId w:val="65"/>
              </w:numPr>
              <w:tabs>
                <w:tab w:val="left" w:pos="1"/>
                <w:tab w:val="left" w:pos="207"/>
                <w:tab w:val="left" w:pos="360"/>
                <w:tab w:val="left" w:pos="726"/>
                <w:tab w:val="left" w:pos="774"/>
                <w:tab w:val="left" w:pos="91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Informe técnico de mantenimiento correctivo de Servicio técnico externo, ITE (un ejemplar).</w:t>
            </w:r>
          </w:p>
        </w:tc>
      </w:tr>
    </w:tbl>
    <w:p w14:paraId="174C9442"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p>
    <w:p w14:paraId="6FE059E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p>
    <w:p w14:paraId="0CE4E588" w14:textId="77777777" w:rsidR="009632CD"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p>
    <w:p w14:paraId="44464F53" w14:textId="77777777" w:rsidR="007905AA" w:rsidRPr="00FE1278" w:rsidRDefault="007905AA"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p>
    <w:p w14:paraId="585DF07A"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p>
    <w:p w14:paraId="26DF638B"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p>
    <w:p w14:paraId="62FAA29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1.4 CONTINGENCIAS</w:t>
      </w:r>
    </w:p>
    <w:p w14:paraId="443B4AB3"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hanging="357"/>
        <w:jc w:val="both"/>
        <w:textAlignment w:val="baseline"/>
        <w:rPr>
          <w:rFonts w:ascii="Arial" w:eastAsia="Times New Roman" w:hAnsi="Arial" w:cs="Arial"/>
          <w:b/>
          <w:sz w:val="24"/>
          <w:szCs w:val="24"/>
          <w:lang w:val="es-ES_tradnl" w:eastAsia="es-ES_tradnl"/>
        </w:rPr>
      </w:pPr>
    </w:p>
    <w:p w14:paraId="31AD8D72"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CL" w:eastAsia="es-ES_tradnl"/>
        </w:rPr>
      </w:pPr>
      <w:r w:rsidRPr="00FE1278">
        <w:rPr>
          <w:rFonts w:ascii="Arial" w:eastAsia="Times New Roman" w:hAnsi="Arial" w:cs="Arial"/>
          <w:b/>
          <w:bCs/>
          <w:sz w:val="24"/>
          <w:szCs w:val="24"/>
          <w:u w:val="single"/>
          <w:lang w:val="es-CL" w:eastAsia="es-ES_tradnl"/>
        </w:rPr>
        <w:t xml:space="preserve">Actividad Coordinar </w:t>
      </w:r>
    </w:p>
    <w:p w14:paraId="6A180EC6"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720"/>
        <w:jc w:val="both"/>
        <w:textAlignment w:val="baseline"/>
        <w:rPr>
          <w:rFonts w:ascii="Arial" w:eastAsia="Times New Roman" w:hAnsi="Arial" w:cs="Arial"/>
          <w:b/>
          <w:sz w:val="24"/>
          <w:szCs w:val="24"/>
          <w:u w:val="single"/>
          <w:lang w:val="es-CL" w:eastAsia="es-ES_tradnl"/>
        </w:rPr>
      </w:pPr>
    </w:p>
    <w:p w14:paraId="37FBC342"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b/>
          <w:i/>
          <w:iCs/>
          <w:sz w:val="24"/>
          <w:szCs w:val="24"/>
          <w:u w:val="single"/>
          <w:lang w:val="es-CL" w:eastAsia="es-ES_tradnl"/>
        </w:rPr>
        <w:t xml:space="preserve">Servicio técnico externo realiza cobro por evaluar equipo. </w:t>
      </w:r>
      <w:r w:rsidRPr="00FE1278">
        <w:rPr>
          <w:rFonts w:ascii="Arial" w:eastAsia="Times New Roman" w:hAnsi="Arial" w:cs="Arial"/>
          <w:i/>
          <w:iCs/>
          <w:sz w:val="24"/>
          <w:szCs w:val="24"/>
          <w:lang w:val="es-CL" w:eastAsia="es-ES_tradnl"/>
        </w:rPr>
        <w:t xml:space="preserve"> </w:t>
      </w:r>
      <w:r w:rsidRPr="00FE1278">
        <w:rPr>
          <w:rFonts w:ascii="Arial" w:eastAsia="Times New Roman" w:hAnsi="Arial" w:cs="Arial"/>
          <w:sz w:val="24"/>
          <w:szCs w:val="24"/>
          <w:lang w:val="es-CL" w:eastAsia="es-ES_tradnl"/>
        </w:rPr>
        <w:t>El Ingeniero de Servicio debe realiza la actividad la actividad evaluar costos, luego Ingeniero de Gestión del mantenimiento preventivo realiza la etapa de Gestionar compra.</w:t>
      </w:r>
    </w:p>
    <w:p w14:paraId="507E8215"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p>
    <w:p w14:paraId="205147EE" w14:textId="77777777" w:rsidR="009632CD" w:rsidRPr="00FE1278" w:rsidRDefault="009632CD" w:rsidP="00F436E3">
      <w:pPr>
        <w:tabs>
          <w:tab w:val="left" w:pos="0"/>
          <w:tab w:val="left" w:pos="4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sz w:val="24"/>
          <w:szCs w:val="24"/>
          <w:lang w:val="es-CL" w:eastAsia="es-ES_tradnl"/>
        </w:rPr>
      </w:pPr>
      <w:r w:rsidRPr="00FE1278">
        <w:rPr>
          <w:rFonts w:ascii="Arial" w:eastAsia="Times New Roman" w:hAnsi="Arial" w:cs="Arial"/>
          <w:b/>
          <w:i/>
          <w:iCs/>
          <w:sz w:val="24"/>
          <w:szCs w:val="24"/>
          <w:u w:val="single"/>
          <w:lang w:val="es-CL" w:eastAsia="es-ES_tradnl"/>
        </w:rPr>
        <w:t>No existe disponibilidad de Transporte por parte de Servicio técnico externo</w:t>
      </w:r>
      <w:r w:rsidRPr="00FE1278">
        <w:rPr>
          <w:rFonts w:ascii="Arial" w:eastAsia="Times New Roman" w:hAnsi="Arial" w:cs="Arial"/>
          <w:i/>
          <w:iCs/>
          <w:sz w:val="24"/>
          <w:szCs w:val="24"/>
          <w:lang w:val="es-CL" w:eastAsia="es-ES_tradnl"/>
        </w:rPr>
        <w:t xml:space="preserve">. </w:t>
      </w:r>
      <w:r w:rsidRPr="00FE1278">
        <w:rPr>
          <w:rFonts w:ascii="Arial" w:eastAsia="Times New Roman" w:hAnsi="Arial" w:cs="Arial"/>
          <w:sz w:val="24"/>
          <w:szCs w:val="24"/>
          <w:lang w:val="es-CL" w:eastAsia="es-ES_tradnl"/>
        </w:rPr>
        <w:t>El Ingeniero de Servicio debe evaluar el traslado del equipo médico a través de la Unidad de Movilización.</w:t>
      </w:r>
    </w:p>
    <w:p w14:paraId="6941494E"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CL" w:eastAsia="es-ES_tradnl"/>
        </w:rPr>
      </w:pPr>
      <w:r w:rsidRPr="00FE1278">
        <w:rPr>
          <w:rFonts w:ascii="Arial" w:eastAsia="Times New Roman" w:hAnsi="Arial" w:cs="Arial"/>
          <w:b/>
          <w:bCs/>
          <w:sz w:val="24"/>
          <w:szCs w:val="24"/>
          <w:u w:val="single"/>
          <w:lang w:val="es-CL" w:eastAsia="es-ES_tradnl"/>
        </w:rPr>
        <w:t>Actividad Asignar</w:t>
      </w:r>
    </w:p>
    <w:p w14:paraId="08A618FF" w14:textId="77777777" w:rsidR="009632CD" w:rsidRPr="00FE1278" w:rsidRDefault="009632CD" w:rsidP="00F436E3">
      <w:pPr>
        <w:tabs>
          <w:tab w:val="left" w:pos="0"/>
          <w:tab w:val="left" w:pos="4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p>
    <w:p w14:paraId="67199213" w14:textId="77777777" w:rsidR="009632CD" w:rsidRPr="00FE1278" w:rsidRDefault="009632CD" w:rsidP="00F436E3">
      <w:pPr>
        <w:tabs>
          <w:tab w:val="left" w:pos="1"/>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b/>
          <w:sz w:val="24"/>
          <w:szCs w:val="24"/>
          <w:u w:val="single"/>
          <w:lang w:val="es-ES_tradnl" w:eastAsia="es-ES_tradnl"/>
        </w:rPr>
        <w:t>No hay disponibilidad de Técnico de mantenimiento:</w:t>
      </w:r>
      <w:r w:rsidRPr="00FE1278">
        <w:rPr>
          <w:rFonts w:ascii="Arial" w:eastAsia="Times New Roman" w:hAnsi="Arial" w:cs="Arial"/>
          <w:sz w:val="24"/>
          <w:szCs w:val="24"/>
          <w:lang w:val="es-ES_tradnl" w:eastAsia="es-ES_tradnl"/>
        </w:rPr>
        <w:t xml:space="preserve"> Contactar a Ingeniero de Servicio y resolver las medidas a proceder (reagendar o Ingeniero de Servicio realiza la asistencia técnica).</w:t>
      </w:r>
    </w:p>
    <w:p w14:paraId="5B05DFE2" w14:textId="77777777" w:rsidR="009632CD" w:rsidRPr="00FE1278" w:rsidRDefault="009632CD" w:rsidP="00F436E3">
      <w:pPr>
        <w:tabs>
          <w:tab w:val="left" w:pos="0"/>
          <w:tab w:val="left" w:pos="4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iCs/>
          <w:sz w:val="24"/>
          <w:szCs w:val="24"/>
          <w:lang w:val="es-ES_tradnl" w:eastAsia="es-ES_tradnl"/>
        </w:rPr>
      </w:pPr>
    </w:p>
    <w:p w14:paraId="0B6ABA0C"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CL" w:eastAsia="es-ES_tradnl"/>
        </w:rPr>
      </w:pPr>
      <w:r w:rsidRPr="00FE1278">
        <w:rPr>
          <w:rFonts w:ascii="Arial" w:eastAsia="Times New Roman" w:hAnsi="Arial" w:cs="Arial"/>
          <w:b/>
          <w:bCs/>
          <w:sz w:val="24"/>
          <w:szCs w:val="24"/>
          <w:u w:val="single"/>
          <w:lang w:val="es-CL" w:eastAsia="es-ES_tradnl"/>
        </w:rPr>
        <w:t>Actividad Enviar</w:t>
      </w:r>
    </w:p>
    <w:p w14:paraId="187002C7"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i/>
          <w:iCs/>
          <w:sz w:val="24"/>
          <w:szCs w:val="24"/>
          <w:u w:val="single"/>
          <w:lang w:val="es-CL" w:eastAsia="es-ES_tradnl"/>
        </w:rPr>
      </w:pPr>
    </w:p>
    <w:p w14:paraId="1C274A69"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b/>
          <w:i/>
          <w:iCs/>
          <w:sz w:val="24"/>
          <w:szCs w:val="24"/>
          <w:u w:val="single"/>
          <w:lang w:val="es-CL" w:eastAsia="es-ES_tradnl"/>
        </w:rPr>
        <w:t>Guardia de Seguridad no es informado del retiro del equipo médico.</w:t>
      </w:r>
      <w:r w:rsidRPr="00FE1278">
        <w:rPr>
          <w:rFonts w:ascii="Arial" w:eastAsia="Times New Roman" w:hAnsi="Arial" w:cs="Arial"/>
          <w:i/>
          <w:iCs/>
          <w:sz w:val="24"/>
          <w:szCs w:val="24"/>
          <w:lang w:val="es-CL" w:eastAsia="es-ES_tradnl"/>
        </w:rPr>
        <w:t xml:space="preserve"> </w:t>
      </w:r>
      <w:r w:rsidRPr="00FE1278">
        <w:rPr>
          <w:rFonts w:ascii="Arial" w:eastAsia="Times New Roman" w:hAnsi="Arial" w:cs="Arial"/>
          <w:sz w:val="24"/>
          <w:szCs w:val="24"/>
          <w:lang w:val="es-CL" w:eastAsia="es-ES_tradnl"/>
        </w:rPr>
        <w:t>El Técnico de mantenimiento deberá tomar contacto con Coordinador de Laboratorio de equipos médicos y éste con Jefe de Sub-Departamento de Operaciones reiterándole el retiro del equipo médico vía email y telefónica.</w:t>
      </w:r>
    </w:p>
    <w:p w14:paraId="2A5E67E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1"/>
        <w:jc w:val="both"/>
        <w:textAlignment w:val="baseline"/>
        <w:rPr>
          <w:rFonts w:ascii="Arial" w:eastAsia="Times New Roman" w:hAnsi="Arial" w:cs="Arial"/>
          <w:b/>
          <w:bCs/>
          <w:sz w:val="24"/>
          <w:szCs w:val="24"/>
          <w:u w:val="single"/>
          <w:lang w:val="es-CL" w:eastAsia="es-ES_tradnl"/>
        </w:rPr>
      </w:pPr>
    </w:p>
    <w:p w14:paraId="02C3CC07"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bCs/>
          <w:sz w:val="24"/>
          <w:szCs w:val="24"/>
          <w:u w:val="single"/>
          <w:lang w:val="es-CL" w:eastAsia="es-ES_tradnl"/>
        </w:rPr>
      </w:pPr>
      <w:r w:rsidRPr="00FE1278">
        <w:rPr>
          <w:rFonts w:ascii="Arial" w:eastAsia="Times New Roman" w:hAnsi="Arial" w:cs="Arial"/>
          <w:b/>
          <w:bCs/>
          <w:sz w:val="24"/>
          <w:szCs w:val="24"/>
          <w:u w:val="single"/>
          <w:lang w:val="es-CL" w:eastAsia="es-ES_tradnl"/>
        </w:rPr>
        <w:t>Actividad Evaluar costos</w:t>
      </w:r>
    </w:p>
    <w:p w14:paraId="2C76DF3E"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1"/>
        <w:jc w:val="both"/>
        <w:textAlignment w:val="baseline"/>
        <w:rPr>
          <w:rFonts w:ascii="Arial" w:eastAsia="Times New Roman" w:hAnsi="Arial" w:cs="Arial"/>
          <w:b/>
          <w:sz w:val="24"/>
          <w:szCs w:val="24"/>
          <w:u w:val="single"/>
          <w:lang w:val="es-CL" w:eastAsia="es-ES_tradnl"/>
        </w:rPr>
      </w:pPr>
    </w:p>
    <w:p w14:paraId="675F17ED" w14:textId="77777777" w:rsidR="009632CD" w:rsidRPr="00FE1278" w:rsidRDefault="009632CD" w:rsidP="00F436E3">
      <w:pPr>
        <w:tabs>
          <w:tab w:val="left" w:pos="1"/>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b/>
          <w:i/>
          <w:sz w:val="24"/>
          <w:szCs w:val="24"/>
          <w:u w:val="single"/>
          <w:lang w:val="es-ES_tradnl" w:eastAsia="es-ES_tradnl"/>
        </w:rPr>
        <w:t>No existe concordancia en Presupuesto y falla reportada.</w:t>
      </w:r>
      <w:r w:rsidRPr="00FE1278">
        <w:rPr>
          <w:rFonts w:ascii="Arial" w:eastAsia="Times New Roman" w:hAnsi="Arial" w:cs="Arial"/>
          <w:sz w:val="24"/>
          <w:szCs w:val="24"/>
          <w:lang w:val="es-ES_tradnl" w:eastAsia="es-ES_tradnl"/>
        </w:rPr>
        <w:t xml:space="preserve"> El Ingeniero de Servicio debe comunicarse vía email informando la inconsistencia.</w:t>
      </w:r>
    </w:p>
    <w:p w14:paraId="4625DE1A" w14:textId="77777777" w:rsidR="009632CD" w:rsidRPr="00FE1278" w:rsidRDefault="009632CD" w:rsidP="00F436E3">
      <w:pPr>
        <w:tabs>
          <w:tab w:val="left" w:pos="1"/>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p>
    <w:p w14:paraId="35C660B7" w14:textId="77777777" w:rsidR="009632CD" w:rsidRPr="00FE1278" w:rsidRDefault="009632CD" w:rsidP="00F436E3">
      <w:pPr>
        <w:tabs>
          <w:tab w:val="left" w:pos="1"/>
          <w:tab w:val="left" w:pos="36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b/>
          <w:sz w:val="24"/>
          <w:szCs w:val="24"/>
          <w:u w:val="single"/>
          <w:lang w:val="es-ES_tradnl" w:eastAsia="es-ES_tradnl"/>
        </w:rPr>
        <w:t>Presupuesto tiene costo $0.</w:t>
      </w:r>
      <w:r w:rsidRPr="00FE1278">
        <w:rPr>
          <w:rFonts w:ascii="Arial" w:eastAsia="Times New Roman" w:hAnsi="Arial" w:cs="Arial"/>
          <w:sz w:val="24"/>
          <w:szCs w:val="24"/>
          <w:lang w:val="es-ES_tradnl" w:eastAsia="es-ES_tradnl"/>
        </w:rPr>
        <w:t xml:space="preserve"> Por razones de garantía y/o contratos existe la posibilidad que los presupuestos no tengan costos, por </w:t>
      </w:r>
      <w:r w:rsidR="00506A3F" w:rsidRPr="00FE1278">
        <w:rPr>
          <w:rFonts w:ascii="Arial" w:eastAsia="Times New Roman" w:hAnsi="Arial" w:cs="Arial"/>
          <w:sz w:val="24"/>
          <w:szCs w:val="24"/>
          <w:lang w:val="es-ES_tradnl" w:eastAsia="es-ES_tradnl"/>
        </w:rPr>
        <w:t>ende,</w:t>
      </w:r>
      <w:r w:rsidRPr="00FE1278">
        <w:rPr>
          <w:rFonts w:ascii="Arial" w:eastAsia="Times New Roman" w:hAnsi="Arial" w:cs="Arial"/>
          <w:sz w:val="24"/>
          <w:szCs w:val="24"/>
          <w:lang w:val="es-ES_tradnl" w:eastAsia="es-ES_tradnl"/>
        </w:rPr>
        <w:t xml:space="preserve"> el Ingeniero de Servicio no debe realizar Requerimiento de compra (RC) y el Acta de recepción de Servicios (ARS), las actividad de Autorizar no se realiza.</w:t>
      </w:r>
    </w:p>
    <w:p w14:paraId="16791B15"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3F10BCDC" w14:textId="77777777" w:rsidR="009632CD" w:rsidRPr="00FE1278"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
          <w:bCs/>
          <w:sz w:val="24"/>
          <w:szCs w:val="24"/>
          <w:u w:val="single"/>
          <w:lang w:val="es-CL" w:eastAsia="es-ES_tradnl"/>
        </w:rPr>
        <w:t>Presupuesto supera el 50% del valor de compra del equipo médico:</w:t>
      </w:r>
      <w:r w:rsidRPr="00FE1278">
        <w:rPr>
          <w:rFonts w:ascii="Arial" w:eastAsia="Times New Roman" w:hAnsi="Arial" w:cs="Arial"/>
          <w:bCs/>
          <w:sz w:val="24"/>
          <w:szCs w:val="24"/>
          <w:lang w:val="es-CL" w:eastAsia="es-ES_tradnl"/>
        </w:rPr>
        <w:t xml:space="preserve"> El Ingeniero de Servicio debe solicitar a Proveedor o Servicio Técnico externo una cotización de un equipo médico nuevo de similares características, una vez con la información, se debe realizar el Informe Técnico resaltando las acciones para la reparación, el valor de los repuestos y la cotización de un equipo médico nuevo. </w:t>
      </w:r>
    </w:p>
    <w:p w14:paraId="002A21A9" w14:textId="77777777" w:rsidR="009632CD" w:rsidRPr="00FE1278"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p>
    <w:p w14:paraId="6B5A0CC9" w14:textId="77777777" w:rsidR="009632CD" w:rsidRPr="00FE1278"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Cs/>
          <w:sz w:val="24"/>
          <w:szCs w:val="24"/>
          <w:lang w:val="es-CL" w:eastAsia="es-ES_tradnl"/>
        </w:rPr>
        <w:t xml:space="preserve">El informe técnico con sus documentos adjuntos, deben ser entregados en copia a Supervisor o Coordinadora del Servicio Clínico o de apoyo y estas deben informar </w:t>
      </w:r>
      <w:r w:rsidRPr="00FE1278">
        <w:rPr>
          <w:rFonts w:ascii="Arial" w:eastAsia="Times New Roman" w:hAnsi="Arial" w:cs="Arial"/>
          <w:bCs/>
          <w:sz w:val="24"/>
          <w:szCs w:val="24"/>
          <w:lang w:val="es-CL" w:eastAsia="es-ES_tradnl"/>
        </w:rPr>
        <w:lastRenderedPageBreak/>
        <w:t xml:space="preserve">al Sub-Departamento de Activos fijos según el proceso establecido por las autoridades (Circular N°9). Por otro lado, el Ingeniero de servicio debe escanear el Informe de mantenimiento con sus documentos adjuntos y enviar vía correo a Ingeniero de Gestión tecnológica, este último guardara la información en carpeta de </w:t>
      </w:r>
      <w:r w:rsidRPr="00FE1278">
        <w:rPr>
          <w:rFonts w:ascii="Arial" w:eastAsia="Times New Roman" w:hAnsi="Arial" w:cs="Arial"/>
          <w:bCs/>
          <w:i/>
          <w:sz w:val="24"/>
          <w:szCs w:val="24"/>
          <w:lang w:val="es-CL" w:eastAsia="es-ES_tradnl"/>
        </w:rPr>
        <w:t>Recomendaciones de baja</w:t>
      </w:r>
      <w:r w:rsidRPr="00FE1278">
        <w:rPr>
          <w:rFonts w:ascii="Arial" w:eastAsia="Times New Roman" w:hAnsi="Arial" w:cs="Arial"/>
          <w:bCs/>
          <w:sz w:val="24"/>
          <w:szCs w:val="24"/>
          <w:lang w:val="es-CL" w:eastAsia="es-ES_tradnl"/>
        </w:rPr>
        <w:t xml:space="preserve"> de la aplicación Google Drive. El ingeniero de Servicio debe guardar el Informe técnico y su documentación adjunta en archivador de mantenimiento correspondiente e informar vía correo electrónico a Coordinador de Laboratorio de equipos médicos sobre el término de la asistencia técnica. </w:t>
      </w:r>
    </w:p>
    <w:p w14:paraId="78A9644B" w14:textId="77777777" w:rsidR="009632CD" w:rsidRPr="00FE1278"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p>
    <w:p w14:paraId="1579816B" w14:textId="77777777" w:rsidR="009632CD"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Cs/>
          <w:sz w:val="24"/>
          <w:szCs w:val="24"/>
          <w:lang w:val="es-CL" w:eastAsia="es-ES_tradnl"/>
        </w:rPr>
        <w:t xml:space="preserve">Con respecto al resto de las actividades de </w:t>
      </w:r>
      <w:r w:rsidRPr="00FE1278">
        <w:rPr>
          <w:rFonts w:ascii="Arial" w:eastAsia="Times New Roman" w:hAnsi="Arial" w:cs="Arial"/>
          <w:bCs/>
          <w:i/>
          <w:sz w:val="24"/>
          <w:szCs w:val="24"/>
          <w:lang w:val="es-CL" w:eastAsia="es-ES_tradnl"/>
        </w:rPr>
        <w:t>Recepcionar</w:t>
      </w:r>
      <w:r w:rsidRPr="00FE1278">
        <w:rPr>
          <w:rFonts w:ascii="Arial" w:eastAsia="Times New Roman" w:hAnsi="Arial" w:cs="Arial"/>
          <w:bCs/>
          <w:sz w:val="24"/>
          <w:szCs w:val="24"/>
          <w:lang w:val="es-CL" w:eastAsia="es-ES_tradnl"/>
        </w:rPr>
        <w:t xml:space="preserve">, </w:t>
      </w:r>
      <w:r w:rsidRPr="00FE1278">
        <w:rPr>
          <w:rFonts w:ascii="Arial" w:eastAsia="Times New Roman" w:hAnsi="Arial" w:cs="Arial"/>
          <w:bCs/>
          <w:i/>
          <w:sz w:val="24"/>
          <w:szCs w:val="24"/>
          <w:lang w:val="es-CL" w:eastAsia="es-ES_tradnl"/>
        </w:rPr>
        <w:t>Coordinar Reparar</w:t>
      </w:r>
      <w:r w:rsidRPr="00FE1278">
        <w:rPr>
          <w:rFonts w:ascii="Arial" w:eastAsia="Times New Roman" w:hAnsi="Arial" w:cs="Arial"/>
          <w:bCs/>
          <w:sz w:val="24"/>
          <w:szCs w:val="24"/>
          <w:lang w:val="es-CL" w:eastAsia="es-ES_tradnl"/>
        </w:rPr>
        <w:t xml:space="preserve">, </w:t>
      </w:r>
      <w:r w:rsidRPr="00FE1278">
        <w:rPr>
          <w:rFonts w:ascii="Arial" w:eastAsia="Times New Roman" w:hAnsi="Arial" w:cs="Arial"/>
          <w:bCs/>
          <w:i/>
          <w:sz w:val="24"/>
          <w:szCs w:val="24"/>
          <w:lang w:val="es-CL" w:eastAsia="es-ES_tradnl"/>
        </w:rPr>
        <w:t>Documentar</w:t>
      </w:r>
      <w:r w:rsidRPr="00FE1278">
        <w:rPr>
          <w:rFonts w:ascii="Arial" w:eastAsia="Times New Roman" w:hAnsi="Arial" w:cs="Arial"/>
          <w:bCs/>
          <w:sz w:val="24"/>
          <w:szCs w:val="24"/>
          <w:lang w:val="es-CL" w:eastAsia="es-ES_tradnl"/>
        </w:rPr>
        <w:t xml:space="preserve">; estas no se realizan. </w:t>
      </w:r>
    </w:p>
    <w:p w14:paraId="71669632" w14:textId="77777777" w:rsidR="007905AA" w:rsidRPr="00FE1278" w:rsidRDefault="007905AA"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p>
    <w:p w14:paraId="079D027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CL" w:eastAsia="es-ES_tradnl"/>
        </w:rPr>
      </w:pPr>
    </w:p>
    <w:p w14:paraId="2D734959"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r w:rsidRPr="00FE1278">
        <w:rPr>
          <w:rFonts w:ascii="Arial" w:eastAsia="Times New Roman" w:hAnsi="Arial" w:cs="Arial"/>
          <w:b/>
          <w:sz w:val="24"/>
          <w:szCs w:val="24"/>
          <w:u w:val="single"/>
          <w:lang w:val="es-ES_tradnl" w:eastAsia="es-ES_tradnl"/>
        </w:rPr>
        <w:t xml:space="preserve">Actividad Recepcionar </w:t>
      </w:r>
    </w:p>
    <w:p w14:paraId="3AD199D3"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p>
    <w:p w14:paraId="1606F9DD"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b/>
          <w:i/>
          <w:sz w:val="24"/>
          <w:szCs w:val="24"/>
          <w:u w:val="single"/>
          <w:lang w:val="es-ES_tradnl" w:eastAsia="es-ES_tradnl"/>
        </w:rPr>
        <w:t>El Servicio técnico externo no realiza la entrega del equipo médico en las fechas acordadas</w:t>
      </w:r>
      <w:r w:rsidRPr="00FE1278">
        <w:rPr>
          <w:rFonts w:ascii="Arial" w:eastAsia="Times New Roman" w:hAnsi="Arial" w:cs="Arial"/>
          <w:sz w:val="24"/>
          <w:szCs w:val="24"/>
          <w:lang w:val="es-ES_tradnl" w:eastAsia="es-ES_tradnl"/>
        </w:rPr>
        <w:t>. El Técnico de mantenimiento debe informar a Ingeniero de Servicio para que este pueda coordinar.</w:t>
      </w:r>
    </w:p>
    <w:p w14:paraId="24AC4E55"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p>
    <w:p w14:paraId="0145CB74"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b/>
          <w:i/>
          <w:sz w:val="24"/>
          <w:szCs w:val="24"/>
          <w:u w:val="single"/>
          <w:lang w:val="es-ES_tradnl" w:eastAsia="es-ES_tradnl"/>
        </w:rPr>
        <w:t>Servicio técnico entrega equipo médico sin Informe de mantenimiento de reparación.</w:t>
      </w:r>
      <w:r w:rsidRPr="00FE1278">
        <w:rPr>
          <w:rFonts w:ascii="Arial" w:eastAsia="Times New Roman" w:hAnsi="Arial" w:cs="Arial"/>
          <w:b/>
          <w:sz w:val="24"/>
          <w:szCs w:val="24"/>
          <w:lang w:val="es-ES_tradnl" w:eastAsia="es-ES_tradnl"/>
        </w:rPr>
        <w:t xml:space="preserve"> </w:t>
      </w:r>
      <w:r w:rsidRPr="00FE1278">
        <w:rPr>
          <w:rFonts w:ascii="Arial" w:eastAsia="Times New Roman" w:hAnsi="Arial" w:cs="Arial"/>
          <w:sz w:val="24"/>
          <w:szCs w:val="24"/>
          <w:lang w:val="es-ES_tradnl" w:eastAsia="es-ES_tradnl"/>
        </w:rPr>
        <w:t>El Tecnico de mantenimiento debe comunicarse con Ingeniero de Servicio para resolver.</w:t>
      </w:r>
    </w:p>
    <w:p w14:paraId="6D9AD9EF"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p>
    <w:p w14:paraId="68A799E3"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b/>
          <w:i/>
          <w:sz w:val="24"/>
          <w:szCs w:val="24"/>
          <w:u w:val="single"/>
          <w:lang w:val="es-ES_tradnl" w:eastAsia="es-ES_tradnl"/>
        </w:rPr>
        <w:t xml:space="preserve">Equipo Médico no se encuentra operativo. </w:t>
      </w:r>
      <w:r w:rsidRPr="00FE1278">
        <w:rPr>
          <w:rFonts w:ascii="Arial" w:eastAsia="Times New Roman" w:hAnsi="Arial" w:cs="Arial"/>
          <w:sz w:val="24"/>
          <w:szCs w:val="24"/>
          <w:lang w:val="es-ES_tradnl" w:eastAsia="es-ES_tradnl"/>
        </w:rPr>
        <w:t>El Técnico de mantenimiento debe informar a Ingeniero de Servicio y éste debe comunicarse con Servicio técnico externo y coordinar la reparación.</w:t>
      </w:r>
    </w:p>
    <w:p w14:paraId="00C78CC9"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p>
    <w:p w14:paraId="02709D0B"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r w:rsidRPr="00FE1278">
        <w:rPr>
          <w:rFonts w:ascii="Arial" w:eastAsia="Times New Roman" w:hAnsi="Arial" w:cs="Arial"/>
          <w:b/>
          <w:sz w:val="24"/>
          <w:szCs w:val="24"/>
          <w:u w:val="single"/>
          <w:lang w:val="es-ES_tradnl" w:eastAsia="es-ES_tradnl"/>
        </w:rPr>
        <w:t>Actividad Documentar</w:t>
      </w:r>
    </w:p>
    <w:p w14:paraId="35454DF2"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720"/>
        <w:jc w:val="both"/>
        <w:textAlignment w:val="baseline"/>
        <w:rPr>
          <w:rFonts w:ascii="Arial" w:eastAsia="Times New Roman" w:hAnsi="Arial" w:cs="Arial"/>
          <w:b/>
          <w:sz w:val="24"/>
          <w:szCs w:val="24"/>
          <w:u w:val="single"/>
          <w:lang w:val="es-ES_tradnl" w:eastAsia="es-ES_tradnl"/>
        </w:rPr>
      </w:pPr>
    </w:p>
    <w:p w14:paraId="3ECBFC9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i/>
          <w:sz w:val="24"/>
          <w:szCs w:val="24"/>
          <w:u w:val="single"/>
          <w:lang w:val="es-ES_tradnl" w:eastAsia="es-ES_tradnl"/>
        </w:rPr>
        <w:t>Ingeniero de Servicio no cuenta con toda la información de ARS.</w:t>
      </w:r>
      <w:r w:rsidRPr="00FE1278">
        <w:rPr>
          <w:rFonts w:ascii="Arial" w:eastAsia="Times New Roman" w:hAnsi="Arial" w:cs="Arial"/>
          <w:b/>
          <w:sz w:val="24"/>
          <w:szCs w:val="24"/>
          <w:lang w:val="es-ES_tradnl" w:eastAsia="es-ES_tradnl"/>
        </w:rPr>
        <w:t xml:space="preserve"> </w:t>
      </w:r>
      <w:r w:rsidRPr="00FE1278">
        <w:rPr>
          <w:rFonts w:ascii="Arial" w:eastAsia="Times New Roman" w:hAnsi="Arial" w:cs="Arial"/>
          <w:sz w:val="24"/>
          <w:szCs w:val="24"/>
          <w:lang w:val="es-ES_tradnl" w:eastAsia="es-ES_tradnl"/>
        </w:rPr>
        <w:t>El Ingeniero de Servicio debe solicitar asesoría a Coordinador de gestión del mantenimiento</w:t>
      </w:r>
      <w:r w:rsidRPr="00FE1278">
        <w:rPr>
          <w:rFonts w:ascii="Arial" w:eastAsia="Times New Roman" w:hAnsi="Arial" w:cs="Arial"/>
          <w:b/>
          <w:sz w:val="24"/>
          <w:szCs w:val="24"/>
          <w:lang w:val="es-ES_tradnl" w:eastAsia="es-ES_tradnl"/>
        </w:rPr>
        <w:t>.</w:t>
      </w:r>
    </w:p>
    <w:p w14:paraId="32A501FC" w14:textId="77777777" w:rsidR="009632CD" w:rsidRPr="00FE1278" w:rsidRDefault="009632CD" w:rsidP="00F436E3">
      <w:pPr>
        <w:tabs>
          <w:tab w:val="left" w:pos="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p>
    <w:p w14:paraId="7F49DE49" w14:textId="77777777" w:rsidR="009632CD" w:rsidRPr="00FE1278" w:rsidRDefault="009632CD" w:rsidP="00F436E3">
      <w:pPr>
        <w:tabs>
          <w:tab w:val="left" w:pos="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b/>
          <w:sz w:val="24"/>
          <w:szCs w:val="24"/>
          <w:u w:val="single"/>
          <w:lang w:val="es-ES_tradnl" w:eastAsia="es-ES_tradnl"/>
        </w:rPr>
        <w:t xml:space="preserve">AR es no es firmada por el Supervisor /Coordinador de Servicio Clínico o de apoyo: </w:t>
      </w:r>
      <w:r w:rsidRPr="00FE1278">
        <w:rPr>
          <w:rFonts w:ascii="Arial" w:eastAsia="Times New Roman" w:hAnsi="Arial" w:cs="Arial"/>
          <w:sz w:val="24"/>
          <w:szCs w:val="24"/>
          <w:lang w:val="es-ES_tradnl" w:eastAsia="es-ES_tradnl"/>
        </w:rPr>
        <w:t>Ingeniero de Servicio debe enviar correo electrónico a Supervisor /Coordinador de Servicio Clínico o de apoyo informando del funcionario que realizó la recepción del equipo médico.</w:t>
      </w:r>
    </w:p>
    <w:p w14:paraId="4FE18A22"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1A7D1EAF"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r w:rsidRPr="00FE1278">
        <w:rPr>
          <w:rFonts w:ascii="Arial" w:eastAsia="Times New Roman" w:hAnsi="Arial" w:cs="Arial"/>
          <w:b/>
          <w:sz w:val="24"/>
          <w:szCs w:val="24"/>
          <w:u w:val="single"/>
          <w:lang w:val="es-ES_tradnl" w:eastAsia="es-ES_tradnl"/>
        </w:rPr>
        <w:t>Actividad Autorizar</w:t>
      </w:r>
    </w:p>
    <w:p w14:paraId="4D0EDB5E"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61" w:hanging="360"/>
        <w:jc w:val="both"/>
        <w:textAlignment w:val="baseline"/>
        <w:rPr>
          <w:rFonts w:ascii="Arial" w:eastAsia="Times New Roman" w:hAnsi="Arial" w:cs="Arial"/>
          <w:b/>
          <w:sz w:val="24"/>
          <w:szCs w:val="24"/>
          <w:u w:val="single"/>
          <w:lang w:val="es-ES_tradnl" w:eastAsia="es-ES_tradnl"/>
        </w:rPr>
      </w:pPr>
    </w:p>
    <w:p w14:paraId="4E027D0A"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r w:rsidRPr="00FE1278">
        <w:rPr>
          <w:rFonts w:ascii="Arial" w:eastAsia="Times New Roman" w:hAnsi="Arial" w:cs="Arial"/>
          <w:b/>
          <w:i/>
          <w:sz w:val="24"/>
          <w:szCs w:val="24"/>
          <w:u w:val="single"/>
          <w:lang w:val="es-ES_tradnl" w:eastAsia="es-ES_tradnl"/>
        </w:rPr>
        <w:t>Documento no posee toda la información.</w:t>
      </w:r>
      <w:r w:rsidRPr="00FE1278">
        <w:rPr>
          <w:rFonts w:ascii="Arial" w:eastAsia="Times New Roman" w:hAnsi="Arial" w:cs="Arial"/>
          <w:sz w:val="24"/>
          <w:szCs w:val="24"/>
          <w:lang w:val="es-ES_tradnl" w:eastAsia="es-ES_tradnl"/>
        </w:rPr>
        <w:t xml:space="preserve"> La Jefatura debe devolver el documento informando la falta de documento y/o información.</w:t>
      </w:r>
    </w:p>
    <w:p w14:paraId="5083C4F2"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p>
    <w:p w14:paraId="6A27495C"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p>
    <w:p w14:paraId="00363946"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p>
    <w:p w14:paraId="3B3FE6A8"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p>
    <w:p w14:paraId="1D8085AA" w14:textId="77777777" w:rsidR="009632CD" w:rsidRPr="00E34A85" w:rsidRDefault="009632CD" w:rsidP="00E34A85">
      <w:pPr>
        <w:pStyle w:val="Ttulo2"/>
        <w:numPr>
          <w:ilvl w:val="2"/>
          <w:numId w:val="3"/>
        </w:numPr>
        <w:spacing w:line="240" w:lineRule="auto"/>
        <w:ind w:left="504"/>
        <w:rPr>
          <w:rFonts w:ascii="Arial" w:hAnsi="Arial" w:cs="Arial"/>
          <w:b/>
          <w:color w:val="000000" w:themeColor="text1"/>
          <w:sz w:val="24"/>
          <w:szCs w:val="24"/>
        </w:rPr>
      </w:pPr>
      <w:r w:rsidRPr="00E34A85">
        <w:rPr>
          <w:rFonts w:ascii="Arial" w:hAnsi="Arial" w:cs="Arial"/>
          <w:b/>
          <w:color w:val="000000" w:themeColor="text1"/>
          <w:sz w:val="24"/>
          <w:szCs w:val="24"/>
        </w:rPr>
        <w:t xml:space="preserve">ANEXO </w:t>
      </w:r>
      <w:r w:rsidR="000D5B43">
        <w:rPr>
          <w:rFonts w:ascii="Arial" w:hAnsi="Arial" w:cs="Arial"/>
          <w:b/>
          <w:color w:val="000000" w:themeColor="text1"/>
          <w:sz w:val="24"/>
          <w:szCs w:val="24"/>
        </w:rPr>
        <w:t>9</w:t>
      </w:r>
    </w:p>
    <w:p w14:paraId="66948952"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p>
    <w:p w14:paraId="6B650253"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r w:rsidRPr="00FE1278">
        <w:rPr>
          <w:rFonts w:ascii="Arial" w:eastAsia="Times New Roman" w:hAnsi="Arial" w:cs="Arial"/>
          <w:b/>
          <w:sz w:val="24"/>
          <w:szCs w:val="24"/>
          <w:u w:val="single"/>
          <w:lang w:val="es-ES_tradnl" w:eastAsia="es-ES_tradnl"/>
        </w:rPr>
        <w:t>ETAPA: GESTIONAR COMPRA</w:t>
      </w:r>
    </w:p>
    <w:p w14:paraId="1D172DCE"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1D44F0DC"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u w:val="single"/>
          <w:lang w:val="es-ES_tradnl" w:eastAsia="es-ES_tradnl"/>
        </w:rPr>
        <w:t>ETAPA 6: GESTIONAR COMPRA POR CONVENIO</w:t>
      </w:r>
    </w:p>
    <w:p w14:paraId="78D8E429"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ES_tradnl" w:eastAsia="es-ES_tradnl"/>
        </w:rPr>
      </w:pPr>
    </w:p>
    <w:p w14:paraId="33B5FA99" w14:textId="77777777" w:rsidR="009632CD" w:rsidRPr="00FE1278" w:rsidRDefault="009632CD" w:rsidP="00F436E3">
      <w:pPr>
        <w:tabs>
          <w:tab w:val="left" w:pos="0"/>
          <w:tab w:val="left" w:pos="284"/>
          <w:tab w:val="left" w:pos="426"/>
        </w:tabs>
        <w:spacing w:after="0" w:line="240" w:lineRule="auto"/>
        <w:contextualSpacing/>
        <w:jc w:val="both"/>
        <w:rPr>
          <w:rFonts w:ascii="Arial" w:eastAsia="Times New Roman" w:hAnsi="Arial" w:cs="Arial"/>
          <w:b/>
          <w:sz w:val="24"/>
          <w:szCs w:val="24"/>
          <w:lang w:val="es-CL" w:eastAsia="es-ES"/>
        </w:rPr>
      </w:pPr>
    </w:p>
    <w:p w14:paraId="675B833D" w14:textId="77777777" w:rsidR="009632CD" w:rsidRPr="00FE1278" w:rsidRDefault="009632CD" w:rsidP="00F436E3">
      <w:pPr>
        <w:tabs>
          <w:tab w:val="left" w:pos="0"/>
          <w:tab w:val="left" w:pos="284"/>
          <w:tab w:val="left" w:pos="426"/>
        </w:tabs>
        <w:spacing w:after="0" w:line="240" w:lineRule="auto"/>
        <w:contextualSpacing/>
        <w:jc w:val="both"/>
        <w:rPr>
          <w:rFonts w:ascii="Arial" w:eastAsia="Times New Roman" w:hAnsi="Arial" w:cs="Arial"/>
          <w:b/>
          <w:sz w:val="24"/>
          <w:szCs w:val="24"/>
          <w:lang w:val="es-CL" w:eastAsia="es-ES"/>
        </w:rPr>
      </w:pPr>
      <w:r w:rsidRPr="00FE1278">
        <w:rPr>
          <w:rFonts w:ascii="Arial" w:eastAsia="Times New Roman" w:hAnsi="Arial" w:cs="Arial"/>
          <w:b/>
          <w:sz w:val="24"/>
          <w:szCs w:val="24"/>
          <w:lang w:val="es-CL" w:eastAsia="es-ES"/>
        </w:rPr>
        <w:t>1.   DESARROLLO</w:t>
      </w:r>
    </w:p>
    <w:p w14:paraId="3CC6BC3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before="240" w:after="12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1.1 MODELOS VISUALES</w:t>
      </w:r>
    </w:p>
    <w:p w14:paraId="2F2E4F09"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Ubicación en el mapa de procesos: Etapa número 6 del proceso de Realizar mantenimiento correctivo.</w:t>
      </w:r>
    </w:p>
    <w:p w14:paraId="1E9ADEB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p>
    <w:p w14:paraId="365DFEA6" w14:textId="77777777" w:rsidR="009632CD" w:rsidRPr="00FE1278" w:rsidRDefault="00F45EE2" w:rsidP="00F45EE2">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center"/>
        <w:textAlignment w:val="baseline"/>
        <w:rPr>
          <w:rFonts w:ascii="Arial" w:eastAsia="Times New Roman" w:hAnsi="Arial" w:cs="Arial"/>
          <w:sz w:val="24"/>
          <w:szCs w:val="24"/>
          <w:lang w:val="es-CL" w:eastAsia="es-ES_tradnl"/>
        </w:rPr>
      </w:pPr>
      <w:r>
        <w:rPr>
          <w:rFonts w:ascii="Arial" w:eastAsia="Times New Roman" w:hAnsi="Arial" w:cs="Arial"/>
          <w:noProof/>
          <w:sz w:val="24"/>
          <w:szCs w:val="24"/>
          <w:lang w:val="es-CL" w:eastAsia="es-ES_tradnl"/>
        </w:rPr>
        <w:drawing>
          <wp:inline distT="0" distB="0" distL="0" distR="0" wp14:anchorId="4C89B5E3" wp14:editId="5A13ADEA">
            <wp:extent cx="5228590" cy="2799715"/>
            <wp:effectExtent l="0" t="0" r="0" b="63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28590" cy="2799715"/>
                    </a:xfrm>
                    <a:prstGeom prst="rect">
                      <a:avLst/>
                    </a:prstGeom>
                    <a:noFill/>
                  </pic:spPr>
                </pic:pic>
              </a:graphicData>
            </a:graphic>
          </wp:inline>
        </w:drawing>
      </w:r>
    </w:p>
    <w:p w14:paraId="4EFEF1AF"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258A9613"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50AC2607"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 </w:t>
      </w:r>
    </w:p>
    <w:p w14:paraId="773BAD3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476FF1B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2C97D278"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5771FDCA"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4B22111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74F5751E"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079AE5BB"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5C6BE4B7"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lastRenderedPageBreak/>
        <w:t>Flujograma de información con sus listas de tareas</w:t>
      </w:r>
    </w:p>
    <w:p w14:paraId="323219A5" w14:textId="77777777" w:rsidR="009632CD" w:rsidRPr="00FE1278" w:rsidRDefault="00F45EE2"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r>
        <w:rPr>
          <w:rFonts w:ascii="Arial" w:eastAsia="Times New Roman" w:hAnsi="Arial" w:cs="Arial"/>
          <w:noProof/>
          <w:sz w:val="24"/>
          <w:szCs w:val="24"/>
          <w:lang w:val="es-CL" w:eastAsia="es-ES_tradnl"/>
        </w:rPr>
        <w:drawing>
          <wp:inline distT="0" distB="0" distL="0" distR="0" wp14:anchorId="4003CBCA" wp14:editId="6CADDFCB">
            <wp:extent cx="5371465" cy="2761615"/>
            <wp:effectExtent l="0" t="0" r="0" b="63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71465" cy="2761615"/>
                    </a:xfrm>
                    <a:prstGeom prst="rect">
                      <a:avLst/>
                    </a:prstGeom>
                    <a:noFill/>
                  </pic:spPr>
                </pic:pic>
              </a:graphicData>
            </a:graphic>
          </wp:inline>
        </w:drawing>
      </w:r>
    </w:p>
    <w:p w14:paraId="470EAEA0" w14:textId="77777777" w:rsidR="009632CD" w:rsidRPr="00FE1278" w:rsidRDefault="00F45EE2" w:rsidP="00F45EE2">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center"/>
        <w:textAlignment w:val="baseline"/>
        <w:rPr>
          <w:rFonts w:ascii="Arial" w:eastAsia="Times New Roman" w:hAnsi="Arial" w:cs="Arial"/>
          <w:sz w:val="24"/>
          <w:szCs w:val="24"/>
          <w:lang w:val="es-ES_tradnl" w:eastAsia="es-ES_tradnl"/>
        </w:rPr>
      </w:pPr>
      <w:r>
        <w:rPr>
          <w:rFonts w:ascii="Arial" w:eastAsia="Times New Roman" w:hAnsi="Arial" w:cs="Arial"/>
          <w:noProof/>
          <w:sz w:val="24"/>
          <w:szCs w:val="24"/>
          <w:lang w:val="es-ES_tradnl" w:eastAsia="es-ES_tradnl"/>
        </w:rPr>
        <w:drawing>
          <wp:inline distT="0" distB="0" distL="0" distR="0" wp14:anchorId="656F5FA9" wp14:editId="7CB5CC67">
            <wp:extent cx="2866390" cy="133350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66390" cy="1333500"/>
                    </a:xfrm>
                    <a:prstGeom prst="rect">
                      <a:avLst/>
                    </a:prstGeom>
                    <a:noFill/>
                  </pic:spPr>
                </pic:pic>
              </a:graphicData>
            </a:graphic>
          </wp:inline>
        </w:drawing>
      </w:r>
    </w:p>
    <w:p w14:paraId="194E083E"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CL" w:eastAsia="es-ES_tradnl"/>
        </w:rPr>
      </w:pPr>
    </w:p>
    <w:p w14:paraId="619EFD60"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2B6B3753"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1.2 INFORMACIÓN GENERAL</w:t>
      </w:r>
    </w:p>
    <w:p w14:paraId="4B3630C3"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97"/>
        <w:gridCol w:w="5931"/>
      </w:tblGrid>
      <w:tr w:rsidR="009632CD" w:rsidRPr="00FE1278" w14:paraId="7F006DE3" w14:textId="77777777" w:rsidTr="00F45EE2">
        <w:trPr>
          <w:trHeight w:val="243"/>
        </w:trPr>
        <w:tc>
          <w:tcPr>
            <w:tcW w:w="1641" w:type="pct"/>
          </w:tcPr>
          <w:p w14:paraId="78F978DC"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i/>
                <w:sz w:val="24"/>
                <w:szCs w:val="24"/>
                <w:lang w:val="es-ES_tradnl" w:eastAsia="es-ES_tradnl"/>
              </w:rPr>
              <w:t>Evento activador</w:t>
            </w:r>
          </w:p>
        </w:tc>
        <w:tc>
          <w:tcPr>
            <w:tcW w:w="3359" w:type="pct"/>
          </w:tcPr>
          <w:p w14:paraId="159E8FD4"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ES_tradnl" w:eastAsia="es-ES_tradnl"/>
              </w:rPr>
              <w:t>El RC proveniente de Etapa Reparar.</w:t>
            </w:r>
          </w:p>
        </w:tc>
      </w:tr>
      <w:tr w:rsidR="009632CD" w:rsidRPr="00FE1278" w14:paraId="0F938B4B" w14:textId="77777777" w:rsidTr="00F45EE2">
        <w:trPr>
          <w:trHeight w:val="277"/>
        </w:trPr>
        <w:tc>
          <w:tcPr>
            <w:tcW w:w="1641" w:type="pct"/>
          </w:tcPr>
          <w:p w14:paraId="4E848E4E"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i/>
                <w:sz w:val="24"/>
                <w:szCs w:val="24"/>
                <w:lang w:val="es-ES_tradnl" w:eastAsia="es-ES_tradnl"/>
              </w:rPr>
              <w:t>Objetivo</w:t>
            </w:r>
          </w:p>
        </w:tc>
        <w:tc>
          <w:tcPr>
            <w:tcW w:w="3359" w:type="pct"/>
          </w:tcPr>
          <w:p w14:paraId="4E543574"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Compra de servicios, repuestos y/o accesorios para la reparación de un equipo médico por convenio.</w:t>
            </w:r>
          </w:p>
        </w:tc>
      </w:tr>
      <w:tr w:rsidR="009632CD" w:rsidRPr="00FE1278" w14:paraId="1A839B3C" w14:textId="77777777" w:rsidTr="00F45EE2">
        <w:trPr>
          <w:trHeight w:val="286"/>
        </w:trPr>
        <w:tc>
          <w:tcPr>
            <w:tcW w:w="1641" w:type="pct"/>
          </w:tcPr>
          <w:p w14:paraId="2A538228"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i/>
                <w:sz w:val="24"/>
                <w:szCs w:val="24"/>
                <w:lang w:val="es-ES_tradnl" w:eastAsia="es-ES_tradnl"/>
              </w:rPr>
              <w:t>Dueño</w:t>
            </w:r>
          </w:p>
        </w:tc>
        <w:tc>
          <w:tcPr>
            <w:tcW w:w="3359" w:type="pct"/>
          </w:tcPr>
          <w:p w14:paraId="60B4FE10"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Jefe de Sub-Departamento de Ingeniería Biomédica.</w:t>
            </w:r>
          </w:p>
        </w:tc>
      </w:tr>
    </w:tbl>
    <w:p w14:paraId="45E70418"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4A94E881"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4DA88A42"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1.3 DESCRIPCIÓN DEL FLUJO</w:t>
      </w:r>
    </w:p>
    <w:p w14:paraId="55CCE74F"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0"/>
        <w:gridCol w:w="1524"/>
        <w:gridCol w:w="5964"/>
      </w:tblGrid>
      <w:tr w:rsidR="009632CD" w:rsidRPr="00FE1278" w14:paraId="2C18403A" w14:textId="77777777" w:rsidTr="00F45EE2">
        <w:trPr>
          <w:trHeight w:val="337"/>
          <w:jc w:val="center"/>
        </w:trPr>
        <w:tc>
          <w:tcPr>
            <w:tcW w:w="759" w:type="pct"/>
          </w:tcPr>
          <w:p w14:paraId="30D299AB"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Actividad</w:t>
            </w:r>
          </w:p>
        </w:tc>
        <w:tc>
          <w:tcPr>
            <w:tcW w:w="863" w:type="pct"/>
          </w:tcPr>
          <w:p w14:paraId="1A5DF20A"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Rol</w:t>
            </w:r>
          </w:p>
        </w:tc>
        <w:tc>
          <w:tcPr>
            <w:tcW w:w="3378" w:type="pct"/>
          </w:tcPr>
          <w:p w14:paraId="211B36F6"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Tareas</w:t>
            </w:r>
          </w:p>
        </w:tc>
      </w:tr>
      <w:tr w:rsidR="009632CD" w:rsidRPr="00FE1278" w14:paraId="6714E0DA" w14:textId="77777777" w:rsidTr="00F45EE2">
        <w:trPr>
          <w:trHeight w:val="338"/>
          <w:jc w:val="center"/>
        </w:trPr>
        <w:tc>
          <w:tcPr>
            <w:tcW w:w="759" w:type="pct"/>
          </w:tcPr>
          <w:p w14:paraId="3964C823"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6A5EC319"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Generar </w:t>
            </w:r>
          </w:p>
          <w:p w14:paraId="506F94DC"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OC</w:t>
            </w:r>
          </w:p>
        </w:tc>
        <w:tc>
          <w:tcPr>
            <w:tcW w:w="863" w:type="pct"/>
          </w:tcPr>
          <w:p w14:paraId="63AEA2A6"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3DA29545"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Coordinador de gestión del </w:t>
            </w:r>
            <w:r w:rsidRPr="00FE1278">
              <w:rPr>
                <w:rFonts w:ascii="Arial" w:eastAsia="Times New Roman" w:hAnsi="Arial" w:cs="Arial"/>
                <w:sz w:val="24"/>
                <w:szCs w:val="24"/>
                <w:lang w:val="es-CL" w:eastAsia="es-ES_tradnl"/>
              </w:rPr>
              <w:lastRenderedPageBreak/>
              <w:t>mantenimiento</w:t>
            </w:r>
          </w:p>
        </w:tc>
        <w:tc>
          <w:tcPr>
            <w:tcW w:w="3378" w:type="pct"/>
          </w:tcPr>
          <w:p w14:paraId="21453F2D" w14:textId="77777777" w:rsidR="009632CD" w:rsidRPr="00FE1278" w:rsidRDefault="009632CD" w:rsidP="00F436E3">
            <w:pPr>
              <w:tabs>
                <w:tab w:val="left" w:pos="360"/>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p>
          <w:p w14:paraId="78956348" w14:textId="77777777" w:rsidR="009632CD" w:rsidRPr="00FE1278" w:rsidRDefault="009632CD" w:rsidP="00F85DA8">
            <w:pPr>
              <w:numPr>
                <w:ilvl w:val="0"/>
                <w:numId w:val="25"/>
              </w:numPr>
              <w:tabs>
                <w:tab w:val="left" w:pos="1"/>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51"/>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Realizar Orden de compra (OC) en portal de Mercado público. </w:t>
            </w:r>
          </w:p>
          <w:p w14:paraId="160EBB5E" w14:textId="77777777" w:rsidR="009632CD" w:rsidRPr="00FE1278" w:rsidRDefault="009632CD" w:rsidP="00F85DA8">
            <w:pPr>
              <w:numPr>
                <w:ilvl w:val="0"/>
                <w:numId w:val="60"/>
              </w:numPr>
              <w:tabs>
                <w:tab w:val="left" w:pos="1"/>
                <w:tab w:val="left" w:pos="349"/>
                <w:tab w:val="left" w:pos="45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lastRenderedPageBreak/>
              <w:t>Scanear formulario de Requerimiento de compra (RC) y Presupuesto (P) y subir documentos a portal de Mercado público.</w:t>
            </w:r>
          </w:p>
          <w:p w14:paraId="4E36C284" w14:textId="77777777" w:rsidR="009632CD" w:rsidRPr="00FE1278" w:rsidRDefault="009632CD" w:rsidP="00F85DA8">
            <w:pPr>
              <w:numPr>
                <w:ilvl w:val="0"/>
                <w:numId w:val="60"/>
              </w:numPr>
              <w:tabs>
                <w:tab w:val="left" w:pos="1"/>
                <w:tab w:val="left" w:pos="360"/>
                <w:tab w:val="left" w:pos="45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Enviar Orden de compra (OC) a Jefe de Departamento de Abastecimiento para su autorización, dichas acciones se realizan a través de Portal de Mercado público.</w:t>
            </w:r>
          </w:p>
          <w:p w14:paraId="25D112BA" w14:textId="77777777" w:rsidR="009632CD" w:rsidRPr="00FE1278" w:rsidRDefault="009632CD" w:rsidP="00F85DA8">
            <w:pPr>
              <w:numPr>
                <w:ilvl w:val="0"/>
                <w:numId w:val="60"/>
              </w:numPr>
              <w:tabs>
                <w:tab w:val="left" w:pos="1"/>
                <w:tab w:val="left" w:pos="360"/>
                <w:tab w:val="left" w:pos="45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Guardar en Archivador de Mantención correctiva los siguientes documentos:</w:t>
            </w:r>
          </w:p>
          <w:p w14:paraId="60C83C11" w14:textId="77777777" w:rsidR="009632CD" w:rsidRPr="00FE1278" w:rsidRDefault="009632CD" w:rsidP="00F85DA8">
            <w:pPr>
              <w:numPr>
                <w:ilvl w:val="0"/>
                <w:numId w:val="100"/>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Informe técnico, IT (un ejemplar).</w:t>
            </w:r>
          </w:p>
          <w:p w14:paraId="7CB5317D" w14:textId="77777777" w:rsidR="009632CD" w:rsidRPr="00FE1278" w:rsidRDefault="009632CD" w:rsidP="00F85DA8">
            <w:pPr>
              <w:numPr>
                <w:ilvl w:val="0"/>
                <w:numId w:val="100"/>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Formulario de Requerimiento de compra, RC (un ejemplar).</w:t>
            </w:r>
          </w:p>
          <w:p w14:paraId="4E387608" w14:textId="77777777" w:rsidR="009632CD" w:rsidRPr="00FE1278" w:rsidRDefault="009632CD" w:rsidP="00F85DA8">
            <w:pPr>
              <w:numPr>
                <w:ilvl w:val="0"/>
                <w:numId w:val="100"/>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Presupuesto, P (un ejemplar).</w:t>
            </w:r>
          </w:p>
        </w:tc>
      </w:tr>
    </w:tbl>
    <w:p w14:paraId="27030422"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p>
    <w:p w14:paraId="39C24646"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1.4 CONTINGENCIAS</w:t>
      </w:r>
    </w:p>
    <w:p w14:paraId="6D0EAE90"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hanging="357"/>
        <w:jc w:val="both"/>
        <w:textAlignment w:val="baseline"/>
        <w:rPr>
          <w:rFonts w:ascii="Arial" w:eastAsia="Times New Roman" w:hAnsi="Arial" w:cs="Arial"/>
          <w:b/>
          <w:sz w:val="24"/>
          <w:szCs w:val="24"/>
          <w:lang w:val="es-ES_tradnl" w:eastAsia="es-ES_tradnl"/>
        </w:rPr>
      </w:pPr>
    </w:p>
    <w:p w14:paraId="674BC0EC"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CL" w:eastAsia="es-ES_tradnl"/>
        </w:rPr>
      </w:pPr>
      <w:r w:rsidRPr="00FE1278">
        <w:rPr>
          <w:rFonts w:ascii="Arial" w:eastAsia="Times New Roman" w:hAnsi="Arial" w:cs="Arial"/>
          <w:b/>
          <w:bCs/>
          <w:sz w:val="24"/>
          <w:szCs w:val="24"/>
          <w:u w:val="single"/>
          <w:lang w:val="es-CL" w:eastAsia="es-ES_tradnl"/>
        </w:rPr>
        <w:t>Actividad Generar OC</w:t>
      </w:r>
    </w:p>
    <w:p w14:paraId="60350C4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61" w:hanging="360"/>
        <w:jc w:val="both"/>
        <w:textAlignment w:val="baseline"/>
        <w:rPr>
          <w:rFonts w:ascii="Arial" w:eastAsia="Times New Roman" w:hAnsi="Arial" w:cs="Arial"/>
          <w:b/>
          <w:sz w:val="24"/>
          <w:szCs w:val="24"/>
          <w:u w:val="single"/>
          <w:lang w:val="es-CL" w:eastAsia="es-ES_tradnl"/>
        </w:rPr>
      </w:pPr>
    </w:p>
    <w:p w14:paraId="6E23F061" w14:textId="77777777" w:rsidR="009632CD" w:rsidRPr="00FE1278"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
          <w:bCs/>
          <w:sz w:val="24"/>
          <w:szCs w:val="24"/>
          <w:u w:val="single"/>
          <w:lang w:val="es-CL" w:eastAsia="es-ES_tradnl"/>
        </w:rPr>
        <w:t>Portal de Mercado público no permite el ingreso de documentos:</w:t>
      </w:r>
      <w:r w:rsidRPr="00FE1278">
        <w:rPr>
          <w:rFonts w:ascii="Arial" w:eastAsia="Times New Roman" w:hAnsi="Arial" w:cs="Arial"/>
          <w:bCs/>
          <w:sz w:val="24"/>
          <w:szCs w:val="24"/>
          <w:lang w:val="es-CL" w:eastAsia="es-ES_tradnl"/>
        </w:rPr>
        <w:t xml:space="preserve"> Ingeniero de Gestión del mantenimiento debe realizar ingreso a Servicio al usuario http://servicioalusuario.chilecompra.cl/ </w:t>
      </w:r>
    </w:p>
    <w:p w14:paraId="73C9A01D"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19106183"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contextualSpacing/>
        <w:jc w:val="both"/>
        <w:textAlignment w:val="baseline"/>
        <w:rPr>
          <w:rFonts w:ascii="Arial" w:eastAsia="Times New Roman" w:hAnsi="Arial" w:cs="Arial"/>
          <w:sz w:val="24"/>
          <w:szCs w:val="24"/>
          <w:lang w:val="es-ES_tradnl" w:eastAsia="es-ES_tradnl"/>
        </w:rPr>
      </w:pPr>
    </w:p>
    <w:p w14:paraId="2479A480" w14:textId="77777777" w:rsidR="009632CD" w:rsidRPr="00E34A85" w:rsidRDefault="009632CD" w:rsidP="00E34A85">
      <w:pPr>
        <w:pStyle w:val="Ttulo2"/>
        <w:numPr>
          <w:ilvl w:val="2"/>
          <w:numId w:val="3"/>
        </w:numPr>
        <w:spacing w:line="240" w:lineRule="auto"/>
        <w:ind w:left="504"/>
        <w:rPr>
          <w:rFonts w:ascii="Arial" w:hAnsi="Arial" w:cs="Arial"/>
          <w:b/>
          <w:color w:val="000000" w:themeColor="text1"/>
          <w:sz w:val="24"/>
          <w:szCs w:val="24"/>
        </w:rPr>
      </w:pPr>
      <w:r w:rsidRPr="00E34A85">
        <w:rPr>
          <w:rFonts w:ascii="Arial" w:hAnsi="Arial" w:cs="Arial"/>
          <w:b/>
          <w:color w:val="000000" w:themeColor="text1"/>
          <w:sz w:val="24"/>
          <w:szCs w:val="24"/>
        </w:rPr>
        <w:t xml:space="preserve">ANEXO </w:t>
      </w:r>
      <w:r w:rsidR="000D5B43">
        <w:rPr>
          <w:rFonts w:ascii="Arial" w:hAnsi="Arial" w:cs="Arial"/>
          <w:b/>
          <w:color w:val="000000" w:themeColor="text1"/>
          <w:sz w:val="24"/>
          <w:szCs w:val="24"/>
        </w:rPr>
        <w:t>10</w:t>
      </w:r>
    </w:p>
    <w:p w14:paraId="69A88808"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p>
    <w:p w14:paraId="01778A54"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ES_tradnl" w:eastAsia="es-ES_tradnl"/>
        </w:rPr>
      </w:pPr>
      <w:r w:rsidRPr="00FE1278">
        <w:rPr>
          <w:rFonts w:ascii="Arial" w:eastAsia="Times New Roman" w:hAnsi="Arial" w:cs="Arial"/>
          <w:b/>
          <w:sz w:val="24"/>
          <w:szCs w:val="24"/>
          <w:u w:val="single"/>
          <w:lang w:val="es-ES_tradnl" w:eastAsia="es-ES_tradnl"/>
        </w:rPr>
        <w:t>ETAPA: GESTIONAR COMPRA</w:t>
      </w:r>
    </w:p>
    <w:p w14:paraId="62026FD0"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12885A5B"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u w:val="single"/>
          <w:lang w:val="es-ES_tradnl" w:eastAsia="es-ES_tradnl"/>
        </w:rPr>
        <w:t>ETAPA 7: GESTIONAR COMPRA POR TRATO DIRECTO</w:t>
      </w:r>
    </w:p>
    <w:p w14:paraId="13FF0132"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contextualSpacing/>
        <w:jc w:val="both"/>
        <w:textAlignment w:val="baseline"/>
        <w:rPr>
          <w:rFonts w:ascii="Arial" w:eastAsia="Times New Roman" w:hAnsi="Arial" w:cs="Arial"/>
          <w:sz w:val="24"/>
          <w:szCs w:val="24"/>
          <w:lang w:val="es-ES_tradnl" w:eastAsia="es-ES_tradnl"/>
        </w:rPr>
      </w:pPr>
    </w:p>
    <w:p w14:paraId="38DD8E1E" w14:textId="77777777" w:rsidR="009632CD" w:rsidRPr="00FE1278" w:rsidRDefault="009632CD" w:rsidP="00F436E3">
      <w:pPr>
        <w:tabs>
          <w:tab w:val="left" w:pos="0"/>
          <w:tab w:val="left" w:pos="284"/>
          <w:tab w:val="left" w:pos="426"/>
        </w:tabs>
        <w:spacing w:after="0" w:line="240" w:lineRule="auto"/>
        <w:contextualSpacing/>
        <w:jc w:val="both"/>
        <w:rPr>
          <w:rFonts w:ascii="Arial" w:eastAsia="Times New Roman" w:hAnsi="Arial" w:cs="Arial"/>
          <w:b/>
          <w:sz w:val="24"/>
          <w:szCs w:val="24"/>
          <w:lang w:val="es-CL" w:eastAsia="es-ES"/>
        </w:rPr>
      </w:pPr>
    </w:p>
    <w:p w14:paraId="26A1DC28" w14:textId="77777777" w:rsidR="009632CD" w:rsidRPr="00FE1278" w:rsidRDefault="009632CD" w:rsidP="00F436E3">
      <w:pPr>
        <w:tabs>
          <w:tab w:val="left" w:pos="0"/>
          <w:tab w:val="left" w:pos="284"/>
          <w:tab w:val="left" w:pos="426"/>
        </w:tabs>
        <w:spacing w:after="0" w:line="240" w:lineRule="auto"/>
        <w:contextualSpacing/>
        <w:jc w:val="both"/>
        <w:rPr>
          <w:rFonts w:ascii="Arial" w:eastAsia="Times New Roman" w:hAnsi="Arial" w:cs="Arial"/>
          <w:b/>
          <w:sz w:val="24"/>
          <w:szCs w:val="24"/>
          <w:lang w:val="es-CL" w:eastAsia="es-ES"/>
        </w:rPr>
      </w:pPr>
      <w:r w:rsidRPr="00FE1278">
        <w:rPr>
          <w:rFonts w:ascii="Arial" w:eastAsia="Times New Roman" w:hAnsi="Arial" w:cs="Arial"/>
          <w:b/>
          <w:sz w:val="24"/>
          <w:szCs w:val="24"/>
          <w:lang w:val="es-CL" w:eastAsia="es-ES"/>
        </w:rPr>
        <w:t>1.   DESARROLLO</w:t>
      </w:r>
    </w:p>
    <w:p w14:paraId="2A87BA68"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before="240" w:after="12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1.1 MODELOS VISUALES</w:t>
      </w:r>
    </w:p>
    <w:p w14:paraId="3406F363"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Ubicación en el mapa de procesos: Etapa número 7 del proceso de Realizar mantenimiento correctivo.</w:t>
      </w:r>
    </w:p>
    <w:p w14:paraId="09B3DB02"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p>
    <w:p w14:paraId="53E59E7D" w14:textId="77777777" w:rsidR="009632CD" w:rsidRPr="00FE1278" w:rsidRDefault="00F45EE2" w:rsidP="00F45EE2">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center"/>
        <w:textAlignment w:val="baseline"/>
        <w:rPr>
          <w:rFonts w:ascii="Arial" w:eastAsia="Times New Roman" w:hAnsi="Arial" w:cs="Arial"/>
          <w:sz w:val="24"/>
          <w:szCs w:val="24"/>
          <w:lang w:val="es-CL" w:eastAsia="es-ES_tradnl"/>
        </w:rPr>
      </w:pPr>
      <w:r>
        <w:rPr>
          <w:rFonts w:ascii="Arial" w:eastAsia="Times New Roman" w:hAnsi="Arial" w:cs="Arial"/>
          <w:noProof/>
          <w:sz w:val="24"/>
          <w:szCs w:val="24"/>
          <w:lang w:val="es-CL" w:eastAsia="es-ES_tradnl"/>
        </w:rPr>
        <w:lastRenderedPageBreak/>
        <w:drawing>
          <wp:inline distT="0" distB="0" distL="0" distR="0" wp14:anchorId="656F8ED7" wp14:editId="03C7BF07">
            <wp:extent cx="5123815" cy="2637790"/>
            <wp:effectExtent l="0" t="0" r="63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23815" cy="2637790"/>
                    </a:xfrm>
                    <a:prstGeom prst="rect">
                      <a:avLst/>
                    </a:prstGeom>
                    <a:noFill/>
                  </pic:spPr>
                </pic:pic>
              </a:graphicData>
            </a:graphic>
          </wp:inline>
        </w:drawing>
      </w:r>
    </w:p>
    <w:p w14:paraId="2AFDF52E"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 </w:t>
      </w:r>
    </w:p>
    <w:p w14:paraId="6BB3C265"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Flujograma de información con sus listas de tareas</w:t>
      </w:r>
    </w:p>
    <w:p w14:paraId="6A3590FA" w14:textId="77777777" w:rsidR="009632CD" w:rsidRPr="00FE1278" w:rsidRDefault="00F45EE2"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r>
        <w:rPr>
          <w:rFonts w:ascii="Arial" w:eastAsia="Times New Roman" w:hAnsi="Arial" w:cs="Arial"/>
          <w:noProof/>
          <w:sz w:val="24"/>
          <w:szCs w:val="24"/>
          <w:lang w:val="es-CL" w:eastAsia="es-ES_tradnl"/>
        </w:rPr>
        <w:drawing>
          <wp:inline distT="0" distB="0" distL="0" distR="0" wp14:anchorId="20F818C1" wp14:editId="68DA7A34">
            <wp:extent cx="5628640" cy="379984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28640" cy="3799840"/>
                    </a:xfrm>
                    <a:prstGeom prst="rect">
                      <a:avLst/>
                    </a:prstGeom>
                    <a:noFill/>
                  </pic:spPr>
                </pic:pic>
              </a:graphicData>
            </a:graphic>
          </wp:inline>
        </w:drawing>
      </w:r>
    </w:p>
    <w:p w14:paraId="2407C36E" w14:textId="77777777" w:rsidR="009632CD" w:rsidRDefault="00F45EE2"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r>
        <w:rPr>
          <w:rFonts w:ascii="Arial" w:eastAsia="Times New Roman" w:hAnsi="Arial" w:cs="Arial"/>
          <w:noProof/>
          <w:sz w:val="24"/>
          <w:szCs w:val="24"/>
          <w:lang w:val="es-CL" w:eastAsia="es-ES_tradnl"/>
        </w:rPr>
        <w:lastRenderedPageBreak/>
        <w:drawing>
          <wp:inline distT="0" distB="0" distL="0" distR="0" wp14:anchorId="208F11C8" wp14:editId="2BA9E6EC">
            <wp:extent cx="5628640" cy="3314065"/>
            <wp:effectExtent l="0" t="0" r="0" b="63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28640" cy="3314065"/>
                    </a:xfrm>
                    <a:prstGeom prst="rect">
                      <a:avLst/>
                    </a:prstGeom>
                    <a:noFill/>
                  </pic:spPr>
                </pic:pic>
              </a:graphicData>
            </a:graphic>
          </wp:inline>
        </w:drawing>
      </w:r>
    </w:p>
    <w:p w14:paraId="58E1090F" w14:textId="77777777" w:rsidR="00F45EE2" w:rsidRPr="00FE1278" w:rsidRDefault="00F45EE2"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120" w:line="240" w:lineRule="auto"/>
        <w:jc w:val="both"/>
        <w:textAlignment w:val="baseline"/>
        <w:rPr>
          <w:rFonts w:ascii="Arial" w:eastAsia="Times New Roman" w:hAnsi="Arial" w:cs="Arial"/>
          <w:sz w:val="24"/>
          <w:szCs w:val="24"/>
          <w:lang w:val="es-CL" w:eastAsia="es-ES_tradnl"/>
        </w:rPr>
      </w:pPr>
    </w:p>
    <w:p w14:paraId="4C2563D5"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5173C4FC"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1.2 INFORMACIÓN GENERAL</w:t>
      </w:r>
    </w:p>
    <w:p w14:paraId="6158D2E2" w14:textId="77777777" w:rsidR="009632CD" w:rsidRPr="00FE1278" w:rsidRDefault="009632CD" w:rsidP="00F436E3">
      <w:pPr>
        <w:tabs>
          <w:tab w:val="left" w:pos="0"/>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97"/>
        <w:gridCol w:w="5931"/>
      </w:tblGrid>
      <w:tr w:rsidR="009632CD" w:rsidRPr="00FE1278" w14:paraId="1B0DEE97" w14:textId="77777777" w:rsidTr="00F45EE2">
        <w:trPr>
          <w:trHeight w:val="243"/>
        </w:trPr>
        <w:tc>
          <w:tcPr>
            <w:tcW w:w="1641" w:type="pct"/>
          </w:tcPr>
          <w:p w14:paraId="279F120D"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i/>
                <w:sz w:val="24"/>
                <w:szCs w:val="24"/>
                <w:lang w:val="es-ES_tradnl" w:eastAsia="es-ES_tradnl"/>
              </w:rPr>
              <w:t>Evento activador</w:t>
            </w:r>
          </w:p>
        </w:tc>
        <w:tc>
          <w:tcPr>
            <w:tcW w:w="3359" w:type="pct"/>
          </w:tcPr>
          <w:p w14:paraId="1C84506C"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ES_tradnl" w:eastAsia="es-ES_tradnl"/>
              </w:rPr>
              <w:t>El RC proveniente de Etapa Reparar.</w:t>
            </w:r>
          </w:p>
        </w:tc>
      </w:tr>
      <w:tr w:rsidR="009632CD" w:rsidRPr="00FE1278" w14:paraId="21ADEE02" w14:textId="77777777" w:rsidTr="00F45EE2">
        <w:trPr>
          <w:trHeight w:val="277"/>
        </w:trPr>
        <w:tc>
          <w:tcPr>
            <w:tcW w:w="1641" w:type="pct"/>
          </w:tcPr>
          <w:p w14:paraId="0086E8E8"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i/>
                <w:sz w:val="24"/>
                <w:szCs w:val="24"/>
                <w:lang w:val="es-ES_tradnl" w:eastAsia="es-ES_tradnl"/>
              </w:rPr>
              <w:t>Objetivo</w:t>
            </w:r>
          </w:p>
        </w:tc>
        <w:tc>
          <w:tcPr>
            <w:tcW w:w="3359" w:type="pct"/>
          </w:tcPr>
          <w:p w14:paraId="52A1BBC9"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Compra de servicios, repuestos o accesorios para la reparación de un equipo médico.</w:t>
            </w:r>
          </w:p>
        </w:tc>
      </w:tr>
      <w:tr w:rsidR="009632CD" w:rsidRPr="00FE1278" w14:paraId="3C919CCC" w14:textId="77777777" w:rsidTr="00F45EE2">
        <w:trPr>
          <w:trHeight w:val="286"/>
        </w:trPr>
        <w:tc>
          <w:tcPr>
            <w:tcW w:w="1641" w:type="pct"/>
          </w:tcPr>
          <w:p w14:paraId="28907574"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i/>
                <w:sz w:val="24"/>
                <w:szCs w:val="24"/>
                <w:lang w:val="es-ES_tradnl" w:eastAsia="es-ES_tradnl"/>
              </w:rPr>
            </w:pPr>
            <w:r w:rsidRPr="00FE1278">
              <w:rPr>
                <w:rFonts w:ascii="Arial" w:eastAsia="Times New Roman" w:hAnsi="Arial" w:cs="Arial"/>
                <w:i/>
                <w:sz w:val="24"/>
                <w:szCs w:val="24"/>
                <w:lang w:val="es-ES_tradnl" w:eastAsia="es-ES_tradnl"/>
              </w:rPr>
              <w:t>Dueño</w:t>
            </w:r>
          </w:p>
        </w:tc>
        <w:tc>
          <w:tcPr>
            <w:tcW w:w="3359" w:type="pct"/>
          </w:tcPr>
          <w:p w14:paraId="48F6BBDB"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Jefe de Sub-Departamento de Ingeniería Biomédica.</w:t>
            </w:r>
          </w:p>
        </w:tc>
      </w:tr>
    </w:tbl>
    <w:p w14:paraId="39390897"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5C0B5176"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1.3 DESCRIPCIÓN DEL FLUJO</w:t>
      </w:r>
    </w:p>
    <w:p w14:paraId="3940F615" w14:textId="77777777" w:rsidR="009632CD" w:rsidRPr="00FE1278" w:rsidRDefault="009632CD" w:rsidP="00F436E3">
      <w:pPr>
        <w:tabs>
          <w:tab w:val="left" w:pos="1"/>
          <w:tab w:val="left" w:pos="142"/>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0"/>
        <w:gridCol w:w="1524"/>
        <w:gridCol w:w="5964"/>
      </w:tblGrid>
      <w:tr w:rsidR="009632CD" w:rsidRPr="00FE1278" w14:paraId="2B7CEF50" w14:textId="77777777" w:rsidTr="00F45EE2">
        <w:trPr>
          <w:trHeight w:val="337"/>
          <w:jc w:val="center"/>
        </w:trPr>
        <w:tc>
          <w:tcPr>
            <w:tcW w:w="759" w:type="pct"/>
          </w:tcPr>
          <w:p w14:paraId="0C2D51C8"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Actividad</w:t>
            </w:r>
          </w:p>
        </w:tc>
        <w:tc>
          <w:tcPr>
            <w:tcW w:w="863" w:type="pct"/>
          </w:tcPr>
          <w:p w14:paraId="41A72A7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Rol</w:t>
            </w:r>
          </w:p>
        </w:tc>
        <w:tc>
          <w:tcPr>
            <w:tcW w:w="3378" w:type="pct"/>
          </w:tcPr>
          <w:p w14:paraId="45140126"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Tareas</w:t>
            </w:r>
          </w:p>
        </w:tc>
      </w:tr>
      <w:tr w:rsidR="009632CD" w:rsidRPr="00FE1278" w14:paraId="33E2DF39" w14:textId="77777777" w:rsidTr="00F45EE2">
        <w:trPr>
          <w:trHeight w:val="338"/>
          <w:jc w:val="center"/>
        </w:trPr>
        <w:tc>
          <w:tcPr>
            <w:tcW w:w="759" w:type="pct"/>
          </w:tcPr>
          <w:p w14:paraId="72F5A81A"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553ED7B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Generar </w:t>
            </w:r>
          </w:p>
          <w:p w14:paraId="66E59104"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OC</w:t>
            </w:r>
          </w:p>
        </w:tc>
        <w:tc>
          <w:tcPr>
            <w:tcW w:w="863" w:type="pct"/>
          </w:tcPr>
          <w:p w14:paraId="0FF93FFD"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68189836"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Coordinador de gestión del mantenimiento </w:t>
            </w:r>
          </w:p>
        </w:tc>
        <w:tc>
          <w:tcPr>
            <w:tcW w:w="3378" w:type="pct"/>
          </w:tcPr>
          <w:p w14:paraId="12943E84" w14:textId="77777777" w:rsidR="009632CD" w:rsidRPr="00FE1278" w:rsidRDefault="009632CD" w:rsidP="00F436E3">
            <w:pPr>
              <w:tabs>
                <w:tab w:val="left" w:pos="360"/>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p>
          <w:p w14:paraId="5C2EFAD5" w14:textId="77777777" w:rsidR="009632CD" w:rsidRPr="00FE1278" w:rsidRDefault="009632CD" w:rsidP="00F85DA8">
            <w:pPr>
              <w:numPr>
                <w:ilvl w:val="0"/>
                <w:numId w:val="103"/>
              </w:numPr>
              <w:tabs>
                <w:tab w:val="left" w:pos="1"/>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Realizar Orden de compra (OC) en portal de Mercado público. </w:t>
            </w:r>
          </w:p>
          <w:p w14:paraId="1159B604" w14:textId="77777777" w:rsidR="009632CD" w:rsidRPr="00FE1278" w:rsidRDefault="009632CD" w:rsidP="00F85DA8">
            <w:pPr>
              <w:numPr>
                <w:ilvl w:val="0"/>
                <w:numId w:val="103"/>
              </w:numPr>
              <w:tabs>
                <w:tab w:val="left" w:pos="1"/>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Generar documento detallados a continuación de:</w:t>
            </w:r>
          </w:p>
          <w:p w14:paraId="39A87BDD" w14:textId="77777777" w:rsidR="009632CD" w:rsidRPr="00FE1278" w:rsidRDefault="009632CD" w:rsidP="00F85DA8">
            <w:pPr>
              <w:numPr>
                <w:ilvl w:val="0"/>
                <w:numId w:val="101"/>
              </w:numPr>
              <w:tabs>
                <w:tab w:val="left" w:pos="1"/>
                <w:tab w:val="left" w:pos="349"/>
                <w:tab w:val="left" w:pos="45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578"/>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Trato directo, TD, un ejemplar.                                                                                                         </w:t>
            </w:r>
          </w:p>
          <w:p w14:paraId="0FA4A0E9" w14:textId="77777777" w:rsidR="009632CD" w:rsidRPr="00FE1278" w:rsidRDefault="009632CD" w:rsidP="00F85DA8">
            <w:pPr>
              <w:numPr>
                <w:ilvl w:val="0"/>
                <w:numId w:val="101"/>
              </w:numPr>
              <w:tabs>
                <w:tab w:val="left" w:pos="1"/>
                <w:tab w:val="left" w:pos="349"/>
                <w:tab w:val="left" w:pos="45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578"/>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Certificado de no convenio marco, NCM, un ejemplar.</w:t>
            </w:r>
          </w:p>
          <w:p w14:paraId="39BDB308" w14:textId="77777777" w:rsidR="009632CD" w:rsidRPr="00FE1278" w:rsidRDefault="009632CD" w:rsidP="00F85DA8">
            <w:pPr>
              <w:numPr>
                <w:ilvl w:val="0"/>
                <w:numId w:val="27"/>
              </w:numPr>
              <w:tabs>
                <w:tab w:val="left" w:pos="1"/>
                <w:tab w:val="left" w:pos="349"/>
                <w:tab w:val="left" w:pos="45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491" w:firstLine="0"/>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Certificado de disponibilidad presupuestaria, CDP, un ejemplar.</w:t>
            </w:r>
          </w:p>
          <w:p w14:paraId="3D8A1013" w14:textId="77777777" w:rsidR="009632CD" w:rsidRPr="00FE1278" w:rsidRDefault="009632CD" w:rsidP="00F85DA8">
            <w:pPr>
              <w:numPr>
                <w:ilvl w:val="0"/>
                <w:numId w:val="103"/>
              </w:numPr>
              <w:tabs>
                <w:tab w:val="left" w:pos="1"/>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lastRenderedPageBreak/>
              <w:t>Entregar documentos (un ejemplar) a Técnico administrativo, un ejemplar de los siguientes documentos:</w:t>
            </w:r>
          </w:p>
          <w:p w14:paraId="74977E65" w14:textId="77777777" w:rsidR="009632CD" w:rsidRPr="00FE1278" w:rsidRDefault="009632CD" w:rsidP="00F85DA8">
            <w:pPr>
              <w:numPr>
                <w:ilvl w:val="0"/>
                <w:numId w:val="27"/>
              </w:numPr>
              <w:tabs>
                <w:tab w:val="left" w:pos="1"/>
                <w:tab w:val="left" w:pos="349"/>
                <w:tab w:val="left" w:pos="45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22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Trato directo, TD.</w:t>
            </w:r>
          </w:p>
          <w:p w14:paraId="72D8CC32" w14:textId="77777777" w:rsidR="009632CD" w:rsidRPr="00FE1278" w:rsidRDefault="009632CD" w:rsidP="00F85DA8">
            <w:pPr>
              <w:numPr>
                <w:ilvl w:val="0"/>
                <w:numId w:val="27"/>
              </w:numPr>
              <w:tabs>
                <w:tab w:val="left" w:pos="1"/>
                <w:tab w:val="left" w:pos="349"/>
                <w:tab w:val="left" w:pos="45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491" w:firstLine="0"/>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Certificado de disponibilidad presupuestaria, CDP. Certificado de no convenio marco, NCM.</w:t>
            </w:r>
          </w:p>
          <w:p w14:paraId="021E7C66" w14:textId="77777777" w:rsidR="009632CD" w:rsidRPr="00FE1278" w:rsidRDefault="009632CD" w:rsidP="00F85DA8">
            <w:pPr>
              <w:numPr>
                <w:ilvl w:val="0"/>
                <w:numId w:val="27"/>
              </w:numPr>
              <w:tabs>
                <w:tab w:val="left" w:pos="1"/>
                <w:tab w:val="left" w:pos="360"/>
                <w:tab w:val="left" w:pos="459"/>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491" w:firstLine="0"/>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Requerimiento de compras, RC.</w:t>
            </w:r>
          </w:p>
          <w:p w14:paraId="66970DA0" w14:textId="77777777" w:rsidR="009632CD" w:rsidRPr="00FE1278" w:rsidRDefault="009632CD" w:rsidP="00F85DA8">
            <w:pPr>
              <w:numPr>
                <w:ilvl w:val="0"/>
                <w:numId w:val="102"/>
              </w:numPr>
              <w:tabs>
                <w:tab w:val="left" w:pos="1"/>
                <w:tab w:val="left" w:pos="360"/>
                <w:tab w:val="left" w:pos="459"/>
                <w:tab w:val="left" w:pos="774"/>
                <w:tab w:val="left" w:pos="1058"/>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578"/>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Presupuesto, P.</w:t>
            </w:r>
          </w:p>
          <w:p w14:paraId="4BF29249" w14:textId="77777777" w:rsidR="009632CD" w:rsidRPr="00FE1278" w:rsidRDefault="009632CD" w:rsidP="00F85DA8">
            <w:pPr>
              <w:numPr>
                <w:ilvl w:val="0"/>
                <w:numId w:val="27"/>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Informe técnico, IT.</w:t>
            </w:r>
          </w:p>
        </w:tc>
      </w:tr>
      <w:tr w:rsidR="009632CD" w:rsidRPr="00FE1278" w14:paraId="037D30A6" w14:textId="77777777" w:rsidTr="00F45EE2">
        <w:trPr>
          <w:trHeight w:val="338"/>
          <w:jc w:val="center"/>
        </w:trPr>
        <w:tc>
          <w:tcPr>
            <w:tcW w:w="759" w:type="pct"/>
          </w:tcPr>
          <w:p w14:paraId="219A6C58"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3C3B2F4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Solicitar firmas</w:t>
            </w:r>
          </w:p>
        </w:tc>
        <w:tc>
          <w:tcPr>
            <w:tcW w:w="863" w:type="pct"/>
          </w:tcPr>
          <w:p w14:paraId="4590AECC"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5A8EAE4F"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Técnico administrativo</w:t>
            </w:r>
          </w:p>
        </w:tc>
        <w:tc>
          <w:tcPr>
            <w:tcW w:w="3378" w:type="pct"/>
          </w:tcPr>
          <w:p w14:paraId="2EC2039D" w14:textId="77777777" w:rsidR="009632CD" w:rsidRPr="00FE1278" w:rsidRDefault="009632CD" w:rsidP="00F85DA8">
            <w:pPr>
              <w:numPr>
                <w:ilvl w:val="0"/>
                <w:numId w:val="28"/>
              </w:numPr>
              <w:tabs>
                <w:tab w:val="left" w:pos="1"/>
                <w:tab w:val="left" w:pos="349"/>
                <w:tab w:val="left" w:pos="45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Pedir firmas de documentos según corresponda (iniciales de firmantes se encuentran en cada documento), dicha entrega de documentos debe realizarse a través del libro de correspondencia:</w:t>
            </w:r>
          </w:p>
          <w:p w14:paraId="64115BA0" w14:textId="77777777" w:rsidR="009632CD" w:rsidRPr="00FE1278" w:rsidRDefault="009632CD" w:rsidP="00F85DA8">
            <w:pPr>
              <w:numPr>
                <w:ilvl w:val="0"/>
                <w:numId w:val="27"/>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Trato directo (TD), firma de: Jefe de Ingeniería Biomédica, Jefe de Gestión de Operaciones, Jefe de Abastecimiento, Jefe de Contabilidad y presupuesto, Jefe de Departamento de Jurídica, Subdirector de Administración y finanzas, Director del Hospital El Carmen de Maipú. Certificado de disponibilidad presupuestaria, (CDP) firma de:  Jefe de Jefe de Contabilidad y presupuesto.                                                                                                                                                                                                                                                                                                                                                                                                                                                                                                                                                                                                                                                                                                                                                                                                                                                                                                                                                                                                                                                                                                                                                                                                                                                                                                                                                                                                                                                                                                                                                                     </w:t>
            </w:r>
          </w:p>
          <w:p w14:paraId="08F4EECE" w14:textId="77777777" w:rsidR="009632CD" w:rsidRPr="00FE1278" w:rsidRDefault="009632CD" w:rsidP="00F85DA8">
            <w:pPr>
              <w:numPr>
                <w:ilvl w:val="0"/>
                <w:numId w:val="27"/>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Certificado de no convenio marco (NCM), firma de: Jefe de Abastecimiento.  </w:t>
            </w:r>
          </w:p>
          <w:p w14:paraId="377A1AF8" w14:textId="77777777" w:rsidR="009632CD" w:rsidRPr="00FE1278" w:rsidRDefault="009632CD" w:rsidP="00F85DA8">
            <w:pPr>
              <w:numPr>
                <w:ilvl w:val="0"/>
                <w:numId w:val="27"/>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Requerimiento de compras (RC), firma de: Jefe de Abastecimiento.</w:t>
            </w:r>
          </w:p>
          <w:p w14:paraId="62697688" w14:textId="77777777" w:rsidR="009632CD" w:rsidRPr="00FE1278" w:rsidRDefault="009632CD" w:rsidP="00F85DA8">
            <w:pPr>
              <w:numPr>
                <w:ilvl w:val="0"/>
                <w:numId w:val="28"/>
              </w:numPr>
              <w:tabs>
                <w:tab w:val="left" w:pos="1"/>
                <w:tab w:val="left" w:pos="34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Entregar los documentos (un ejemplar) firmados a Oficina de partes:</w:t>
            </w:r>
          </w:p>
          <w:p w14:paraId="02F52277" w14:textId="77777777" w:rsidR="009632CD" w:rsidRPr="00FE1278" w:rsidRDefault="009632CD" w:rsidP="00F85DA8">
            <w:pPr>
              <w:numPr>
                <w:ilvl w:val="0"/>
                <w:numId w:val="27"/>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Trato directo con Resolución exenta (TD) </w:t>
            </w:r>
          </w:p>
          <w:p w14:paraId="1137E7A8" w14:textId="77777777" w:rsidR="009632CD" w:rsidRPr="00FE1278" w:rsidRDefault="009632CD" w:rsidP="00F85DA8">
            <w:pPr>
              <w:numPr>
                <w:ilvl w:val="0"/>
                <w:numId w:val="27"/>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Certificado de disponibilidad presupuestaria, (CDP).                                                                                                                                                                                                                                                                                                                                                                                                                                                                                                                                                                                                                                                                                                                                                                                                                                                                                                                                                                                                                                                                                                                                                                                                                                                                                                                                                                                                                                                                                                                                                                     </w:t>
            </w:r>
          </w:p>
          <w:p w14:paraId="28BEC2E5" w14:textId="77777777" w:rsidR="009632CD" w:rsidRPr="00FE1278" w:rsidRDefault="009632CD" w:rsidP="00F85DA8">
            <w:pPr>
              <w:numPr>
                <w:ilvl w:val="0"/>
                <w:numId w:val="27"/>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Certificado de no convenio marco (NCM).</w:t>
            </w:r>
          </w:p>
          <w:p w14:paraId="394791C6" w14:textId="77777777" w:rsidR="009632CD" w:rsidRPr="00FE1278" w:rsidRDefault="009632CD" w:rsidP="00F85DA8">
            <w:pPr>
              <w:numPr>
                <w:ilvl w:val="0"/>
                <w:numId w:val="27"/>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Requerimiento de compras (RC).</w:t>
            </w:r>
          </w:p>
          <w:p w14:paraId="09B036D2" w14:textId="77777777" w:rsidR="009632CD" w:rsidRPr="00FE1278" w:rsidRDefault="009632CD" w:rsidP="00F85DA8">
            <w:pPr>
              <w:numPr>
                <w:ilvl w:val="0"/>
                <w:numId w:val="102"/>
              </w:numPr>
              <w:tabs>
                <w:tab w:val="left" w:pos="1"/>
                <w:tab w:val="left" w:pos="360"/>
                <w:tab w:val="left" w:pos="459"/>
                <w:tab w:val="left" w:pos="774"/>
                <w:tab w:val="left" w:pos="1058"/>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578"/>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Presupuesto, P.</w:t>
            </w:r>
          </w:p>
          <w:p w14:paraId="4833BA41" w14:textId="77777777" w:rsidR="009632CD" w:rsidRPr="00FE1278" w:rsidRDefault="009632CD" w:rsidP="00F85DA8">
            <w:pPr>
              <w:numPr>
                <w:ilvl w:val="0"/>
                <w:numId w:val="27"/>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Informe técnico, IT.</w:t>
            </w:r>
          </w:p>
        </w:tc>
      </w:tr>
      <w:tr w:rsidR="009632CD" w:rsidRPr="00FE1278" w14:paraId="06A87276" w14:textId="77777777" w:rsidTr="00F45EE2">
        <w:trPr>
          <w:trHeight w:val="338"/>
          <w:jc w:val="center"/>
        </w:trPr>
        <w:tc>
          <w:tcPr>
            <w:tcW w:w="5000" w:type="pct"/>
            <w:gridSpan w:val="3"/>
          </w:tcPr>
          <w:p w14:paraId="74C00C65" w14:textId="77777777" w:rsidR="009632CD" w:rsidRPr="00FE1278" w:rsidRDefault="009632CD" w:rsidP="00F436E3">
            <w:pPr>
              <w:tabs>
                <w:tab w:val="left" w:pos="349"/>
                <w:tab w:val="left" w:pos="459"/>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jc w:val="both"/>
              <w:textAlignment w:val="baseline"/>
              <w:rPr>
                <w:rFonts w:ascii="Arial" w:eastAsia="Times New Roman" w:hAnsi="Arial" w:cs="Arial"/>
                <w:b/>
                <w:sz w:val="24"/>
                <w:szCs w:val="24"/>
                <w:lang w:val="es-CL" w:eastAsia="es-ES_tradnl"/>
              </w:rPr>
            </w:pPr>
            <w:r w:rsidRPr="00FE1278">
              <w:rPr>
                <w:rFonts w:ascii="Arial" w:eastAsia="Times New Roman" w:hAnsi="Arial" w:cs="Arial"/>
                <w:b/>
                <w:sz w:val="24"/>
                <w:szCs w:val="24"/>
                <w:lang w:val="es-CL" w:eastAsia="es-ES_tradnl"/>
              </w:rPr>
              <w:t>Asignar Correlativo</w:t>
            </w:r>
          </w:p>
        </w:tc>
      </w:tr>
      <w:tr w:rsidR="009632CD" w:rsidRPr="00FE1278" w14:paraId="237D3710" w14:textId="77777777" w:rsidTr="00F45EE2">
        <w:trPr>
          <w:trHeight w:val="338"/>
          <w:jc w:val="center"/>
        </w:trPr>
        <w:tc>
          <w:tcPr>
            <w:tcW w:w="759" w:type="pct"/>
          </w:tcPr>
          <w:p w14:paraId="073BBE69"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 </w:t>
            </w:r>
          </w:p>
          <w:p w14:paraId="1A0475B3"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Adjuntar</w:t>
            </w:r>
          </w:p>
        </w:tc>
        <w:tc>
          <w:tcPr>
            <w:tcW w:w="863" w:type="pct"/>
          </w:tcPr>
          <w:p w14:paraId="3824064E"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p>
          <w:p w14:paraId="5912B39A"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Coordinador de gestión del </w:t>
            </w:r>
            <w:r w:rsidRPr="00FE1278">
              <w:rPr>
                <w:rFonts w:ascii="Arial" w:eastAsia="Times New Roman" w:hAnsi="Arial" w:cs="Arial"/>
                <w:sz w:val="24"/>
                <w:szCs w:val="24"/>
                <w:lang w:val="es-CL" w:eastAsia="es-ES_tradnl"/>
              </w:rPr>
              <w:lastRenderedPageBreak/>
              <w:t>mantenimiento</w:t>
            </w:r>
          </w:p>
        </w:tc>
        <w:tc>
          <w:tcPr>
            <w:tcW w:w="3378" w:type="pct"/>
          </w:tcPr>
          <w:p w14:paraId="3D810FE9" w14:textId="77777777" w:rsidR="009632CD" w:rsidRPr="00FE1278" w:rsidRDefault="009632CD" w:rsidP="00F85DA8">
            <w:pPr>
              <w:numPr>
                <w:ilvl w:val="0"/>
                <w:numId w:val="26"/>
              </w:numPr>
              <w:tabs>
                <w:tab w:val="left" w:pos="1"/>
                <w:tab w:val="left" w:pos="360"/>
                <w:tab w:val="left" w:pos="45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lastRenderedPageBreak/>
              <w:t>Anexar a Orden de Compra (OC) del portal de Mercado Publico los siguientes documentos (documentos deben estar firmados):</w:t>
            </w:r>
          </w:p>
          <w:p w14:paraId="1B4C25E1" w14:textId="77777777" w:rsidR="009632CD" w:rsidRPr="00FE1278" w:rsidRDefault="009632CD" w:rsidP="00F85DA8">
            <w:pPr>
              <w:numPr>
                <w:ilvl w:val="0"/>
                <w:numId w:val="27"/>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lastRenderedPageBreak/>
              <w:t xml:space="preserve">Certificado de disponibilidad presupuestaria, CDP.                                                                                                                                                                                                                                                                                                                                                                                                                                                                                                                                                                                                                                                                                                                                                                                                                                                                                                                                                                                                                                                                                                                                                                                                                                                                                                                                                                                                                                                                                                                                                               </w:t>
            </w:r>
          </w:p>
          <w:p w14:paraId="5355E01C" w14:textId="77777777" w:rsidR="009632CD" w:rsidRPr="00FE1278" w:rsidRDefault="009632CD" w:rsidP="00F85DA8">
            <w:pPr>
              <w:numPr>
                <w:ilvl w:val="0"/>
                <w:numId w:val="27"/>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Certificado de no convenio marco, NCM.</w:t>
            </w:r>
          </w:p>
          <w:p w14:paraId="208374EE" w14:textId="77777777" w:rsidR="009632CD" w:rsidRPr="00FE1278" w:rsidRDefault="009632CD" w:rsidP="00F85DA8">
            <w:pPr>
              <w:numPr>
                <w:ilvl w:val="0"/>
                <w:numId w:val="27"/>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Resolución exenta, RE.</w:t>
            </w:r>
          </w:p>
          <w:p w14:paraId="6E29915F" w14:textId="77777777" w:rsidR="009632CD" w:rsidRPr="00FE1278" w:rsidRDefault="009632CD" w:rsidP="00F85DA8">
            <w:pPr>
              <w:numPr>
                <w:ilvl w:val="0"/>
                <w:numId w:val="102"/>
              </w:numPr>
              <w:tabs>
                <w:tab w:val="left" w:pos="1"/>
                <w:tab w:val="left" w:pos="360"/>
                <w:tab w:val="left" w:pos="459"/>
                <w:tab w:val="left" w:pos="774"/>
                <w:tab w:val="left" w:pos="1058"/>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578"/>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Requerimiento de compra, RC.</w:t>
            </w:r>
          </w:p>
          <w:p w14:paraId="4BBACB38" w14:textId="77777777" w:rsidR="009632CD" w:rsidRPr="00FE1278" w:rsidRDefault="009632CD" w:rsidP="00F85DA8">
            <w:pPr>
              <w:numPr>
                <w:ilvl w:val="0"/>
                <w:numId w:val="102"/>
              </w:numPr>
              <w:tabs>
                <w:tab w:val="left" w:pos="1"/>
                <w:tab w:val="left" w:pos="360"/>
                <w:tab w:val="left" w:pos="459"/>
                <w:tab w:val="left" w:pos="774"/>
                <w:tab w:val="left" w:pos="1058"/>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578"/>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Presupuesto, P.</w:t>
            </w:r>
          </w:p>
          <w:p w14:paraId="5812F7C9" w14:textId="77777777" w:rsidR="009632CD" w:rsidRPr="00FE1278" w:rsidRDefault="009632CD" w:rsidP="00F85DA8">
            <w:pPr>
              <w:numPr>
                <w:ilvl w:val="0"/>
                <w:numId w:val="27"/>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Informe técnico, IT.</w:t>
            </w:r>
          </w:p>
          <w:p w14:paraId="6AB8CF0E" w14:textId="77777777" w:rsidR="009632CD" w:rsidRPr="00FE1278" w:rsidRDefault="009632CD" w:rsidP="00F85DA8">
            <w:pPr>
              <w:numPr>
                <w:ilvl w:val="0"/>
                <w:numId w:val="26"/>
              </w:numPr>
              <w:tabs>
                <w:tab w:val="left" w:pos="1"/>
                <w:tab w:val="left" w:pos="360"/>
                <w:tab w:val="left" w:pos="45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Enviar Orden de compra (OC) a Jefe de Departamento de Abastecimiento para su autorización, dichas acciones se realizan a través de Portal de Mercado público.</w:t>
            </w:r>
          </w:p>
          <w:p w14:paraId="4EEC41A6" w14:textId="77777777" w:rsidR="009632CD" w:rsidRPr="00FE1278" w:rsidRDefault="009632CD" w:rsidP="00F85DA8">
            <w:pPr>
              <w:numPr>
                <w:ilvl w:val="0"/>
                <w:numId w:val="26"/>
              </w:numPr>
              <w:tabs>
                <w:tab w:val="left" w:pos="1"/>
                <w:tab w:val="left" w:pos="360"/>
                <w:tab w:val="left" w:pos="459"/>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349" w:hanging="349"/>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Guardar en Archivador de Tratos directos de Mantención correctiva y en carpeta correspondiente de la herramienta digital Google Drive, los siguientes documentos:</w:t>
            </w:r>
          </w:p>
          <w:p w14:paraId="589F56EB" w14:textId="77777777" w:rsidR="009632CD" w:rsidRPr="00FE1278" w:rsidRDefault="009632CD" w:rsidP="00F85DA8">
            <w:pPr>
              <w:numPr>
                <w:ilvl w:val="0"/>
                <w:numId w:val="27"/>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Trato directo, TD, (con número de Resolución exenta)</w:t>
            </w:r>
          </w:p>
          <w:p w14:paraId="73D65880" w14:textId="77777777" w:rsidR="009632CD" w:rsidRPr="00FE1278" w:rsidRDefault="009632CD" w:rsidP="00F85DA8">
            <w:pPr>
              <w:numPr>
                <w:ilvl w:val="0"/>
                <w:numId w:val="27"/>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 xml:space="preserve">Certificado de disponibilidad presupuestaria, CDP.                                                                                                                                                                                                                                                                                                                                                                                                                                                                                                                                                                                                                                                                                                                                                                                                                                                                                                                                                                                                                                                                                                                                                                                                                                                                                                                                                                                                                                                                                                                                                               </w:t>
            </w:r>
          </w:p>
          <w:p w14:paraId="010E0C42" w14:textId="77777777" w:rsidR="009632CD" w:rsidRPr="00FE1278" w:rsidRDefault="009632CD" w:rsidP="00F85DA8">
            <w:pPr>
              <w:numPr>
                <w:ilvl w:val="0"/>
                <w:numId w:val="27"/>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left="774"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Certificado de no convenio marco, NCM.</w:t>
            </w:r>
          </w:p>
          <w:p w14:paraId="12F8E6DE" w14:textId="77777777" w:rsidR="009632CD" w:rsidRPr="00FE1278" w:rsidRDefault="009632CD" w:rsidP="00F85DA8">
            <w:pPr>
              <w:numPr>
                <w:ilvl w:val="0"/>
                <w:numId w:val="100"/>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Formulario de Requerimiento de compra, RC.</w:t>
            </w:r>
          </w:p>
          <w:p w14:paraId="71BD908A" w14:textId="77777777" w:rsidR="009632CD" w:rsidRPr="00FE1278" w:rsidRDefault="009632CD" w:rsidP="00F85DA8">
            <w:pPr>
              <w:numPr>
                <w:ilvl w:val="0"/>
                <w:numId w:val="100"/>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Informe técnico, IT.</w:t>
            </w:r>
          </w:p>
          <w:p w14:paraId="105EE4D3" w14:textId="77777777" w:rsidR="009632CD" w:rsidRPr="00FE1278" w:rsidRDefault="009632CD" w:rsidP="00F85DA8">
            <w:pPr>
              <w:numPr>
                <w:ilvl w:val="0"/>
                <w:numId w:val="100"/>
              </w:numPr>
              <w:tabs>
                <w:tab w:val="left" w:pos="1"/>
                <w:tab w:val="left" w:pos="360"/>
                <w:tab w:val="left" w:pos="726"/>
                <w:tab w:val="left" w:pos="774"/>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ind w:hanging="283"/>
              <w:jc w:val="both"/>
              <w:textAlignment w:val="baseline"/>
              <w:rPr>
                <w:rFonts w:ascii="Arial" w:eastAsia="Times New Roman" w:hAnsi="Arial" w:cs="Arial"/>
                <w:sz w:val="24"/>
                <w:szCs w:val="24"/>
                <w:lang w:val="es-CL" w:eastAsia="es-ES_tradnl"/>
              </w:rPr>
            </w:pPr>
            <w:r w:rsidRPr="00FE1278">
              <w:rPr>
                <w:rFonts w:ascii="Arial" w:eastAsia="Times New Roman" w:hAnsi="Arial" w:cs="Arial"/>
                <w:sz w:val="24"/>
                <w:szCs w:val="24"/>
                <w:lang w:val="es-CL" w:eastAsia="es-ES_tradnl"/>
              </w:rPr>
              <w:t>Presupuesto, P.</w:t>
            </w:r>
          </w:p>
        </w:tc>
      </w:tr>
    </w:tbl>
    <w:p w14:paraId="15B6346F"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p>
    <w:p w14:paraId="0A065514"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p>
    <w:p w14:paraId="2FFA9012"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57" w:hanging="357"/>
        <w:jc w:val="both"/>
        <w:textAlignment w:val="baseline"/>
        <w:rPr>
          <w:rFonts w:ascii="Arial" w:eastAsia="Times New Roman" w:hAnsi="Arial" w:cs="Arial"/>
          <w:b/>
          <w:sz w:val="24"/>
          <w:szCs w:val="24"/>
          <w:lang w:val="es-ES_tradnl" w:eastAsia="es-ES_tradnl"/>
        </w:rPr>
      </w:pPr>
      <w:r w:rsidRPr="00FE1278">
        <w:rPr>
          <w:rFonts w:ascii="Arial" w:eastAsia="Times New Roman" w:hAnsi="Arial" w:cs="Arial"/>
          <w:b/>
          <w:sz w:val="24"/>
          <w:szCs w:val="24"/>
          <w:lang w:val="es-ES_tradnl" w:eastAsia="es-ES_tradnl"/>
        </w:rPr>
        <w:t>1.4 CONTINGENCIAS</w:t>
      </w:r>
    </w:p>
    <w:p w14:paraId="3A75D808"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hanging="357"/>
        <w:jc w:val="both"/>
        <w:textAlignment w:val="baseline"/>
        <w:rPr>
          <w:rFonts w:ascii="Arial" w:eastAsia="Times New Roman" w:hAnsi="Arial" w:cs="Arial"/>
          <w:b/>
          <w:sz w:val="24"/>
          <w:szCs w:val="24"/>
          <w:lang w:val="es-ES_tradnl" w:eastAsia="es-ES_tradnl"/>
        </w:rPr>
      </w:pPr>
    </w:p>
    <w:p w14:paraId="55ED8E69"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CL" w:eastAsia="es-ES_tradnl"/>
        </w:rPr>
      </w:pPr>
      <w:r w:rsidRPr="00FE1278">
        <w:rPr>
          <w:rFonts w:ascii="Arial" w:eastAsia="Times New Roman" w:hAnsi="Arial" w:cs="Arial"/>
          <w:b/>
          <w:bCs/>
          <w:sz w:val="24"/>
          <w:szCs w:val="24"/>
          <w:u w:val="single"/>
          <w:lang w:val="es-CL" w:eastAsia="es-ES_tradnl"/>
        </w:rPr>
        <w:t>Actividad Generar OC</w:t>
      </w:r>
    </w:p>
    <w:p w14:paraId="157D3461"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61" w:hanging="360"/>
        <w:jc w:val="both"/>
        <w:textAlignment w:val="baseline"/>
        <w:rPr>
          <w:rFonts w:ascii="Arial" w:eastAsia="Times New Roman" w:hAnsi="Arial" w:cs="Arial"/>
          <w:b/>
          <w:sz w:val="24"/>
          <w:szCs w:val="24"/>
          <w:u w:val="single"/>
          <w:lang w:val="es-CL" w:eastAsia="es-ES_tradnl"/>
        </w:rPr>
      </w:pPr>
    </w:p>
    <w:p w14:paraId="7F4F25BB" w14:textId="77777777" w:rsidR="009632CD" w:rsidRPr="00FE1278"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
          <w:bCs/>
          <w:sz w:val="24"/>
          <w:szCs w:val="24"/>
          <w:u w:val="single"/>
          <w:lang w:val="es-CL" w:eastAsia="es-ES_tradnl"/>
        </w:rPr>
        <w:t>Portal de Mercado público no permite la creación de OC:</w:t>
      </w:r>
      <w:r w:rsidRPr="00FE1278">
        <w:rPr>
          <w:rFonts w:ascii="Arial" w:eastAsia="Times New Roman" w:hAnsi="Arial" w:cs="Arial"/>
          <w:bCs/>
          <w:sz w:val="24"/>
          <w:szCs w:val="24"/>
          <w:lang w:val="es-CL" w:eastAsia="es-ES_tradnl"/>
        </w:rPr>
        <w:t xml:space="preserve"> Ingeniero de Gestión del mantenimiento debe realizar ingreso a Servicio al usuario </w:t>
      </w:r>
      <w:hyperlink r:id="rId54" w:history="1">
        <w:r w:rsidRPr="00FE1278">
          <w:rPr>
            <w:rFonts w:ascii="Arial" w:eastAsia="Times New Roman" w:hAnsi="Arial" w:cs="Arial"/>
            <w:bCs/>
            <w:color w:val="0000FF"/>
            <w:sz w:val="24"/>
            <w:szCs w:val="24"/>
            <w:u w:val="single"/>
            <w:lang w:val="es-CL" w:eastAsia="es-ES_tradnl"/>
          </w:rPr>
          <w:t>http://servicioalusuario.chilecompra.cl/</w:t>
        </w:r>
      </w:hyperlink>
      <w:r w:rsidRPr="00FE1278">
        <w:rPr>
          <w:rFonts w:ascii="Arial" w:eastAsia="Times New Roman" w:hAnsi="Arial" w:cs="Arial"/>
          <w:bCs/>
          <w:sz w:val="24"/>
          <w:szCs w:val="24"/>
          <w:lang w:val="es-CL" w:eastAsia="es-ES_tradnl"/>
        </w:rPr>
        <w:t>.</w:t>
      </w:r>
    </w:p>
    <w:p w14:paraId="1A67757D" w14:textId="77777777" w:rsidR="009632CD" w:rsidRPr="00FE1278"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p>
    <w:p w14:paraId="0E130E4F"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CL" w:eastAsia="es-ES_tradnl"/>
        </w:rPr>
      </w:pPr>
      <w:r w:rsidRPr="00FE1278">
        <w:rPr>
          <w:rFonts w:ascii="Arial" w:eastAsia="Times New Roman" w:hAnsi="Arial" w:cs="Arial"/>
          <w:b/>
          <w:bCs/>
          <w:sz w:val="24"/>
          <w:szCs w:val="24"/>
          <w:u w:val="single"/>
          <w:lang w:val="es-CL" w:eastAsia="es-ES_tradnl"/>
        </w:rPr>
        <w:t>Actividad Solicitar firmas</w:t>
      </w:r>
    </w:p>
    <w:p w14:paraId="0C18B4A2"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left="361" w:hanging="360"/>
        <w:jc w:val="both"/>
        <w:textAlignment w:val="baseline"/>
        <w:rPr>
          <w:rFonts w:ascii="Arial" w:eastAsia="Times New Roman" w:hAnsi="Arial" w:cs="Arial"/>
          <w:b/>
          <w:bCs/>
          <w:sz w:val="24"/>
          <w:szCs w:val="24"/>
          <w:u w:val="single"/>
          <w:lang w:val="es-CL" w:eastAsia="es-ES_tradnl"/>
        </w:rPr>
      </w:pPr>
    </w:p>
    <w:p w14:paraId="2AD66CB7" w14:textId="77777777" w:rsidR="009632CD" w:rsidRPr="00FE1278" w:rsidRDefault="009632CD" w:rsidP="00F436E3">
      <w:pPr>
        <w:tabs>
          <w:tab w:val="left" w:pos="1"/>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CL" w:eastAsia="es-ES_tradnl"/>
        </w:rPr>
      </w:pPr>
      <w:r w:rsidRPr="00FE1278">
        <w:rPr>
          <w:rFonts w:ascii="Arial" w:eastAsia="Times New Roman" w:hAnsi="Arial" w:cs="Arial"/>
          <w:b/>
          <w:bCs/>
          <w:sz w:val="24"/>
          <w:szCs w:val="24"/>
          <w:u w:val="single"/>
          <w:lang w:val="es-CL" w:eastAsia="es-ES_tradnl"/>
        </w:rPr>
        <w:t>No se encuentran funcionarios firmantes:</w:t>
      </w:r>
      <w:r w:rsidRPr="00FE1278">
        <w:rPr>
          <w:rFonts w:ascii="Arial" w:eastAsia="Times New Roman" w:hAnsi="Arial" w:cs="Arial"/>
          <w:bCs/>
          <w:sz w:val="24"/>
          <w:szCs w:val="24"/>
          <w:lang w:val="es-CL" w:eastAsia="es-ES_tradnl"/>
        </w:rPr>
        <w:t xml:space="preserve"> Se debe verificar si existe personal subrogante y analizar en conjunto de Coordinador de mantenimiento si debe ser cambiado el destinatario o entregar a personal Administrativo del Departamento, Sub Departamento o Unidad que corresponda. </w:t>
      </w:r>
    </w:p>
    <w:p w14:paraId="7F15755A" w14:textId="77777777" w:rsidR="009632CD"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Cs/>
          <w:sz w:val="24"/>
          <w:szCs w:val="24"/>
          <w:lang w:val="es-CL" w:eastAsia="es-ES_tradnl"/>
        </w:rPr>
      </w:pPr>
    </w:p>
    <w:p w14:paraId="75440BD5" w14:textId="77777777" w:rsidR="007905AA" w:rsidRPr="00FE1278" w:rsidRDefault="007905AA"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Cs/>
          <w:sz w:val="24"/>
          <w:szCs w:val="24"/>
          <w:lang w:val="es-CL" w:eastAsia="es-ES_tradnl"/>
        </w:rPr>
      </w:pPr>
    </w:p>
    <w:p w14:paraId="4E86DA3F" w14:textId="77777777" w:rsidR="009632CD" w:rsidRPr="00FE1278" w:rsidRDefault="009632CD" w:rsidP="00F85DA8">
      <w:pPr>
        <w:numPr>
          <w:ilvl w:val="0"/>
          <w:numId w:val="14"/>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u w:val="single"/>
          <w:lang w:val="es-CL" w:eastAsia="es-ES_tradnl"/>
        </w:rPr>
      </w:pPr>
      <w:r w:rsidRPr="00FE1278">
        <w:rPr>
          <w:rFonts w:ascii="Arial" w:eastAsia="Times New Roman" w:hAnsi="Arial" w:cs="Arial"/>
          <w:b/>
          <w:bCs/>
          <w:sz w:val="24"/>
          <w:szCs w:val="24"/>
          <w:u w:val="single"/>
          <w:lang w:val="es-CL" w:eastAsia="es-ES_tradnl"/>
        </w:rPr>
        <w:lastRenderedPageBreak/>
        <w:t>Actividad Adjuntar</w:t>
      </w:r>
    </w:p>
    <w:p w14:paraId="266F8412"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ES_tradnl" w:eastAsia="es-ES_tradnl"/>
        </w:rPr>
      </w:pPr>
    </w:p>
    <w:p w14:paraId="1F2A7092" w14:textId="77777777" w:rsidR="009632CD" w:rsidRPr="00FE1278" w:rsidRDefault="009632CD" w:rsidP="00F436E3">
      <w:pPr>
        <w:tabs>
          <w:tab w:val="left" w:pos="1"/>
          <w:tab w:val="left" w:pos="284"/>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ind w:firstLine="1"/>
        <w:jc w:val="both"/>
        <w:textAlignment w:val="baseline"/>
        <w:rPr>
          <w:rFonts w:ascii="Arial" w:eastAsia="Times New Roman" w:hAnsi="Arial" w:cs="Arial"/>
          <w:bCs/>
          <w:sz w:val="24"/>
          <w:szCs w:val="24"/>
          <w:lang w:val="es-CL" w:eastAsia="es-ES_tradnl"/>
        </w:rPr>
      </w:pPr>
      <w:r w:rsidRPr="00FE1278">
        <w:rPr>
          <w:rFonts w:ascii="Arial" w:eastAsia="Times New Roman" w:hAnsi="Arial" w:cs="Arial"/>
          <w:b/>
          <w:bCs/>
          <w:sz w:val="24"/>
          <w:szCs w:val="24"/>
          <w:u w:val="single"/>
          <w:lang w:val="es-CL" w:eastAsia="es-ES_tradnl"/>
        </w:rPr>
        <w:t>Portal de Mercado público no permite el ingreso de documentos:</w:t>
      </w:r>
      <w:r w:rsidRPr="00FE1278">
        <w:rPr>
          <w:rFonts w:ascii="Arial" w:eastAsia="Times New Roman" w:hAnsi="Arial" w:cs="Arial"/>
          <w:bCs/>
          <w:sz w:val="24"/>
          <w:szCs w:val="24"/>
          <w:lang w:val="es-CL" w:eastAsia="es-ES_tradnl"/>
        </w:rPr>
        <w:t xml:space="preserve"> Ingeniero de Gestión del mantenimiento debe realizar ingreso a Servicio al usuario </w:t>
      </w:r>
      <w:hyperlink r:id="rId55" w:history="1">
        <w:r w:rsidRPr="00FE1278">
          <w:rPr>
            <w:rFonts w:ascii="Arial" w:eastAsia="Times New Roman" w:hAnsi="Arial" w:cs="Arial"/>
            <w:bCs/>
            <w:color w:val="0000FF"/>
            <w:sz w:val="24"/>
            <w:szCs w:val="24"/>
            <w:u w:val="single"/>
            <w:lang w:val="es-CL" w:eastAsia="es-ES_tradnl"/>
          </w:rPr>
          <w:t>http://servicioalusuario.chilecompra.cl/</w:t>
        </w:r>
      </w:hyperlink>
      <w:r w:rsidRPr="00FE1278">
        <w:rPr>
          <w:rFonts w:ascii="Arial" w:eastAsia="Times New Roman" w:hAnsi="Arial" w:cs="Arial"/>
          <w:bCs/>
          <w:sz w:val="24"/>
          <w:szCs w:val="24"/>
          <w:lang w:val="es-CL" w:eastAsia="es-ES_tradnl"/>
        </w:rPr>
        <w:t>.</w:t>
      </w:r>
    </w:p>
    <w:p w14:paraId="3A2D5633"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40" w:lineRule="auto"/>
        <w:jc w:val="both"/>
        <w:textAlignment w:val="baseline"/>
        <w:rPr>
          <w:rFonts w:ascii="Arial" w:eastAsia="Times New Roman" w:hAnsi="Arial" w:cs="Arial"/>
          <w:b/>
          <w:sz w:val="24"/>
          <w:szCs w:val="24"/>
          <w:lang w:val="es-CL" w:eastAsia="es-ES_tradnl"/>
        </w:rPr>
      </w:pPr>
    </w:p>
    <w:p w14:paraId="7850AF1A" w14:textId="77777777" w:rsidR="009632CD" w:rsidRPr="00FE1278" w:rsidRDefault="009632CD" w:rsidP="00F436E3">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40" w:lineRule="auto"/>
        <w:contextualSpacing/>
        <w:jc w:val="both"/>
        <w:textAlignment w:val="baseline"/>
        <w:rPr>
          <w:rFonts w:ascii="Arial" w:eastAsia="Times New Roman" w:hAnsi="Arial" w:cs="Arial"/>
          <w:sz w:val="24"/>
          <w:szCs w:val="24"/>
          <w:lang w:val="es-CL" w:eastAsia="es-ES_tradnl"/>
        </w:rPr>
      </w:pPr>
    </w:p>
    <w:p w14:paraId="4A5A6AB6" w14:textId="77777777" w:rsidR="007D6877" w:rsidRPr="00FE1278" w:rsidRDefault="007D6877" w:rsidP="007D6877">
      <w:pPr>
        <w:pStyle w:val="Prrafodelista"/>
        <w:numPr>
          <w:ilvl w:val="0"/>
          <w:numId w:val="1"/>
        </w:numPr>
        <w:ind w:left="426" w:hanging="426"/>
        <w:contextualSpacing/>
        <w:jc w:val="both"/>
        <w:outlineLvl w:val="0"/>
        <w:rPr>
          <w:rFonts w:ascii="Arial" w:hAnsi="Arial" w:cs="Arial"/>
          <w:b/>
        </w:rPr>
      </w:pPr>
      <w:r w:rsidRPr="00FE1278">
        <w:rPr>
          <w:rFonts w:ascii="Arial" w:hAnsi="Arial" w:cs="Arial"/>
          <w:b/>
        </w:rPr>
        <w:t>DISTRIBUCIÓN</w:t>
      </w:r>
    </w:p>
    <w:p w14:paraId="09BCA21C" w14:textId="77777777" w:rsidR="007D6877" w:rsidRPr="00FE1278" w:rsidRDefault="007D6877" w:rsidP="007D6877">
      <w:pPr>
        <w:pStyle w:val="Prrafodelista"/>
        <w:jc w:val="both"/>
        <w:rPr>
          <w:rFonts w:ascii="Arial" w:hAnsi="Arial" w:cs="Arial"/>
          <w:b/>
        </w:rPr>
      </w:pPr>
    </w:p>
    <w:p w14:paraId="24A3C56B" w14:textId="77777777" w:rsidR="007D6877" w:rsidRPr="00F52669" w:rsidRDefault="007D6877" w:rsidP="007D6877">
      <w:pPr>
        <w:pStyle w:val="Prrafodelista"/>
        <w:numPr>
          <w:ilvl w:val="0"/>
          <w:numId w:val="2"/>
        </w:numPr>
        <w:ind w:left="426"/>
        <w:contextualSpacing/>
        <w:jc w:val="both"/>
        <w:rPr>
          <w:rFonts w:ascii="Arial" w:hAnsi="Arial" w:cs="Arial"/>
          <w:i/>
        </w:rPr>
      </w:pPr>
      <w:r w:rsidRPr="00F52669">
        <w:rPr>
          <w:rFonts w:ascii="Arial" w:hAnsi="Arial" w:cs="Arial"/>
          <w:i/>
        </w:rPr>
        <w:t>Dirección HEC</w:t>
      </w:r>
    </w:p>
    <w:p w14:paraId="39D96B05" w14:textId="77777777" w:rsidR="007D6877" w:rsidRPr="00F52669" w:rsidRDefault="007D6877" w:rsidP="007D6877">
      <w:pPr>
        <w:pStyle w:val="Prrafodelista"/>
        <w:numPr>
          <w:ilvl w:val="0"/>
          <w:numId w:val="2"/>
        </w:numPr>
        <w:ind w:left="426"/>
        <w:contextualSpacing/>
        <w:jc w:val="both"/>
        <w:rPr>
          <w:rFonts w:ascii="Arial" w:hAnsi="Arial" w:cs="Arial"/>
          <w:i/>
        </w:rPr>
      </w:pPr>
      <w:r w:rsidRPr="00F52669">
        <w:rPr>
          <w:rFonts w:ascii="Arial" w:hAnsi="Arial" w:cs="Arial"/>
          <w:i/>
        </w:rPr>
        <w:t xml:space="preserve">Subdirección Gestión Asistencial </w:t>
      </w:r>
    </w:p>
    <w:p w14:paraId="64EB6DCA" w14:textId="77777777" w:rsidR="007D6877" w:rsidRPr="00F52669" w:rsidRDefault="007D6877" w:rsidP="007D6877">
      <w:pPr>
        <w:pStyle w:val="Prrafodelista"/>
        <w:numPr>
          <w:ilvl w:val="0"/>
          <w:numId w:val="2"/>
        </w:numPr>
        <w:ind w:left="426"/>
        <w:contextualSpacing/>
        <w:jc w:val="both"/>
        <w:rPr>
          <w:rFonts w:ascii="Arial" w:hAnsi="Arial" w:cs="Arial"/>
          <w:i/>
        </w:rPr>
      </w:pPr>
      <w:r w:rsidRPr="00F52669">
        <w:rPr>
          <w:rFonts w:ascii="Arial" w:hAnsi="Arial" w:cs="Arial"/>
          <w:i/>
        </w:rPr>
        <w:t>Subdirección de Gestión Administrativa</w:t>
      </w:r>
      <w:r>
        <w:rPr>
          <w:rFonts w:ascii="Arial" w:hAnsi="Arial" w:cs="Arial"/>
          <w:i/>
        </w:rPr>
        <w:t xml:space="preserve"> y financiera</w:t>
      </w:r>
      <w:r w:rsidRPr="00F52669">
        <w:rPr>
          <w:rFonts w:ascii="Arial" w:hAnsi="Arial" w:cs="Arial"/>
          <w:i/>
        </w:rPr>
        <w:t>.</w:t>
      </w:r>
    </w:p>
    <w:p w14:paraId="36DFC975" w14:textId="77777777" w:rsidR="007D6877" w:rsidRPr="00F52669" w:rsidRDefault="007D6877" w:rsidP="007D6877">
      <w:pPr>
        <w:pStyle w:val="Prrafodelista"/>
        <w:numPr>
          <w:ilvl w:val="0"/>
          <w:numId w:val="2"/>
        </w:numPr>
        <w:ind w:left="426"/>
        <w:contextualSpacing/>
        <w:jc w:val="both"/>
        <w:rPr>
          <w:rFonts w:ascii="Arial" w:hAnsi="Arial" w:cs="Arial"/>
          <w:i/>
        </w:rPr>
      </w:pPr>
      <w:r w:rsidRPr="00F52669">
        <w:rPr>
          <w:rFonts w:ascii="Arial" w:hAnsi="Arial" w:cs="Arial"/>
          <w:i/>
        </w:rPr>
        <w:t>Departamento de gestión de la Operación.</w:t>
      </w:r>
    </w:p>
    <w:p w14:paraId="424056A2" w14:textId="77777777" w:rsidR="007D6877" w:rsidRPr="00F52669" w:rsidRDefault="007D6877" w:rsidP="007D6877">
      <w:pPr>
        <w:pStyle w:val="Prrafodelista"/>
        <w:numPr>
          <w:ilvl w:val="0"/>
          <w:numId w:val="2"/>
        </w:numPr>
        <w:ind w:left="426"/>
        <w:contextualSpacing/>
        <w:jc w:val="both"/>
        <w:rPr>
          <w:rFonts w:ascii="Arial" w:hAnsi="Arial" w:cs="Arial"/>
          <w:i/>
        </w:rPr>
      </w:pPr>
      <w:r w:rsidRPr="00F52669">
        <w:rPr>
          <w:rFonts w:ascii="Arial" w:hAnsi="Arial" w:cs="Arial"/>
          <w:i/>
        </w:rPr>
        <w:t>Subdepartamento de Ingeniería Biomédica.</w:t>
      </w:r>
    </w:p>
    <w:p w14:paraId="3948697B" w14:textId="77777777" w:rsidR="007D6877" w:rsidRPr="00FE1278" w:rsidRDefault="007D6877" w:rsidP="007D6877">
      <w:pPr>
        <w:spacing w:line="240" w:lineRule="auto"/>
        <w:jc w:val="both"/>
        <w:rPr>
          <w:rFonts w:ascii="Arial" w:hAnsi="Arial" w:cs="Arial"/>
          <w:b/>
          <w:sz w:val="24"/>
          <w:szCs w:val="24"/>
        </w:rPr>
      </w:pPr>
    </w:p>
    <w:p w14:paraId="2A036B5A" w14:textId="77777777" w:rsidR="007D6877" w:rsidRPr="00FE1278" w:rsidRDefault="007D6877" w:rsidP="007D6877">
      <w:pPr>
        <w:pStyle w:val="Prrafodelista"/>
        <w:numPr>
          <w:ilvl w:val="0"/>
          <w:numId w:val="1"/>
        </w:numPr>
        <w:ind w:left="426" w:hanging="426"/>
        <w:contextualSpacing/>
        <w:jc w:val="both"/>
        <w:outlineLvl w:val="0"/>
        <w:rPr>
          <w:rFonts w:ascii="Arial" w:hAnsi="Arial" w:cs="Arial"/>
          <w:b/>
        </w:rPr>
      </w:pPr>
      <w:r w:rsidRPr="00FE1278">
        <w:rPr>
          <w:rFonts w:ascii="Arial" w:hAnsi="Arial" w:cs="Arial"/>
          <w:b/>
        </w:rPr>
        <w:t xml:space="preserve">DOCUMENTO DE REFERENCIA </w:t>
      </w:r>
    </w:p>
    <w:p w14:paraId="603A231A" w14:textId="77777777" w:rsidR="007D6877" w:rsidRPr="00FE1278" w:rsidRDefault="007D6877" w:rsidP="007D6877">
      <w:pPr>
        <w:spacing w:line="240" w:lineRule="auto"/>
        <w:contextualSpacing/>
        <w:jc w:val="both"/>
        <w:rPr>
          <w:rFonts w:ascii="Arial" w:hAnsi="Arial" w:cs="Arial"/>
          <w:b/>
          <w:sz w:val="24"/>
          <w:szCs w:val="24"/>
        </w:rPr>
      </w:pPr>
    </w:p>
    <w:p w14:paraId="31617A42" w14:textId="77777777" w:rsidR="007D6877" w:rsidRPr="00350304" w:rsidRDefault="007D6877" w:rsidP="007D6877">
      <w:pPr>
        <w:pStyle w:val="Prrafodelista"/>
        <w:numPr>
          <w:ilvl w:val="0"/>
          <w:numId w:val="2"/>
        </w:numPr>
        <w:ind w:left="426"/>
        <w:contextualSpacing/>
        <w:jc w:val="both"/>
        <w:rPr>
          <w:rFonts w:ascii="Arial" w:hAnsi="Arial" w:cs="Arial"/>
          <w:i/>
        </w:rPr>
      </w:pPr>
      <w:r w:rsidRPr="00FE1278">
        <w:rPr>
          <w:rFonts w:ascii="Arial" w:hAnsi="Arial" w:cs="Arial"/>
          <w:i/>
        </w:rPr>
        <w:t>Ley 19.880 de fecha 29-05-2003 “Establece bases de los procedimientos administrativos que</w:t>
      </w:r>
      <w:r>
        <w:rPr>
          <w:rFonts w:ascii="Arial" w:hAnsi="Arial" w:cs="Arial"/>
          <w:i/>
        </w:rPr>
        <w:t xml:space="preserve"> </w:t>
      </w:r>
      <w:r w:rsidRPr="00350304">
        <w:rPr>
          <w:rFonts w:ascii="Arial" w:hAnsi="Arial" w:cs="Arial"/>
          <w:i/>
        </w:rPr>
        <w:t xml:space="preserve">rigen los actos de los órganos de la administración del estado”. </w:t>
      </w:r>
    </w:p>
    <w:p w14:paraId="039BF957" w14:textId="77777777" w:rsidR="007D6877" w:rsidRPr="00350304" w:rsidRDefault="007D6877" w:rsidP="007D6877">
      <w:pPr>
        <w:pStyle w:val="Prrafodelista"/>
        <w:numPr>
          <w:ilvl w:val="0"/>
          <w:numId w:val="2"/>
        </w:numPr>
        <w:ind w:left="426"/>
        <w:contextualSpacing/>
        <w:jc w:val="both"/>
        <w:rPr>
          <w:rFonts w:ascii="Arial" w:hAnsi="Arial" w:cs="Arial"/>
          <w:i/>
        </w:rPr>
      </w:pPr>
      <w:r w:rsidRPr="00FE1278">
        <w:rPr>
          <w:rFonts w:ascii="Arial" w:hAnsi="Arial" w:cs="Arial"/>
          <w:i/>
        </w:rPr>
        <w:t>Ley N° 19.937 de fecha 24-02-2004 “Modifica el D.L. Nº 2.763, de 1979, con la finalidad de</w:t>
      </w:r>
      <w:r>
        <w:rPr>
          <w:rFonts w:ascii="Arial" w:hAnsi="Arial" w:cs="Arial"/>
          <w:i/>
        </w:rPr>
        <w:t xml:space="preserve"> </w:t>
      </w:r>
      <w:r w:rsidRPr="00350304">
        <w:rPr>
          <w:rFonts w:ascii="Arial" w:hAnsi="Arial" w:cs="Arial"/>
          <w:i/>
        </w:rPr>
        <w:t>establecer una nueva concepción de la autoridad sanitaria, distintas modalidades de gestión y</w:t>
      </w:r>
      <w:r>
        <w:rPr>
          <w:rFonts w:ascii="Arial" w:hAnsi="Arial" w:cs="Arial"/>
          <w:i/>
        </w:rPr>
        <w:t xml:space="preserve"> </w:t>
      </w:r>
      <w:r w:rsidRPr="00350304">
        <w:rPr>
          <w:rFonts w:ascii="Arial" w:hAnsi="Arial" w:cs="Arial"/>
          <w:i/>
        </w:rPr>
        <w:t xml:space="preserve">fortalecer la participación ciudadana”. </w:t>
      </w:r>
    </w:p>
    <w:p w14:paraId="11B93D66" w14:textId="77777777" w:rsidR="007D6877" w:rsidRPr="00350304" w:rsidRDefault="007D6877" w:rsidP="007D6877">
      <w:pPr>
        <w:pStyle w:val="Prrafodelista"/>
        <w:numPr>
          <w:ilvl w:val="0"/>
          <w:numId w:val="2"/>
        </w:numPr>
        <w:ind w:left="426"/>
        <w:contextualSpacing/>
        <w:jc w:val="both"/>
        <w:rPr>
          <w:rFonts w:ascii="Arial" w:hAnsi="Arial" w:cs="Arial"/>
          <w:i/>
        </w:rPr>
      </w:pPr>
      <w:r w:rsidRPr="00FE1278">
        <w:rPr>
          <w:rFonts w:ascii="Arial" w:hAnsi="Arial" w:cs="Arial"/>
          <w:i/>
        </w:rPr>
        <w:t>Decreto N°15 de fecha 03-07-2007 “Reglamento del Sistema de Acreditación para los</w:t>
      </w:r>
      <w:r>
        <w:rPr>
          <w:rFonts w:ascii="Arial" w:hAnsi="Arial" w:cs="Arial"/>
          <w:i/>
        </w:rPr>
        <w:t xml:space="preserve"> </w:t>
      </w:r>
      <w:r w:rsidRPr="00350304">
        <w:rPr>
          <w:rFonts w:ascii="Arial" w:hAnsi="Arial" w:cs="Arial"/>
          <w:i/>
        </w:rPr>
        <w:t xml:space="preserve">Prestadores Institucionales de Salud”. </w:t>
      </w:r>
    </w:p>
    <w:p w14:paraId="0A752DC7" w14:textId="77777777" w:rsidR="007D6877" w:rsidRPr="00350304" w:rsidRDefault="007D6877" w:rsidP="007D6877">
      <w:pPr>
        <w:pStyle w:val="Prrafodelista"/>
        <w:numPr>
          <w:ilvl w:val="0"/>
          <w:numId w:val="2"/>
        </w:numPr>
        <w:ind w:left="426"/>
        <w:contextualSpacing/>
        <w:jc w:val="both"/>
        <w:rPr>
          <w:rFonts w:ascii="Arial" w:hAnsi="Arial" w:cs="Arial"/>
          <w:i/>
        </w:rPr>
      </w:pPr>
      <w:r w:rsidRPr="00FE1278">
        <w:rPr>
          <w:rFonts w:ascii="Arial" w:hAnsi="Arial" w:cs="Arial"/>
          <w:i/>
        </w:rPr>
        <w:t>Ley N° 20.584 de fecha 24-04-2012 “Regula los derechos y deberes que tienen las personas en</w:t>
      </w:r>
      <w:r>
        <w:rPr>
          <w:rFonts w:ascii="Arial" w:hAnsi="Arial" w:cs="Arial"/>
          <w:i/>
        </w:rPr>
        <w:t xml:space="preserve"> </w:t>
      </w:r>
      <w:r w:rsidRPr="00350304">
        <w:rPr>
          <w:rFonts w:ascii="Arial" w:hAnsi="Arial" w:cs="Arial"/>
          <w:i/>
        </w:rPr>
        <w:t xml:space="preserve">relación con acciones vinculadas a su atención en salud”. </w:t>
      </w:r>
    </w:p>
    <w:p w14:paraId="4C69D5DA" w14:textId="77777777" w:rsidR="007D6877" w:rsidRPr="00350304" w:rsidRDefault="007D6877" w:rsidP="007D6877">
      <w:pPr>
        <w:pStyle w:val="Prrafodelista"/>
        <w:numPr>
          <w:ilvl w:val="0"/>
          <w:numId w:val="2"/>
        </w:numPr>
        <w:ind w:left="426"/>
        <w:contextualSpacing/>
        <w:jc w:val="both"/>
        <w:rPr>
          <w:rFonts w:ascii="Arial" w:hAnsi="Arial" w:cs="Arial"/>
          <w:i/>
        </w:rPr>
      </w:pPr>
      <w:r w:rsidRPr="00FE1278">
        <w:rPr>
          <w:rFonts w:ascii="Arial" w:hAnsi="Arial" w:cs="Arial"/>
          <w:i/>
        </w:rPr>
        <w:t>Decreto N°3 de fecha 03-03-2016 “Aprueba Garantías Explícitas en Salud del Régimen General</w:t>
      </w:r>
      <w:r>
        <w:rPr>
          <w:rFonts w:ascii="Arial" w:hAnsi="Arial" w:cs="Arial"/>
          <w:i/>
        </w:rPr>
        <w:t xml:space="preserve"> </w:t>
      </w:r>
      <w:r w:rsidRPr="00350304">
        <w:rPr>
          <w:rFonts w:ascii="Arial" w:hAnsi="Arial" w:cs="Arial"/>
          <w:i/>
        </w:rPr>
        <w:t>de Garantía en Salud”.</w:t>
      </w:r>
    </w:p>
    <w:p w14:paraId="133DECA2" w14:textId="77777777" w:rsidR="007D6877" w:rsidRPr="00FE1278" w:rsidRDefault="007D6877" w:rsidP="007D6877">
      <w:pPr>
        <w:pStyle w:val="Prrafodelista"/>
        <w:numPr>
          <w:ilvl w:val="0"/>
          <w:numId w:val="2"/>
        </w:numPr>
        <w:ind w:left="426"/>
        <w:contextualSpacing/>
        <w:jc w:val="both"/>
        <w:rPr>
          <w:rFonts w:ascii="Arial" w:hAnsi="Arial" w:cs="Arial"/>
          <w:i/>
        </w:rPr>
      </w:pPr>
      <w:r w:rsidRPr="00FE1278">
        <w:rPr>
          <w:rFonts w:ascii="Arial" w:hAnsi="Arial" w:cs="Arial"/>
          <w:i/>
        </w:rPr>
        <w:t>Norma Chilena NCH 2893/1 (IEC 60601 – 1).</w:t>
      </w:r>
    </w:p>
    <w:p w14:paraId="49ABAD8F" w14:textId="77777777" w:rsidR="009524DF" w:rsidRPr="00FE1278" w:rsidRDefault="009524DF" w:rsidP="00F436E3">
      <w:pPr>
        <w:spacing w:line="240" w:lineRule="auto"/>
        <w:jc w:val="both"/>
        <w:rPr>
          <w:rFonts w:ascii="Arial" w:hAnsi="Arial" w:cs="Arial"/>
          <w:i/>
          <w:sz w:val="24"/>
          <w:szCs w:val="24"/>
        </w:rPr>
      </w:pPr>
    </w:p>
    <w:sectPr w:rsidR="009524DF" w:rsidRPr="00FE1278" w:rsidSect="00F436E3">
      <w:headerReference w:type="default" r:id="rId56"/>
      <w:footerReference w:type="default" r:id="rId57"/>
      <w:pgSz w:w="12240" w:h="15840" w:code="1"/>
      <w:pgMar w:top="1417" w:right="1701" w:bottom="1417" w:left="1701" w:header="284"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8" w:author="Francisco Oliva" w:date="2017-10-16T16:49:00Z" w:initials="FO">
    <w:p w14:paraId="33286046" w14:textId="77777777" w:rsidR="00917366" w:rsidRDefault="00917366">
      <w:pPr>
        <w:pStyle w:val="Textocomentario"/>
      </w:pPr>
      <w:r>
        <w:rPr>
          <w:rStyle w:val="Refdecomentario"/>
        </w:rPr>
        <w:annotationRef/>
      </w:r>
      <w:r w:rsidR="00FC1779">
        <w:t>Se encuentra mencionado en 3.2.2 Proceso de MC</w:t>
      </w:r>
    </w:p>
  </w:comment>
  <w:comment w:id="63" w:author="Francisco Oliva" w:date="2017-10-16T16:57:00Z" w:initials="FO">
    <w:p w14:paraId="5A1065DD" w14:textId="080F3184" w:rsidR="00E97334" w:rsidRDefault="00E97334">
      <w:pPr>
        <w:pStyle w:val="Textocomentario"/>
      </w:pPr>
      <w:r>
        <w:rPr>
          <w:rStyle w:val="Refdecomentario"/>
        </w:rPr>
        <w:annotationRef/>
      </w:r>
      <w:r>
        <w:t>No aplica modelo visual</w:t>
      </w:r>
    </w:p>
  </w:comment>
  <w:comment w:id="64" w:author="Francisco Oliva" w:date="2017-10-16T16:58:00Z" w:initials="FO">
    <w:p w14:paraId="4D774C8D" w14:textId="5F04CFEE" w:rsidR="00E97334" w:rsidRDefault="00E97334">
      <w:pPr>
        <w:pStyle w:val="Textocomentario"/>
      </w:pPr>
      <w:r>
        <w:rPr>
          <w:rStyle w:val="Refdecomentario"/>
        </w:rPr>
        <w:annotationRef/>
      </w:r>
      <w:r>
        <w:t>No aplica modelo visual</w:t>
      </w:r>
    </w:p>
  </w:comment>
  <w:comment w:id="66" w:author="Francisco Oliva" w:date="2017-10-16T17:06:00Z" w:initials="FO">
    <w:p w14:paraId="3822EA9B" w14:textId="3B78C9B6" w:rsidR="00E63E6E" w:rsidRDefault="00E63E6E">
      <w:pPr>
        <w:pStyle w:val="Textocomentario"/>
      </w:pPr>
      <w:r>
        <w:rPr>
          <w:rStyle w:val="Refdecomentario"/>
        </w:rPr>
        <w:annotationRef/>
      </w:r>
      <w:r>
        <w:t>Incorporar MQ</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3286046" w15:done="0"/>
  <w15:commentEx w15:paraId="5A1065DD" w15:done="0"/>
  <w15:commentEx w15:paraId="4D774C8D" w15:done="0"/>
  <w15:commentEx w15:paraId="3822EA9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3286046" w16cid:durableId="1D8F61B5"/>
  <w16cid:commentId w16cid:paraId="5A1065DD" w16cid:durableId="1D8F638F"/>
  <w16cid:commentId w16cid:paraId="4D774C8D" w16cid:durableId="1D8F63D3"/>
  <w16cid:commentId w16cid:paraId="3822EA9B" w16cid:durableId="1D8F65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7A5669" w14:textId="77777777" w:rsidR="00973085" w:rsidRDefault="00973085" w:rsidP="004D730B">
      <w:pPr>
        <w:spacing w:after="0" w:line="240" w:lineRule="auto"/>
      </w:pPr>
      <w:r>
        <w:separator/>
      </w:r>
    </w:p>
  </w:endnote>
  <w:endnote w:type="continuationSeparator" w:id="0">
    <w:p w14:paraId="26DFE305" w14:textId="77777777" w:rsidR="00973085" w:rsidRDefault="00973085" w:rsidP="004D7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3191815"/>
      <w:docPartObj>
        <w:docPartGallery w:val="Page Numbers (Top of Page)"/>
        <w:docPartUnique/>
      </w:docPartObj>
    </w:sdtPr>
    <w:sdtEndPr/>
    <w:sdtContent>
      <w:p w14:paraId="7B40A4CB" w14:textId="250DD638" w:rsidR="00984B85" w:rsidRDefault="00984B85" w:rsidP="004E1B06">
        <w:pPr>
          <w:pStyle w:val="Textodeglobo"/>
          <w:jc w:val="right"/>
        </w:pPr>
        <w:r>
          <w:t xml:space="preserve">Página </w:t>
        </w:r>
        <w:r>
          <w:rPr>
            <w:b/>
            <w:sz w:val="24"/>
            <w:szCs w:val="24"/>
          </w:rPr>
          <w:fldChar w:fldCharType="begin"/>
        </w:r>
        <w:r>
          <w:rPr>
            <w:b/>
          </w:rPr>
          <w:instrText>PAGE</w:instrText>
        </w:r>
        <w:r>
          <w:rPr>
            <w:b/>
            <w:sz w:val="24"/>
            <w:szCs w:val="24"/>
          </w:rPr>
          <w:fldChar w:fldCharType="separate"/>
        </w:r>
        <w:r w:rsidR="00DE4745">
          <w:rPr>
            <w:b/>
            <w:noProof/>
          </w:rPr>
          <w:t>1</w:t>
        </w:r>
        <w:r>
          <w:rPr>
            <w:b/>
            <w:sz w:val="24"/>
            <w:szCs w:val="24"/>
          </w:rPr>
          <w:fldChar w:fldCharType="end"/>
        </w:r>
        <w:r>
          <w:t xml:space="preserve"> de </w:t>
        </w:r>
        <w:r>
          <w:rPr>
            <w:b/>
            <w:sz w:val="24"/>
            <w:szCs w:val="24"/>
          </w:rPr>
          <w:fldChar w:fldCharType="begin"/>
        </w:r>
        <w:r>
          <w:rPr>
            <w:b/>
          </w:rPr>
          <w:instrText>NUMPAGES</w:instrText>
        </w:r>
        <w:r>
          <w:rPr>
            <w:b/>
            <w:sz w:val="24"/>
            <w:szCs w:val="24"/>
          </w:rPr>
          <w:fldChar w:fldCharType="separate"/>
        </w:r>
        <w:r w:rsidR="00DE4745">
          <w:rPr>
            <w:b/>
            <w:noProof/>
          </w:rPr>
          <w:t>94</w:t>
        </w:r>
        <w:r>
          <w:rPr>
            <w:b/>
            <w:sz w:val="24"/>
            <w:szCs w:val="24"/>
          </w:rPr>
          <w:fldChar w:fldCharType="end"/>
        </w:r>
      </w:p>
    </w:sdtContent>
  </w:sdt>
  <w:p w14:paraId="79FF07F6" w14:textId="77777777" w:rsidR="00984B85" w:rsidRDefault="00984B8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9F4F72" w14:textId="77777777" w:rsidR="00973085" w:rsidRDefault="00973085" w:rsidP="004D730B">
      <w:pPr>
        <w:spacing w:after="0" w:line="240" w:lineRule="auto"/>
      </w:pPr>
      <w:r>
        <w:separator/>
      </w:r>
    </w:p>
  </w:footnote>
  <w:footnote w:type="continuationSeparator" w:id="0">
    <w:p w14:paraId="6849E052" w14:textId="77777777" w:rsidR="00973085" w:rsidRDefault="00973085" w:rsidP="004D73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53"/>
      <w:gridCol w:w="2166"/>
      <w:gridCol w:w="1017"/>
      <w:gridCol w:w="1232"/>
      <w:gridCol w:w="1232"/>
      <w:gridCol w:w="1028"/>
    </w:tblGrid>
    <w:tr w:rsidR="00984B85" w:rsidRPr="000E7B36" w14:paraId="6FB77D6D" w14:textId="77777777" w:rsidTr="00506A3F">
      <w:trPr>
        <w:cantSplit/>
        <w:trHeight w:val="840"/>
        <w:jc w:val="center"/>
      </w:trPr>
      <w:tc>
        <w:tcPr>
          <w:tcW w:w="1219" w:type="pct"/>
          <w:vMerge w:val="restart"/>
          <w:vAlign w:val="center"/>
        </w:tcPr>
        <w:p w14:paraId="0AC83E03" w14:textId="77777777" w:rsidR="00984B85" w:rsidRPr="000E7B36" w:rsidRDefault="00984B85" w:rsidP="00976C0F">
          <w:pPr>
            <w:pStyle w:val="Encabezado"/>
            <w:ind w:left="-149"/>
            <w:jc w:val="center"/>
            <w:rPr>
              <w:rFonts w:ascii="Arial" w:hAnsi="Arial" w:cs="Arial"/>
              <w:sz w:val="16"/>
            </w:rPr>
          </w:pPr>
          <w:r w:rsidRPr="000E7B36">
            <w:rPr>
              <w:rFonts w:ascii="Arial" w:hAnsi="Arial" w:cs="Arial"/>
              <w:noProof/>
              <w:lang w:val="es-CL" w:eastAsia="es-CL"/>
            </w:rPr>
            <w:drawing>
              <wp:anchor distT="0" distB="0" distL="114300" distR="114300" simplePos="0" relativeHeight="251663360" behindDoc="0" locked="0" layoutInCell="1" allowOverlap="1" wp14:anchorId="06DC4CB3" wp14:editId="4C7717DD">
                <wp:simplePos x="0" y="0"/>
                <wp:positionH relativeFrom="column">
                  <wp:posOffset>-8890</wp:posOffset>
                </wp:positionH>
                <wp:positionV relativeFrom="paragraph">
                  <wp:posOffset>-36195</wp:posOffset>
                </wp:positionV>
                <wp:extent cx="1270000" cy="581025"/>
                <wp:effectExtent l="0" t="0" r="6350" b="9525"/>
                <wp:wrapNone/>
                <wp:docPr id="18" name="Picture 4" descr="log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tip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0000" cy="581025"/>
                        </a:xfrm>
                        <a:prstGeom prst="rect">
                          <a:avLst/>
                        </a:prstGeom>
                        <a:noFill/>
                      </pic:spPr>
                    </pic:pic>
                  </a:graphicData>
                </a:graphic>
                <wp14:sizeRelH relativeFrom="margin">
                  <wp14:pctWidth>0</wp14:pctWidth>
                </wp14:sizeRelH>
                <wp14:sizeRelV relativeFrom="margin">
                  <wp14:pctHeight>0</wp14:pctHeight>
                </wp14:sizeRelV>
              </wp:anchor>
            </w:drawing>
          </w:r>
        </w:p>
      </w:tc>
      <w:tc>
        <w:tcPr>
          <w:tcW w:w="3781" w:type="pct"/>
          <w:gridSpan w:val="5"/>
          <w:shd w:val="pct10" w:color="auto" w:fill="FFFFFF"/>
          <w:vAlign w:val="center"/>
        </w:tcPr>
        <w:p w14:paraId="3EFFA05A" w14:textId="77777777" w:rsidR="00984B85" w:rsidRPr="000E7B36" w:rsidRDefault="00984B85" w:rsidP="00AB6730">
          <w:pPr>
            <w:spacing w:line="240" w:lineRule="auto"/>
            <w:jc w:val="center"/>
            <w:rPr>
              <w:rFonts w:ascii="Arial" w:hAnsi="Arial" w:cs="Arial"/>
              <w:sz w:val="20"/>
              <w:szCs w:val="20"/>
            </w:rPr>
          </w:pPr>
          <w:r>
            <w:rPr>
              <w:rFonts w:ascii="Arial" w:hAnsi="Arial" w:cs="Arial"/>
              <w:sz w:val="20"/>
              <w:szCs w:val="20"/>
            </w:rPr>
            <w:t>MANUAL ORGANIZACIONAL DE FUNCIONES Y PROCEDIMIENTOS DEL SUBDEPARTAMENTO DE INGENIERÍA BIOMÉDICA</w:t>
          </w:r>
        </w:p>
      </w:tc>
    </w:tr>
    <w:tr w:rsidR="00984B85" w:rsidRPr="000E7B36" w14:paraId="582F69EE" w14:textId="77777777" w:rsidTr="00506A3F">
      <w:trPr>
        <w:cantSplit/>
        <w:trHeight w:val="534"/>
        <w:jc w:val="center"/>
      </w:trPr>
      <w:tc>
        <w:tcPr>
          <w:tcW w:w="1219" w:type="pct"/>
          <w:vMerge/>
          <w:vAlign w:val="center"/>
        </w:tcPr>
        <w:p w14:paraId="6D53AB8A" w14:textId="77777777" w:rsidR="00984B85" w:rsidRPr="000E7B36" w:rsidRDefault="00984B85" w:rsidP="00976C0F">
          <w:pPr>
            <w:pStyle w:val="Encabezado"/>
            <w:jc w:val="center"/>
            <w:rPr>
              <w:rFonts w:ascii="Arial" w:hAnsi="Arial" w:cs="Arial"/>
              <w:sz w:val="16"/>
            </w:rPr>
          </w:pPr>
        </w:p>
      </w:tc>
      <w:tc>
        <w:tcPr>
          <w:tcW w:w="1227" w:type="pct"/>
          <w:shd w:val="clear" w:color="auto" w:fill="FFFFFF"/>
          <w:vAlign w:val="center"/>
        </w:tcPr>
        <w:p w14:paraId="3DE8D188" w14:textId="77777777" w:rsidR="00984B85" w:rsidRPr="000E7B36" w:rsidRDefault="00984B85" w:rsidP="00976C0F">
          <w:pPr>
            <w:pStyle w:val="Encabezado"/>
            <w:jc w:val="center"/>
            <w:rPr>
              <w:rFonts w:ascii="Arial" w:hAnsi="Arial" w:cs="Arial"/>
              <w:sz w:val="18"/>
              <w:szCs w:val="18"/>
            </w:rPr>
          </w:pPr>
          <w:r w:rsidRPr="000E7B36">
            <w:rPr>
              <w:rFonts w:ascii="Arial" w:hAnsi="Arial" w:cs="Arial"/>
              <w:sz w:val="18"/>
              <w:szCs w:val="18"/>
            </w:rPr>
            <w:t>CÓDIGO:</w:t>
          </w:r>
        </w:p>
        <w:p w14:paraId="27BB26C0" w14:textId="77777777" w:rsidR="00984B85" w:rsidRPr="000E7B36" w:rsidRDefault="00984B85" w:rsidP="006C3795">
          <w:pPr>
            <w:pStyle w:val="Encabezado"/>
            <w:jc w:val="center"/>
            <w:rPr>
              <w:rFonts w:ascii="Arial" w:hAnsi="Arial" w:cs="Arial"/>
              <w:sz w:val="18"/>
              <w:szCs w:val="18"/>
            </w:rPr>
          </w:pPr>
          <w:r>
            <w:rPr>
              <w:rFonts w:ascii="Arial" w:hAnsi="Arial" w:cs="Arial"/>
              <w:sz w:val="18"/>
              <w:szCs w:val="18"/>
            </w:rPr>
            <w:t>MAN-IBM-REV2</w:t>
          </w:r>
        </w:p>
      </w:tc>
      <w:tc>
        <w:tcPr>
          <w:tcW w:w="576" w:type="pct"/>
          <w:shd w:val="clear" w:color="auto" w:fill="FFFFFF"/>
          <w:vAlign w:val="center"/>
        </w:tcPr>
        <w:p w14:paraId="51CA4D25" w14:textId="77777777" w:rsidR="00984B85" w:rsidRPr="000E7B36" w:rsidRDefault="00984B85" w:rsidP="00976C0F">
          <w:pPr>
            <w:pStyle w:val="Encabezado"/>
            <w:jc w:val="center"/>
            <w:rPr>
              <w:rFonts w:ascii="Arial" w:hAnsi="Arial" w:cs="Arial"/>
              <w:sz w:val="18"/>
              <w:szCs w:val="18"/>
            </w:rPr>
          </w:pPr>
          <w:r w:rsidRPr="000E7B36">
            <w:rPr>
              <w:rFonts w:ascii="Arial" w:hAnsi="Arial" w:cs="Arial"/>
              <w:sz w:val="18"/>
              <w:szCs w:val="18"/>
            </w:rPr>
            <w:t>VERSIÓN</w:t>
          </w:r>
        </w:p>
        <w:p w14:paraId="58FE6386" w14:textId="77777777" w:rsidR="00984B85" w:rsidRPr="000E7B36" w:rsidRDefault="00984B85" w:rsidP="00976C0F">
          <w:pPr>
            <w:pStyle w:val="Encabezado"/>
            <w:jc w:val="center"/>
            <w:rPr>
              <w:rFonts w:ascii="Arial" w:hAnsi="Arial" w:cs="Arial"/>
              <w:sz w:val="18"/>
              <w:szCs w:val="18"/>
              <w:highlight w:val="yellow"/>
            </w:rPr>
          </w:pPr>
          <w:r>
            <w:rPr>
              <w:rFonts w:ascii="Arial" w:hAnsi="Arial" w:cs="Arial"/>
              <w:sz w:val="18"/>
              <w:szCs w:val="18"/>
            </w:rPr>
            <w:t>2</w:t>
          </w:r>
          <w:r w:rsidRPr="000E7B36">
            <w:rPr>
              <w:rFonts w:ascii="Arial" w:hAnsi="Arial" w:cs="Arial"/>
              <w:sz w:val="18"/>
              <w:szCs w:val="18"/>
            </w:rPr>
            <w:t>°</w:t>
          </w:r>
        </w:p>
      </w:tc>
      <w:tc>
        <w:tcPr>
          <w:tcW w:w="698" w:type="pct"/>
          <w:shd w:val="clear" w:color="auto" w:fill="FFFFFF"/>
          <w:vAlign w:val="center"/>
        </w:tcPr>
        <w:p w14:paraId="323CF8C7" w14:textId="77777777" w:rsidR="00984B85" w:rsidRPr="000E7B36" w:rsidRDefault="00984B85" w:rsidP="00976C0F">
          <w:pPr>
            <w:pStyle w:val="Encabezado"/>
            <w:jc w:val="center"/>
            <w:rPr>
              <w:rFonts w:ascii="Arial" w:hAnsi="Arial" w:cs="Arial"/>
              <w:sz w:val="18"/>
              <w:szCs w:val="18"/>
            </w:rPr>
          </w:pPr>
          <w:r w:rsidRPr="000E7B36">
            <w:rPr>
              <w:rFonts w:ascii="Arial" w:hAnsi="Arial" w:cs="Arial"/>
              <w:sz w:val="18"/>
              <w:szCs w:val="18"/>
            </w:rPr>
            <w:t>FECHA</w:t>
          </w:r>
        </w:p>
        <w:p w14:paraId="6820AFC0" w14:textId="77777777" w:rsidR="00984B85" w:rsidRPr="000E7B36" w:rsidRDefault="00984B85" w:rsidP="001D46F2">
          <w:pPr>
            <w:pStyle w:val="Encabezado"/>
            <w:jc w:val="center"/>
            <w:rPr>
              <w:rFonts w:ascii="Arial" w:hAnsi="Arial" w:cs="Arial"/>
              <w:sz w:val="18"/>
              <w:szCs w:val="18"/>
            </w:rPr>
          </w:pPr>
          <w:r>
            <w:rPr>
              <w:rFonts w:ascii="Arial" w:hAnsi="Arial" w:cs="Arial"/>
              <w:sz w:val="18"/>
              <w:szCs w:val="18"/>
            </w:rPr>
            <w:t>12/09/2017</w:t>
          </w:r>
        </w:p>
      </w:tc>
      <w:tc>
        <w:tcPr>
          <w:tcW w:w="698" w:type="pct"/>
          <w:shd w:val="clear" w:color="auto" w:fill="FFFFFF"/>
          <w:vAlign w:val="center"/>
        </w:tcPr>
        <w:p w14:paraId="49034133" w14:textId="77777777" w:rsidR="00984B85" w:rsidRPr="000E7B36" w:rsidRDefault="00984B85" w:rsidP="00976C0F">
          <w:pPr>
            <w:pStyle w:val="Encabezado"/>
            <w:jc w:val="center"/>
            <w:rPr>
              <w:rFonts w:ascii="Arial" w:hAnsi="Arial" w:cs="Arial"/>
              <w:sz w:val="18"/>
              <w:szCs w:val="18"/>
            </w:rPr>
          </w:pPr>
          <w:r w:rsidRPr="000E7B36">
            <w:rPr>
              <w:rFonts w:ascii="Arial" w:hAnsi="Arial" w:cs="Arial"/>
              <w:sz w:val="18"/>
              <w:szCs w:val="18"/>
            </w:rPr>
            <w:t>VIGENCIA</w:t>
          </w:r>
        </w:p>
        <w:p w14:paraId="1CE92350" w14:textId="77777777" w:rsidR="00984B85" w:rsidRPr="000E7B36" w:rsidRDefault="00984B85" w:rsidP="00BF0D14">
          <w:pPr>
            <w:pStyle w:val="Encabezado"/>
            <w:rPr>
              <w:rFonts w:ascii="Arial" w:hAnsi="Arial" w:cs="Arial"/>
              <w:sz w:val="18"/>
              <w:szCs w:val="18"/>
            </w:rPr>
          </w:pPr>
          <w:r>
            <w:rPr>
              <w:rFonts w:ascii="Arial" w:hAnsi="Arial" w:cs="Arial"/>
              <w:sz w:val="18"/>
              <w:szCs w:val="18"/>
            </w:rPr>
            <w:t xml:space="preserve">     5</w:t>
          </w:r>
          <w:r w:rsidRPr="000E7B36">
            <w:rPr>
              <w:rFonts w:ascii="Arial" w:hAnsi="Arial" w:cs="Arial"/>
              <w:sz w:val="18"/>
              <w:szCs w:val="18"/>
            </w:rPr>
            <w:t xml:space="preserve"> años</w:t>
          </w:r>
        </w:p>
      </w:tc>
      <w:tc>
        <w:tcPr>
          <w:tcW w:w="582" w:type="pct"/>
          <w:shd w:val="clear" w:color="auto" w:fill="FFFFFF"/>
          <w:vAlign w:val="center"/>
        </w:tcPr>
        <w:p w14:paraId="36FC691D" w14:textId="77777777" w:rsidR="00984B85" w:rsidRPr="000E7B36" w:rsidRDefault="00984B85" w:rsidP="00976C0F">
          <w:pPr>
            <w:pStyle w:val="Encabezado"/>
            <w:jc w:val="center"/>
            <w:rPr>
              <w:rFonts w:ascii="Arial" w:hAnsi="Arial" w:cs="Arial"/>
              <w:sz w:val="18"/>
              <w:szCs w:val="18"/>
            </w:rPr>
          </w:pPr>
          <w:r w:rsidRPr="000E7B36">
            <w:rPr>
              <w:rFonts w:ascii="Arial" w:hAnsi="Arial" w:cs="Arial"/>
              <w:sz w:val="18"/>
              <w:szCs w:val="18"/>
            </w:rPr>
            <w:t>PÁGINAS</w:t>
          </w:r>
        </w:p>
        <w:p w14:paraId="0C594818" w14:textId="77777777" w:rsidR="00984B85" w:rsidRPr="000E7B36" w:rsidRDefault="00984B85" w:rsidP="00976C0F">
          <w:pPr>
            <w:pStyle w:val="Encabezado"/>
            <w:jc w:val="center"/>
            <w:rPr>
              <w:rFonts w:ascii="Arial" w:hAnsi="Arial" w:cs="Arial"/>
              <w:sz w:val="18"/>
              <w:szCs w:val="18"/>
            </w:rPr>
          </w:pPr>
          <w:r>
            <w:rPr>
              <w:rFonts w:ascii="Arial" w:hAnsi="Arial" w:cs="Arial"/>
              <w:sz w:val="18"/>
              <w:szCs w:val="18"/>
            </w:rPr>
            <w:t>26</w:t>
          </w:r>
        </w:p>
      </w:tc>
    </w:tr>
  </w:tbl>
  <w:p w14:paraId="2DFFA58E" w14:textId="77777777" w:rsidR="00984B85" w:rsidRDefault="00984B8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473E8"/>
    <w:multiLevelType w:val="hybridMultilevel"/>
    <w:tmpl w:val="B4E2DB3A"/>
    <w:lvl w:ilvl="0" w:tplc="B85657C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06D123A"/>
    <w:multiLevelType w:val="hybridMultilevel"/>
    <w:tmpl w:val="ECE26044"/>
    <w:lvl w:ilvl="0" w:tplc="340A0015">
      <w:start w:val="1"/>
      <w:numFmt w:val="upp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1B81599"/>
    <w:multiLevelType w:val="hybridMultilevel"/>
    <w:tmpl w:val="96828F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2E6652B"/>
    <w:multiLevelType w:val="hybridMultilevel"/>
    <w:tmpl w:val="25F204E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3870DCF"/>
    <w:multiLevelType w:val="hybridMultilevel"/>
    <w:tmpl w:val="ECE26044"/>
    <w:lvl w:ilvl="0" w:tplc="340A0015">
      <w:start w:val="1"/>
      <w:numFmt w:val="upperLetter"/>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39E0046"/>
    <w:multiLevelType w:val="hybridMultilevel"/>
    <w:tmpl w:val="653C16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04B24F66"/>
    <w:multiLevelType w:val="hybridMultilevel"/>
    <w:tmpl w:val="D05288A4"/>
    <w:lvl w:ilvl="0" w:tplc="B85657C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058F6306"/>
    <w:multiLevelType w:val="hybridMultilevel"/>
    <w:tmpl w:val="C9986D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5C201B8"/>
    <w:multiLevelType w:val="hybridMultilevel"/>
    <w:tmpl w:val="525E6B4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06244E56"/>
    <w:multiLevelType w:val="hybridMultilevel"/>
    <w:tmpl w:val="65E69E3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06C3293A"/>
    <w:multiLevelType w:val="hybridMultilevel"/>
    <w:tmpl w:val="2BE4596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077A7E79"/>
    <w:multiLevelType w:val="hybridMultilevel"/>
    <w:tmpl w:val="219268A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08FF5669"/>
    <w:multiLevelType w:val="hybridMultilevel"/>
    <w:tmpl w:val="D05288A4"/>
    <w:lvl w:ilvl="0" w:tplc="B85657C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0B131B5D"/>
    <w:multiLevelType w:val="hybridMultilevel"/>
    <w:tmpl w:val="C6A40F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0BCB12F9"/>
    <w:multiLevelType w:val="hybridMultilevel"/>
    <w:tmpl w:val="028AC888"/>
    <w:lvl w:ilvl="0" w:tplc="340A0001">
      <w:start w:val="1"/>
      <w:numFmt w:val="bullet"/>
      <w:lvlText w:val=""/>
      <w:lvlJc w:val="left"/>
      <w:pPr>
        <w:ind w:left="1069" w:hanging="360"/>
      </w:pPr>
      <w:rPr>
        <w:rFonts w:ascii="Symbol" w:hAnsi="Symbol" w:hint="default"/>
      </w:rPr>
    </w:lvl>
    <w:lvl w:ilvl="1" w:tplc="340A0003" w:tentative="1">
      <w:start w:val="1"/>
      <w:numFmt w:val="bullet"/>
      <w:lvlText w:val="o"/>
      <w:lvlJc w:val="left"/>
      <w:pPr>
        <w:ind w:left="1789" w:hanging="360"/>
      </w:pPr>
      <w:rPr>
        <w:rFonts w:ascii="Courier New" w:hAnsi="Courier New" w:cs="Courier New" w:hint="default"/>
      </w:rPr>
    </w:lvl>
    <w:lvl w:ilvl="2" w:tplc="340A0005" w:tentative="1">
      <w:start w:val="1"/>
      <w:numFmt w:val="bullet"/>
      <w:lvlText w:val=""/>
      <w:lvlJc w:val="left"/>
      <w:pPr>
        <w:ind w:left="2509" w:hanging="360"/>
      </w:pPr>
      <w:rPr>
        <w:rFonts w:ascii="Wingdings" w:hAnsi="Wingdings" w:hint="default"/>
      </w:rPr>
    </w:lvl>
    <w:lvl w:ilvl="3" w:tplc="340A0001" w:tentative="1">
      <w:start w:val="1"/>
      <w:numFmt w:val="bullet"/>
      <w:lvlText w:val=""/>
      <w:lvlJc w:val="left"/>
      <w:pPr>
        <w:ind w:left="3229" w:hanging="360"/>
      </w:pPr>
      <w:rPr>
        <w:rFonts w:ascii="Symbol" w:hAnsi="Symbol" w:hint="default"/>
      </w:rPr>
    </w:lvl>
    <w:lvl w:ilvl="4" w:tplc="340A0003" w:tentative="1">
      <w:start w:val="1"/>
      <w:numFmt w:val="bullet"/>
      <w:lvlText w:val="o"/>
      <w:lvlJc w:val="left"/>
      <w:pPr>
        <w:ind w:left="3949" w:hanging="360"/>
      </w:pPr>
      <w:rPr>
        <w:rFonts w:ascii="Courier New" w:hAnsi="Courier New" w:cs="Courier New" w:hint="default"/>
      </w:rPr>
    </w:lvl>
    <w:lvl w:ilvl="5" w:tplc="340A0005" w:tentative="1">
      <w:start w:val="1"/>
      <w:numFmt w:val="bullet"/>
      <w:lvlText w:val=""/>
      <w:lvlJc w:val="left"/>
      <w:pPr>
        <w:ind w:left="4669" w:hanging="360"/>
      </w:pPr>
      <w:rPr>
        <w:rFonts w:ascii="Wingdings" w:hAnsi="Wingdings" w:hint="default"/>
      </w:rPr>
    </w:lvl>
    <w:lvl w:ilvl="6" w:tplc="340A0001" w:tentative="1">
      <w:start w:val="1"/>
      <w:numFmt w:val="bullet"/>
      <w:lvlText w:val=""/>
      <w:lvlJc w:val="left"/>
      <w:pPr>
        <w:ind w:left="5389" w:hanging="360"/>
      </w:pPr>
      <w:rPr>
        <w:rFonts w:ascii="Symbol" w:hAnsi="Symbol" w:hint="default"/>
      </w:rPr>
    </w:lvl>
    <w:lvl w:ilvl="7" w:tplc="340A0003" w:tentative="1">
      <w:start w:val="1"/>
      <w:numFmt w:val="bullet"/>
      <w:lvlText w:val="o"/>
      <w:lvlJc w:val="left"/>
      <w:pPr>
        <w:ind w:left="6109" w:hanging="360"/>
      </w:pPr>
      <w:rPr>
        <w:rFonts w:ascii="Courier New" w:hAnsi="Courier New" w:cs="Courier New" w:hint="default"/>
      </w:rPr>
    </w:lvl>
    <w:lvl w:ilvl="8" w:tplc="340A0005" w:tentative="1">
      <w:start w:val="1"/>
      <w:numFmt w:val="bullet"/>
      <w:lvlText w:val=""/>
      <w:lvlJc w:val="left"/>
      <w:pPr>
        <w:ind w:left="6829" w:hanging="360"/>
      </w:pPr>
      <w:rPr>
        <w:rFonts w:ascii="Wingdings" w:hAnsi="Wingdings" w:hint="default"/>
      </w:rPr>
    </w:lvl>
  </w:abstractNum>
  <w:abstractNum w:abstractNumId="15" w15:restartNumberingAfterBreak="0">
    <w:nsid w:val="0EE47D1F"/>
    <w:multiLevelType w:val="hybridMultilevel"/>
    <w:tmpl w:val="DC684430"/>
    <w:lvl w:ilvl="0" w:tplc="6F4C35E0">
      <w:start w:val="1"/>
      <w:numFmt w:val="decimal"/>
      <w:lvlText w:val="%1."/>
      <w:lvlJc w:val="left"/>
      <w:pPr>
        <w:tabs>
          <w:tab w:val="num" w:pos="361"/>
        </w:tabs>
        <w:ind w:left="361" w:hanging="360"/>
      </w:pPr>
    </w:lvl>
    <w:lvl w:ilvl="1" w:tplc="5AA610C4" w:tentative="1">
      <w:start w:val="1"/>
      <w:numFmt w:val="decimal"/>
      <w:lvlText w:val="%2."/>
      <w:lvlJc w:val="left"/>
      <w:pPr>
        <w:tabs>
          <w:tab w:val="num" w:pos="1081"/>
        </w:tabs>
        <w:ind w:left="1081" w:hanging="360"/>
      </w:pPr>
    </w:lvl>
    <w:lvl w:ilvl="2" w:tplc="75E67738" w:tentative="1">
      <w:start w:val="1"/>
      <w:numFmt w:val="decimal"/>
      <w:lvlText w:val="%3."/>
      <w:lvlJc w:val="left"/>
      <w:pPr>
        <w:tabs>
          <w:tab w:val="num" w:pos="1801"/>
        </w:tabs>
        <w:ind w:left="1801" w:hanging="360"/>
      </w:pPr>
    </w:lvl>
    <w:lvl w:ilvl="3" w:tplc="1F961BE8" w:tentative="1">
      <w:start w:val="1"/>
      <w:numFmt w:val="decimal"/>
      <w:lvlText w:val="%4."/>
      <w:lvlJc w:val="left"/>
      <w:pPr>
        <w:tabs>
          <w:tab w:val="num" w:pos="2521"/>
        </w:tabs>
        <w:ind w:left="2521" w:hanging="360"/>
      </w:pPr>
    </w:lvl>
    <w:lvl w:ilvl="4" w:tplc="03B8095A" w:tentative="1">
      <w:start w:val="1"/>
      <w:numFmt w:val="decimal"/>
      <w:lvlText w:val="%5."/>
      <w:lvlJc w:val="left"/>
      <w:pPr>
        <w:tabs>
          <w:tab w:val="num" w:pos="3241"/>
        </w:tabs>
        <w:ind w:left="3241" w:hanging="360"/>
      </w:pPr>
    </w:lvl>
    <w:lvl w:ilvl="5" w:tplc="052CD1DA" w:tentative="1">
      <w:start w:val="1"/>
      <w:numFmt w:val="decimal"/>
      <w:lvlText w:val="%6."/>
      <w:lvlJc w:val="left"/>
      <w:pPr>
        <w:tabs>
          <w:tab w:val="num" w:pos="3961"/>
        </w:tabs>
        <w:ind w:left="3961" w:hanging="360"/>
      </w:pPr>
    </w:lvl>
    <w:lvl w:ilvl="6" w:tplc="13DAFBC8" w:tentative="1">
      <w:start w:val="1"/>
      <w:numFmt w:val="decimal"/>
      <w:lvlText w:val="%7."/>
      <w:lvlJc w:val="left"/>
      <w:pPr>
        <w:tabs>
          <w:tab w:val="num" w:pos="4681"/>
        </w:tabs>
        <w:ind w:left="4681" w:hanging="360"/>
      </w:pPr>
    </w:lvl>
    <w:lvl w:ilvl="7" w:tplc="E10ADA54" w:tentative="1">
      <w:start w:val="1"/>
      <w:numFmt w:val="decimal"/>
      <w:lvlText w:val="%8."/>
      <w:lvlJc w:val="left"/>
      <w:pPr>
        <w:tabs>
          <w:tab w:val="num" w:pos="5401"/>
        </w:tabs>
        <w:ind w:left="5401" w:hanging="360"/>
      </w:pPr>
    </w:lvl>
    <w:lvl w:ilvl="8" w:tplc="610468BE" w:tentative="1">
      <w:start w:val="1"/>
      <w:numFmt w:val="decimal"/>
      <w:lvlText w:val="%9."/>
      <w:lvlJc w:val="left"/>
      <w:pPr>
        <w:tabs>
          <w:tab w:val="num" w:pos="6121"/>
        </w:tabs>
        <w:ind w:left="6121" w:hanging="360"/>
      </w:pPr>
    </w:lvl>
  </w:abstractNum>
  <w:abstractNum w:abstractNumId="16" w15:restartNumberingAfterBreak="0">
    <w:nsid w:val="109E1F71"/>
    <w:multiLevelType w:val="hybridMultilevel"/>
    <w:tmpl w:val="BCF0C0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10A24E9E"/>
    <w:multiLevelType w:val="hybridMultilevel"/>
    <w:tmpl w:val="EAD4629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10CD2BD7"/>
    <w:multiLevelType w:val="hybridMultilevel"/>
    <w:tmpl w:val="15861120"/>
    <w:lvl w:ilvl="0" w:tplc="340A0003">
      <w:start w:val="1"/>
      <w:numFmt w:val="bullet"/>
      <w:lvlText w:val="o"/>
      <w:lvlJc w:val="left"/>
      <w:pPr>
        <w:ind w:left="1474" w:hanging="360"/>
      </w:pPr>
      <w:rPr>
        <w:rFonts w:ascii="Courier New" w:hAnsi="Courier New" w:cs="Courier New" w:hint="default"/>
      </w:rPr>
    </w:lvl>
    <w:lvl w:ilvl="1" w:tplc="340A0003" w:tentative="1">
      <w:start w:val="1"/>
      <w:numFmt w:val="bullet"/>
      <w:lvlText w:val="o"/>
      <w:lvlJc w:val="left"/>
      <w:pPr>
        <w:ind w:left="2194" w:hanging="360"/>
      </w:pPr>
      <w:rPr>
        <w:rFonts w:ascii="Courier New" w:hAnsi="Courier New" w:cs="Courier New" w:hint="default"/>
      </w:rPr>
    </w:lvl>
    <w:lvl w:ilvl="2" w:tplc="340A0005" w:tentative="1">
      <w:start w:val="1"/>
      <w:numFmt w:val="bullet"/>
      <w:lvlText w:val=""/>
      <w:lvlJc w:val="left"/>
      <w:pPr>
        <w:ind w:left="2914" w:hanging="360"/>
      </w:pPr>
      <w:rPr>
        <w:rFonts w:ascii="Wingdings" w:hAnsi="Wingdings" w:hint="default"/>
      </w:rPr>
    </w:lvl>
    <w:lvl w:ilvl="3" w:tplc="340A0001" w:tentative="1">
      <w:start w:val="1"/>
      <w:numFmt w:val="bullet"/>
      <w:lvlText w:val=""/>
      <w:lvlJc w:val="left"/>
      <w:pPr>
        <w:ind w:left="3634" w:hanging="360"/>
      </w:pPr>
      <w:rPr>
        <w:rFonts w:ascii="Symbol" w:hAnsi="Symbol" w:hint="default"/>
      </w:rPr>
    </w:lvl>
    <w:lvl w:ilvl="4" w:tplc="340A0003" w:tentative="1">
      <w:start w:val="1"/>
      <w:numFmt w:val="bullet"/>
      <w:lvlText w:val="o"/>
      <w:lvlJc w:val="left"/>
      <w:pPr>
        <w:ind w:left="4354" w:hanging="360"/>
      </w:pPr>
      <w:rPr>
        <w:rFonts w:ascii="Courier New" w:hAnsi="Courier New" w:cs="Courier New" w:hint="default"/>
      </w:rPr>
    </w:lvl>
    <w:lvl w:ilvl="5" w:tplc="340A0005" w:tentative="1">
      <w:start w:val="1"/>
      <w:numFmt w:val="bullet"/>
      <w:lvlText w:val=""/>
      <w:lvlJc w:val="left"/>
      <w:pPr>
        <w:ind w:left="5074" w:hanging="360"/>
      </w:pPr>
      <w:rPr>
        <w:rFonts w:ascii="Wingdings" w:hAnsi="Wingdings" w:hint="default"/>
      </w:rPr>
    </w:lvl>
    <w:lvl w:ilvl="6" w:tplc="340A0001" w:tentative="1">
      <w:start w:val="1"/>
      <w:numFmt w:val="bullet"/>
      <w:lvlText w:val=""/>
      <w:lvlJc w:val="left"/>
      <w:pPr>
        <w:ind w:left="5794" w:hanging="360"/>
      </w:pPr>
      <w:rPr>
        <w:rFonts w:ascii="Symbol" w:hAnsi="Symbol" w:hint="default"/>
      </w:rPr>
    </w:lvl>
    <w:lvl w:ilvl="7" w:tplc="340A0003" w:tentative="1">
      <w:start w:val="1"/>
      <w:numFmt w:val="bullet"/>
      <w:lvlText w:val="o"/>
      <w:lvlJc w:val="left"/>
      <w:pPr>
        <w:ind w:left="6514" w:hanging="360"/>
      </w:pPr>
      <w:rPr>
        <w:rFonts w:ascii="Courier New" w:hAnsi="Courier New" w:cs="Courier New" w:hint="default"/>
      </w:rPr>
    </w:lvl>
    <w:lvl w:ilvl="8" w:tplc="340A0005" w:tentative="1">
      <w:start w:val="1"/>
      <w:numFmt w:val="bullet"/>
      <w:lvlText w:val=""/>
      <w:lvlJc w:val="left"/>
      <w:pPr>
        <w:ind w:left="7234" w:hanging="360"/>
      </w:pPr>
      <w:rPr>
        <w:rFonts w:ascii="Wingdings" w:hAnsi="Wingdings" w:hint="default"/>
      </w:rPr>
    </w:lvl>
  </w:abstractNum>
  <w:abstractNum w:abstractNumId="19" w15:restartNumberingAfterBreak="0">
    <w:nsid w:val="113D0F6D"/>
    <w:multiLevelType w:val="hybridMultilevel"/>
    <w:tmpl w:val="69C8796A"/>
    <w:lvl w:ilvl="0" w:tplc="340A0001">
      <w:start w:val="1"/>
      <w:numFmt w:val="bullet"/>
      <w:lvlText w:val=""/>
      <w:lvlJc w:val="left"/>
      <w:pPr>
        <w:ind w:left="1069" w:hanging="360"/>
      </w:pPr>
      <w:rPr>
        <w:rFonts w:ascii="Symbol" w:hAnsi="Symbol" w:hint="default"/>
      </w:rPr>
    </w:lvl>
    <w:lvl w:ilvl="1" w:tplc="340A0003" w:tentative="1">
      <w:start w:val="1"/>
      <w:numFmt w:val="bullet"/>
      <w:lvlText w:val="o"/>
      <w:lvlJc w:val="left"/>
      <w:pPr>
        <w:ind w:left="1789" w:hanging="360"/>
      </w:pPr>
      <w:rPr>
        <w:rFonts w:ascii="Courier New" w:hAnsi="Courier New" w:cs="Courier New" w:hint="default"/>
      </w:rPr>
    </w:lvl>
    <w:lvl w:ilvl="2" w:tplc="340A0005" w:tentative="1">
      <w:start w:val="1"/>
      <w:numFmt w:val="bullet"/>
      <w:lvlText w:val=""/>
      <w:lvlJc w:val="left"/>
      <w:pPr>
        <w:ind w:left="2509" w:hanging="360"/>
      </w:pPr>
      <w:rPr>
        <w:rFonts w:ascii="Wingdings" w:hAnsi="Wingdings" w:hint="default"/>
      </w:rPr>
    </w:lvl>
    <w:lvl w:ilvl="3" w:tplc="340A0001" w:tentative="1">
      <w:start w:val="1"/>
      <w:numFmt w:val="bullet"/>
      <w:lvlText w:val=""/>
      <w:lvlJc w:val="left"/>
      <w:pPr>
        <w:ind w:left="3229" w:hanging="360"/>
      </w:pPr>
      <w:rPr>
        <w:rFonts w:ascii="Symbol" w:hAnsi="Symbol" w:hint="default"/>
      </w:rPr>
    </w:lvl>
    <w:lvl w:ilvl="4" w:tplc="340A0003" w:tentative="1">
      <w:start w:val="1"/>
      <w:numFmt w:val="bullet"/>
      <w:lvlText w:val="o"/>
      <w:lvlJc w:val="left"/>
      <w:pPr>
        <w:ind w:left="3949" w:hanging="360"/>
      </w:pPr>
      <w:rPr>
        <w:rFonts w:ascii="Courier New" w:hAnsi="Courier New" w:cs="Courier New" w:hint="default"/>
      </w:rPr>
    </w:lvl>
    <w:lvl w:ilvl="5" w:tplc="340A0005" w:tentative="1">
      <w:start w:val="1"/>
      <w:numFmt w:val="bullet"/>
      <w:lvlText w:val=""/>
      <w:lvlJc w:val="left"/>
      <w:pPr>
        <w:ind w:left="4669" w:hanging="360"/>
      </w:pPr>
      <w:rPr>
        <w:rFonts w:ascii="Wingdings" w:hAnsi="Wingdings" w:hint="default"/>
      </w:rPr>
    </w:lvl>
    <w:lvl w:ilvl="6" w:tplc="340A0001" w:tentative="1">
      <w:start w:val="1"/>
      <w:numFmt w:val="bullet"/>
      <w:lvlText w:val=""/>
      <w:lvlJc w:val="left"/>
      <w:pPr>
        <w:ind w:left="5389" w:hanging="360"/>
      </w:pPr>
      <w:rPr>
        <w:rFonts w:ascii="Symbol" w:hAnsi="Symbol" w:hint="default"/>
      </w:rPr>
    </w:lvl>
    <w:lvl w:ilvl="7" w:tplc="340A0003" w:tentative="1">
      <w:start w:val="1"/>
      <w:numFmt w:val="bullet"/>
      <w:lvlText w:val="o"/>
      <w:lvlJc w:val="left"/>
      <w:pPr>
        <w:ind w:left="6109" w:hanging="360"/>
      </w:pPr>
      <w:rPr>
        <w:rFonts w:ascii="Courier New" w:hAnsi="Courier New" w:cs="Courier New" w:hint="default"/>
      </w:rPr>
    </w:lvl>
    <w:lvl w:ilvl="8" w:tplc="340A0005" w:tentative="1">
      <w:start w:val="1"/>
      <w:numFmt w:val="bullet"/>
      <w:lvlText w:val=""/>
      <w:lvlJc w:val="left"/>
      <w:pPr>
        <w:ind w:left="6829" w:hanging="360"/>
      </w:pPr>
      <w:rPr>
        <w:rFonts w:ascii="Wingdings" w:hAnsi="Wingdings" w:hint="default"/>
      </w:rPr>
    </w:lvl>
  </w:abstractNum>
  <w:abstractNum w:abstractNumId="20" w15:restartNumberingAfterBreak="0">
    <w:nsid w:val="13125337"/>
    <w:multiLevelType w:val="hybridMultilevel"/>
    <w:tmpl w:val="E60CF294"/>
    <w:lvl w:ilvl="0" w:tplc="CC046840">
      <w:start w:val="1"/>
      <w:numFmt w:val="decimal"/>
      <w:lvlText w:val="%1."/>
      <w:lvlJc w:val="left"/>
      <w:pPr>
        <w:ind w:left="644" w:hanging="360"/>
      </w:pPr>
      <w:rPr>
        <w:rFonts w:hint="default"/>
        <w:b/>
      </w:rPr>
    </w:lvl>
    <w:lvl w:ilvl="1" w:tplc="340A0019">
      <w:start w:val="1"/>
      <w:numFmt w:val="lowerLetter"/>
      <w:lvlText w:val="%2."/>
      <w:lvlJc w:val="left"/>
      <w:pPr>
        <w:ind w:left="1364" w:hanging="360"/>
      </w:pPr>
    </w:lvl>
    <w:lvl w:ilvl="2" w:tplc="340A001B" w:tentative="1">
      <w:start w:val="1"/>
      <w:numFmt w:val="lowerRoman"/>
      <w:lvlText w:val="%3."/>
      <w:lvlJc w:val="right"/>
      <w:pPr>
        <w:ind w:left="2084" w:hanging="180"/>
      </w:pPr>
    </w:lvl>
    <w:lvl w:ilvl="3" w:tplc="340A000F">
      <w:start w:val="1"/>
      <w:numFmt w:val="decimal"/>
      <w:lvlText w:val="%4."/>
      <w:lvlJc w:val="left"/>
      <w:pPr>
        <w:ind w:left="2804" w:hanging="360"/>
      </w:pPr>
    </w:lvl>
    <w:lvl w:ilvl="4" w:tplc="340A0019" w:tentative="1">
      <w:start w:val="1"/>
      <w:numFmt w:val="lowerLetter"/>
      <w:lvlText w:val="%5."/>
      <w:lvlJc w:val="left"/>
      <w:pPr>
        <w:ind w:left="352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21" w15:restartNumberingAfterBreak="0">
    <w:nsid w:val="15B45D59"/>
    <w:multiLevelType w:val="hybridMultilevel"/>
    <w:tmpl w:val="E4820A4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17084F36"/>
    <w:multiLevelType w:val="hybridMultilevel"/>
    <w:tmpl w:val="FE56C290"/>
    <w:lvl w:ilvl="0" w:tplc="340A0001">
      <w:start w:val="1"/>
      <w:numFmt w:val="bullet"/>
      <w:lvlText w:val=""/>
      <w:lvlJc w:val="left"/>
      <w:pPr>
        <w:ind w:left="787" w:hanging="360"/>
      </w:pPr>
      <w:rPr>
        <w:rFonts w:ascii="Symbol" w:hAnsi="Symbol" w:hint="default"/>
      </w:rPr>
    </w:lvl>
    <w:lvl w:ilvl="1" w:tplc="340A0003" w:tentative="1">
      <w:start w:val="1"/>
      <w:numFmt w:val="bullet"/>
      <w:lvlText w:val="o"/>
      <w:lvlJc w:val="left"/>
      <w:pPr>
        <w:ind w:left="1507" w:hanging="360"/>
      </w:pPr>
      <w:rPr>
        <w:rFonts w:ascii="Courier New" w:hAnsi="Courier New" w:cs="Courier New" w:hint="default"/>
      </w:rPr>
    </w:lvl>
    <w:lvl w:ilvl="2" w:tplc="340A0005" w:tentative="1">
      <w:start w:val="1"/>
      <w:numFmt w:val="bullet"/>
      <w:lvlText w:val=""/>
      <w:lvlJc w:val="left"/>
      <w:pPr>
        <w:ind w:left="2227" w:hanging="360"/>
      </w:pPr>
      <w:rPr>
        <w:rFonts w:ascii="Wingdings" w:hAnsi="Wingdings" w:hint="default"/>
      </w:rPr>
    </w:lvl>
    <w:lvl w:ilvl="3" w:tplc="340A0001" w:tentative="1">
      <w:start w:val="1"/>
      <w:numFmt w:val="bullet"/>
      <w:lvlText w:val=""/>
      <w:lvlJc w:val="left"/>
      <w:pPr>
        <w:ind w:left="2947" w:hanging="360"/>
      </w:pPr>
      <w:rPr>
        <w:rFonts w:ascii="Symbol" w:hAnsi="Symbol" w:hint="default"/>
      </w:rPr>
    </w:lvl>
    <w:lvl w:ilvl="4" w:tplc="340A0003" w:tentative="1">
      <w:start w:val="1"/>
      <w:numFmt w:val="bullet"/>
      <w:lvlText w:val="o"/>
      <w:lvlJc w:val="left"/>
      <w:pPr>
        <w:ind w:left="3667" w:hanging="360"/>
      </w:pPr>
      <w:rPr>
        <w:rFonts w:ascii="Courier New" w:hAnsi="Courier New" w:cs="Courier New" w:hint="default"/>
      </w:rPr>
    </w:lvl>
    <w:lvl w:ilvl="5" w:tplc="340A0005" w:tentative="1">
      <w:start w:val="1"/>
      <w:numFmt w:val="bullet"/>
      <w:lvlText w:val=""/>
      <w:lvlJc w:val="left"/>
      <w:pPr>
        <w:ind w:left="4387" w:hanging="360"/>
      </w:pPr>
      <w:rPr>
        <w:rFonts w:ascii="Wingdings" w:hAnsi="Wingdings" w:hint="default"/>
      </w:rPr>
    </w:lvl>
    <w:lvl w:ilvl="6" w:tplc="340A0001" w:tentative="1">
      <w:start w:val="1"/>
      <w:numFmt w:val="bullet"/>
      <w:lvlText w:val=""/>
      <w:lvlJc w:val="left"/>
      <w:pPr>
        <w:ind w:left="5107" w:hanging="360"/>
      </w:pPr>
      <w:rPr>
        <w:rFonts w:ascii="Symbol" w:hAnsi="Symbol" w:hint="default"/>
      </w:rPr>
    </w:lvl>
    <w:lvl w:ilvl="7" w:tplc="340A0003" w:tentative="1">
      <w:start w:val="1"/>
      <w:numFmt w:val="bullet"/>
      <w:lvlText w:val="o"/>
      <w:lvlJc w:val="left"/>
      <w:pPr>
        <w:ind w:left="5827" w:hanging="360"/>
      </w:pPr>
      <w:rPr>
        <w:rFonts w:ascii="Courier New" w:hAnsi="Courier New" w:cs="Courier New" w:hint="default"/>
      </w:rPr>
    </w:lvl>
    <w:lvl w:ilvl="8" w:tplc="340A0005" w:tentative="1">
      <w:start w:val="1"/>
      <w:numFmt w:val="bullet"/>
      <w:lvlText w:val=""/>
      <w:lvlJc w:val="left"/>
      <w:pPr>
        <w:ind w:left="6547" w:hanging="360"/>
      </w:pPr>
      <w:rPr>
        <w:rFonts w:ascii="Wingdings" w:hAnsi="Wingdings" w:hint="default"/>
      </w:rPr>
    </w:lvl>
  </w:abstractNum>
  <w:abstractNum w:abstractNumId="23" w15:restartNumberingAfterBreak="0">
    <w:nsid w:val="1A055CF1"/>
    <w:multiLevelType w:val="hybridMultilevel"/>
    <w:tmpl w:val="A934BA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1B3C0E0E"/>
    <w:multiLevelType w:val="hybridMultilevel"/>
    <w:tmpl w:val="B9C8CC40"/>
    <w:lvl w:ilvl="0" w:tplc="B85657C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1B5B1E8B"/>
    <w:multiLevelType w:val="hybridMultilevel"/>
    <w:tmpl w:val="56243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1BEB3BC8"/>
    <w:multiLevelType w:val="hybridMultilevel"/>
    <w:tmpl w:val="E85212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1CBB78FB"/>
    <w:multiLevelType w:val="hybridMultilevel"/>
    <w:tmpl w:val="AE768A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1D271F50"/>
    <w:multiLevelType w:val="hybridMultilevel"/>
    <w:tmpl w:val="FC423B54"/>
    <w:lvl w:ilvl="0" w:tplc="340A0001">
      <w:start w:val="1"/>
      <w:numFmt w:val="bullet"/>
      <w:lvlText w:val=""/>
      <w:lvlJc w:val="left"/>
      <w:pPr>
        <w:ind w:left="1140" w:hanging="360"/>
      </w:pPr>
      <w:rPr>
        <w:rFonts w:ascii="Symbol" w:hAnsi="Symbol" w:hint="default"/>
      </w:rPr>
    </w:lvl>
    <w:lvl w:ilvl="1" w:tplc="340A0003" w:tentative="1">
      <w:start w:val="1"/>
      <w:numFmt w:val="bullet"/>
      <w:lvlText w:val="o"/>
      <w:lvlJc w:val="left"/>
      <w:pPr>
        <w:ind w:left="1860" w:hanging="360"/>
      </w:pPr>
      <w:rPr>
        <w:rFonts w:ascii="Courier New" w:hAnsi="Courier New" w:cs="Courier New" w:hint="default"/>
      </w:rPr>
    </w:lvl>
    <w:lvl w:ilvl="2" w:tplc="340A0005" w:tentative="1">
      <w:start w:val="1"/>
      <w:numFmt w:val="bullet"/>
      <w:lvlText w:val=""/>
      <w:lvlJc w:val="left"/>
      <w:pPr>
        <w:ind w:left="2580" w:hanging="360"/>
      </w:pPr>
      <w:rPr>
        <w:rFonts w:ascii="Wingdings" w:hAnsi="Wingdings" w:hint="default"/>
      </w:rPr>
    </w:lvl>
    <w:lvl w:ilvl="3" w:tplc="340A0001" w:tentative="1">
      <w:start w:val="1"/>
      <w:numFmt w:val="bullet"/>
      <w:lvlText w:val=""/>
      <w:lvlJc w:val="left"/>
      <w:pPr>
        <w:ind w:left="3300" w:hanging="360"/>
      </w:pPr>
      <w:rPr>
        <w:rFonts w:ascii="Symbol" w:hAnsi="Symbol" w:hint="default"/>
      </w:rPr>
    </w:lvl>
    <w:lvl w:ilvl="4" w:tplc="340A0003" w:tentative="1">
      <w:start w:val="1"/>
      <w:numFmt w:val="bullet"/>
      <w:lvlText w:val="o"/>
      <w:lvlJc w:val="left"/>
      <w:pPr>
        <w:ind w:left="4020" w:hanging="360"/>
      </w:pPr>
      <w:rPr>
        <w:rFonts w:ascii="Courier New" w:hAnsi="Courier New" w:cs="Courier New" w:hint="default"/>
      </w:rPr>
    </w:lvl>
    <w:lvl w:ilvl="5" w:tplc="340A0005" w:tentative="1">
      <w:start w:val="1"/>
      <w:numFmt w:val="bullet"/>
      <w:lvlText w:val=""/>
      <w:lvlJc w:val="left"/>
      <w:pPr>
        <w:ind w:left="4740" w:hanging="360"/>
      </w:pPr>
      <w:rPr>
        <w:rFonts w:ascii="Wingdings" w:hAnsi="Wingdings" w:hint="default"/>
      </w:rPr>
    </w:lvl>
    <w:lvl w:ilvl="6" w:tplc="340A0001" w:tentative="1">
      <w:start w:val="1"/>
      <w:numFmt w:val="bullet"/>
      <w:lvlText w:val=""/>
      <w:lvlJc w:val="left"/>
      <w:pPr>
        <w:ind w:left="5460" w:hanging="360"/>
      </w:pPr>
      <w:rPr>
        <w:rFonts w:ascii="Symbol" w:hAnsi="Symbol" w:hint="default"/>
      </w:rPr>
    </w:lvl>
    <w:lvl w:ilvl="7" w:tplc="340A0003" w:tentative="1">
      <w:start w:val="1"/>
      <w:numFmt w:val="bullet"/>
      <w:lvlText w:val="o"/>
      <w:lvlJc w:val="left"/>
      <w:pPr>
        <w:ind w:left="6180" w:hanging="360"/>
      </w:pPr>
      <w:rPr>
        <w:rFonts w:ascii="Courier New" w:hAnsi="Courier New" w:cs="Courier New" w:hint="default"/>
      </w:rPr>
    </w:lvl>
    <w:lvl w:ilvl="8" w:tplc="340A0005" w:tentative="1">
      <w:start w:val="1"/>
      <w:numFmt w:val="bullet"/>
      <w:lvlText w:val=""/>
      <w:lvlJc w:val="left"/>
      <w:pPr>
        <w:ind w:left="6900" w:hanging="360"/>
      </w:pPr>
      <w:rPr>
        <w:rFonts w:ascii="Wingdings" w:hAnsi="Wingdings" w:hint="default"/>
      </w:rPr>
    </w:lvl>
  </w:abstractNum>
  <w:abstractNum w:abstractNumId="29" w15:restartNumberingAfterBreak="0">
    <w:nsid w:val="1D883349"/>
    <w:multiLevelType w:val="multilevel"/>
    <w:tmpl w:val="DB76CB58"/>
    <w:lvl w:ilvl="0">
      <w:start w:val="1"/>
      <w:numFmt w:val="decimal"/>
      <w:lvlText w:val="%1."/>
      <w:lvlJc w:val="left"/>
      <w:pPr>
        <w:ind w:left="360" w:hanging="360"/>
      </w:pPr>
    </w:lvl>
    <w:lvl w:ilvl="1">
      <w:start w:val="1"/>
      <w:numFmt w:val="decimal"/>
      <w:lvlText w:val="%1.%2."/>
      <w:lvlJc w:val="left"/>
      <w:pPr>
        <w:ind w:left="792" w:hanging="432"/>
      </w:pPr>
      <w:rPr>
        <w:color w:val="000000" w:themeColor="text1"/>
      </w:rPr>
    </w:lvl>
    <w:lvl w:ilvl="2">
      <w:start w:val="1"/>
      <w:numFmt w:val="decimal"/>
      <w:lvlText w:val="%1.%2.%3."/>
      <w:lvlJc w:val="left"/>
      <w:pPr>
        <w:ind w:left="1224" w:hanging="504"/>
      </w:pPr>
      <w:rPr>
        <w:b/>
        <w:color w:val="000000" w:themeColor="text1"/>
      </w:r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1D951107"/>
    <w:multiLevelType w:val="hybridMultilevel"/>
    <w:tmpl w:val="B866C77E"/>
    <w:lvl w:ilvl="0" w:tplc="0C0A0001">
      <w:start w:val="1"/>
      <w:numFmt w:val="bullet"/>
      <w:lvlText w:val=""/>
      <w:lvlJc w:val="left"/>
      <w:pPr>
        <w:ind w:left="1131" w:hanging="360"/>
      </w:pPr>
      <w:rPr>
        <w:rFonts w:ascii="Symbol" w:hAnsi="Symbol" w:hint="default"/>
      </w:rPr>
    </w:lvl>
    <w:lvl w:ilvl="1" w:tplc="0C0A0003" w:tentative="1">
      <w:start w:val="1"/>
      <w:numFmt w:val="bullet"/>
      <w:lvlText w:val="o"/>
      <w:lvlJc w:val="left"/>
      <w:pPr>
        <w:ind w:left="1851" w:hanging="360"/>
      </w:pPr>
      <w:rPr>
        <w:rFonts w:ascii="Courier New" w:hAnsi="Courier New" w:cs="Courier New" w:hint="default"/>
      </w:rPr>
    </w:lvl>
    <w:lvl w:ilvl="2" w:tplc="0C0A0005" w:tentative="1">
      <w:start w:val="1"/>
      <w:numFmt w:val="bullet"/>
      <w:lvlText w:val=""/>
      <w:lvlJc w:val="left"/>
      <w:pPr>
        <w:ind w:left="2571" w:hanging="360"/>
      </w:pPr>
      <w:rPr>
        <w:rFonts w:ascii="Wingdings" w:hAnsi="Wingdings" w:hint="default"/>
      </w:rPr>
    </w:lvl>
    <w:lvl w:ilvl="3" w:tplc="0C0A0001" w:tentative="1">
      <w:start w:val="1"/>
      <w:numFmt w:val="bullet"/>
      <w:lvlText w:val=""/>
      <w:lvlJc w:val="left"/>
      <w:pPr>
        <w:ind w:left="3291" w:hanging="360"/>
      </w:pPr>
      <w:rPr>
        <w:rFonts w:ascii="Symbol" w:hAnsi="Symbol" w:hint="default"/>
      </w:rPr>
    </w:lvl>
    <w:lvl w:ilvl="4" w:tplc="0C0A0003" w:tentative="1">
      <w:start w:val="1"/>
      <w:numFmt w:val="bullet"/>
      <w:lvlText w:val="o"/>
      <w:lvlJc w:val="left"/>
      <w:pPr>
        <w:ind w:left="4011" w:hanging="360"/>
      </w:pPr>
      <w:rPr>
        <w:rFonts w:ascii="Courier New" w:hAnsi="Courier New" w:cs="Courier New" w:hint="default"/>
      </w:rPr>
    </w:lvl>
    <w:lvl w:ilvl="5" w:tplc="0C0A0005" w:tentative="1">
      <w:start w:val="1"/>
      <w:numFmt w:val="bullet"/>
      <w:lvlText w:val=""/>
      <w:lvlJc w:val="left"/>
      <w:pPr>
        <w:ind w:left="4731" w:hanging="360"/>
      </w:pPr>
      <w:rPr>
        <w:rFonts w:ascii="Wingdings" w:hAnsi="Wingdings" w:hint="default"/>
      </w:rPr>
    </w:lvl>
    <w:lvl w:ilvl="6" w:tplc="0C0A0001" w:tentative="1">
      <w:start w:val="1"/>
      <w:numFmt w:val="bullet"/>
      <w:lvlText w:val=""/>
      <w:lvlJc w:val="left"/>
      <w:pPr>
        <w:ind w:left="5451" w:hanging="360"/>
      </w:pPr>
      <w:rPr>
        <w:rFonts w:ascii="Symbol" w:hAnsi="Symbol" w:hint="default"/>
      </w:rPr>
    </w:lvl>
    <w:lvl w:ilvl="7" w:tplc="0C0A0003" w:tentative="1">
      <w:start w:val="1"/>
      <w:numFmt w:val="bullet"/>
      <w:lvlText w:val="o"/>
      <w:lvlJc w:val="left"/>
      <w:pPr>
        <w:ind w:left="6171" w:hanging="360"/>
      </w:pPr>
      <w:rPr>
        <w:rFonts w:ascii="Courier New" w:hAnsi="Courier New" w:cs="Courier New" w:hint="default"/>
      </w:rPr>
    </w:lvl>
    <w:lvl w:ilvl="8" w:tplc="0C0A0005" w:tentative="1">
      <w:start w:val="1"/>
      <w:numFmt w:val="bullet"/>
      <w:lvlText w:val=""/>
      <w:lvlJc w:val="left"/>
      <w:pPr>
        <w:ind w:left="6891" w:hanging="360"/>
      </w:pPr>
      <w:rPr>
        <w:rFonts w:ascii="Wingdings" w:hAnsi="Wingdings" w:hint="default"/>
      </w:rPr>
    </w:lvl>
  </w:abstractNum>
  <w:abstractNum w:abstractNumId="31" w15:restartNumberingAfterBreak="0">
    <w:nsid w:val="1DC11A4D"/>
    <w:multiLevelType w:val="hybridMultilevel"/>
    <w:tmpl w:val="ABE60EA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1F3854AD"/>
    <w:multiLevelType w:val="hybridMultilevel"/>
    <w:tmpl w:val="125EEEA6"/>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3" w15:restartNumberingAfterBreak="0">
    <w:nsid w:val="1F6A5307"/>
    <w:multiLevelType w:val="hybridMultilevel"/>
    <w:tmpl w:val="16FE70FA"/>
    <w:lvl w:ilvl="0" w:tplc="340A0001">
      <w:start w:val="1"/>
      <w:numFmt w:val="bullet"/>
      <w:lvlText w:val=""/>
      <w:lvlJc w:val="left"/>
      <w:pPr>
        <w:ind w:left="1069" w:hanging="360"/>
      </w:pPr>
      <w:rPr>
        <w:rFonts w:ascii="Symbol" w:hAnsi="Symbol" w:hint="default"/>
      </w:rPr>
    </w:lvl>
    <w:lvl w:ilvl="1" w:tplc="340A0003" w:tentative="1">
      <w:start w:val="1"/>
      <w:numFmt w:val="bullet"/>
      <w:lvlText w:val="o"/>
      <w:lvlJc w:val="left"/>
      <w:pPr>
        <w:ind w:left="1789" w:hanging="360"/>
      </w:pPr>
      <w:rPr>
        <w:rFonts w:ascii="Courier New" w:hAnsi="Courier New" w:cs="Courier New" w:hint="default"/>
      </w:rPr>
    </w:lvl>
    <w:lvl w:ilvl="2" w:tplc="340A0005" w:tentative="1">
      <w:start w:val="1"/>
      <w:numFmt w:val="bullet"/>
      <w:lvlText w:val=""/>
      <w:lvlJc w:val="left"/>
      <w:pPr>
        <w:ind w:left="2509" w:hanging="360"/>
      </w:pPr>
      <w:rPr>
        <w:rFonts w:ascii="Wingdings" w:hAnsi="Wingdings" w:hint="default"/>
      </w:rPr>
    </w:lvl>
    <w:lvl w:ilvl="3" w:tplc="340A0001" w:tentative="1">
      <w:start w:val="1"/>
      <w:numFmt w:val="bullet"/>
      <w:lvlText w:val=""/>
      <w:lvlJc w:val="left"/>
      <w:pPr>
        <w:ind w:left="3229" w:hanging="360"/>
      </w:pPr>
      <w:rPr>
        <w:rFonts w:ascii="Symbol" w:hAnsi="Symbol" w:hint="default"/>
      </w:rPr>
    </w:lvl>
    <w:lvl w:ilvl="4" w:tplc="340A0003" w:tentative="1">
      <w:start w:val="1"/>
      <w:numFmt w:val="bullet"/>
      <w:lvlText w:val="o"/>
      <w:lvlJc w:val="left"/>
      <w:pPr>
        <w:ind w:left="3949" w:hanging="360"/>
      </w:pPr>
      <w:rPr>
        <w:rFonts w:ascii="Courier New" w:hAnsi="Courier New" w:cs="Courier New" w:hint="default"/>
      </w:rPr>
    </w:lvl>
    <w:lvl w:ilvl="5" w:tplc="340A0005" w:tentative="1">
      <w:start w:val="1"/>
      <w:numFmt w:val="bullet"/>
      <w:lvlText w:val=""/>
      <w:lvlJc w:val="left"/>
      <w:pPr>
        <w:ind w:left="4669" w:hanging="360"/>
      </w:pPr>
      <w:rPr>
        <w:rFonts w:ascii="Wingdings" w:hAnsi="Wingdings" w:hint="default"/>
      </w:rPr>
    </w:lvl>
    <w:lvl w:ilvl="6" w:tplc="340A0001" w:tentative="1">
      <w:start w:val="1"/>
      <w:numFmt w:val="bullet"/>
      <w:lvlText w:val=""/>
      <w:lvlJc w:val="left"/>
      <w:pPr>
        <w:ind w:left="5389" w:hanging="360"/>
      </w:pPr>
      <w:rPr>
        <w:rFonts w:ascii="Symbol" w:hAnsi="Symbol" w:hint="default"/>
      </w:rPr>
    </w:lvl>
    <w:lvl w:ilvl="7" w:tplc="340A0003" w:tentative="1">
      <w:start w:val="1"/>
      <w:numFmt w:val="bullet"/>
      <w:lvlText w:val="o"/>
      <w:lvlJc w:val="left"/>
      <w:pPr>
        <w:ind w:left="6109" w:hanging="360"/>
      </w:pPr>
      <w:rPr>
        <w:rFonts w:ascii="Courier New" w:hAnsi="Courier New" w:cs="Courier New" w:hint="default"/>
      </w:rPr>
    </w:lvl>
    <w:lvl w:ilvl="8" w:tplc="340A0005" w:tentative="1">
      <w:start w:val="1"/>
      <w:numFmt w:val="bullet"/>
      <w:lvlText w:val=""/>
      <w:lvlJc w:val="left"/>
      <w:pPr>
        <w:ind w:left="6829" w:hanging="360"/>
      </w:pPr>
      <w:rPr>
        <w:rFonts w:ascii="Wingdings" w:hAnsi="Wingdings" w:hint="default"/>
      </w:rPr>
    </w:lvl>
  </w:abstractNum>
  <w:abstractNum w:abstractNumId="34" w15:restartNumberingAfterBreak="0">
    <w:nsid w:val="1FFA6707"/>
    <w:multiLevelType w:val="hybridMultilevel"/>
    <w:tmpl w:val="850EE5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20906638"/>
    <w:multiLevelType w:val="hybridMultilevel"/>
    <w:tmpl w:val="64B6155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6" w15:restartNumberingAfterBreak="0">
    <w:nsid w:val="24340EAF"/>
    <w:multiLevelType w:val="hybridMultilevel"/>
    <w:tmpl w:val="D05288A4"/>
    <w:lvl w:ilvl="0" w:tplc="B85657C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27441713"/>
    <w:multiLevelType w:val="hybridMultilevel"/>
    <w:tmpl w:val="A0B00D3E"/>
    <w:lvl w:ilvl="0" w:tplc="340A0001">
      <w:start w:val="1"/>
      <w:numFmt w:val="bullet"/>
      <w:lvlText w:val=""/>
      <w:lvlJc w:val="left"/>
      <w:pPr>
        <w:ind w:left="1077" w:hanging="360"/>
      </w:pPr>
      <w:rPr>
        <w:rFonts w:ascii="Symbol" w:hAnsi="Symbol" w:hint="default"/>
      </w:rPr>
    </w:lvl>
    <w:lvl w:ilvl="1" w:tplc="340A0003" w:tentative="1">
      <w:start w:val="1"/>
      <w:numFmt w:val="bullet"/>
      <w:lvlText w:val="o"/>
      <w:lvlJc w:val="left"/>
      <w:pPr>
        <w:ind w:left="1797" w:hanging="360"/>
      </w:pPr>
      <w:rPr>
        <w:rFonts w:ascii="Courier New" w:hAnsi="Courier New" w:cs="Courier New" w:hint="default"/>
      </w:rPr>
    </w:lvl>
    <w:lvl w:ilvl="2" w:tplc="340A0005" w:tentative="1">
      <w:start w:val="1"/>
      <w:numFmt w:val="bullet"/>
      <w:lvlText w:val=""/>
      <w:lvlJc w:val="left"/>
      <w:pPr>
        <w:ind w:left="2517" w:hanging="360"/>
      </w:pPr>
      <w:rPr>
        <w:rFonts w:ascii="Wingdings" w:hAnsi="Wingdings" w:hint="default"/>
      </w:rPr>
    </w:lvl>
    <w:lvl w:ilvl="3" w:tplc="340A0001" w:tentative="1">
      <w:start w:val="1"/>
      <w:numFmt w:val="bullet"/>
      <w:lvlText w:val=""/>
      <w:lvlJc w:val="left"/>
      <w:pPr>
        <w:ind w:left="3237" w:hanging="360"/>
      </w:pPr>
      <w:rPr>
        <w:rFonts w:ascii="Symbol" w:hAnsi="Symbol" w:hint="default"/>
      </w:rPr>
    </w:lvl>
    <w:lvl w:ilvl="4" w:tplc="340A0003" w:tentative="1">
      <w:start w:val="1"/>
      <w:numFmt w:val="bullet"/>
      <w:lvlText w:val="o"/>
      <w:lvlJc w:val="left"/>
      <w:pPr>
        <w:ind w:left="3957" w:hanging="360"/>
      </w:pPr>
      <w:rPr>
        <w:rFonts w:ascii="Courier New" w:hAnsi="Courier New" w:cs="Courier New" w:hint="default"/>
      </w:rPr>
    </w:lvl>
    <w:lvl w:ilvl="5" w:tplc="340A0005" w:tentative="1">
      <w:start w:val="1"/>
      <w:numFmt w:val="bullet"/>
      <w:lvlText w:val=""/>
      <w:lvlJc w:val="left"/>
      <w:pPr>
        <w:ind w:left="4677" w:hanging="360"/>
      </w:pPr>
      <w:rPr>
        <w:rFonts w:ascii="Wingdings" w:hAnsi="Wingdings" w:hint="default"/>
      </w:rPr>
    </w:lvl>
    <w:lvl w:ilvl="6" w:tplc="340A0001" w:tentative="1">
      <w:start w:val="1"/>
      <w:numFmt w:val="bullet"/>
      <w:lvlText w:val=""/>
      <w:lvlJc w:val="left"/>
      <w:pPr>
        <w:ind w:left="5397" w:hanging="360"/>
      </w:pPr>
      <w:rPr>
        <w:rFonts w:ascii="Symbol" w:hAnsi="Symbol" w:hint="default"/>
      </w:rPr>
    </w:lvl>
    <w:lvl w:ilvl="7" w:tplc="340A0003" w:tentative="1">
      <w:start w:val="1"/>
      <w:numFmt w:val="bullet"/>
      <w:lvlText w:val="o"/>
      <w:lvlJc w:val="left"/>
      <w:pPr>
        <w:ind w:left="6117" w:hanging="360"/>
      </w:pPr>
      <w:rPr>
        <w:rFonts w:ascii="Courier New" w:hAnsi="Courier New" w:cs="Courier New" w:hint="default"/>
      </w:rPr>
    </w:lvl>
    <w:lvl w:ilvl="8" w:tplc="340A0005" w:tentative="1">
      <w:start w:val="1"/>
      <w:numFmt w:val="bullet"/>
      <w:lvlText w:val=""/>
      <w:lvlJc w:val="left"/>
      <w:pPr>
        <w:ind w:left="6837" w:hanging="360"/>
      </w:pPr>
      <w:rPr>
        <w:rFonts w:ascii="Wingdings" w:hAnsi="Wingdings" w:hint="default"/>
      </w:rPr>
    </w:lvl>
  </w:abstractNum>
  <w:abstractNum w:abstractNumId="38" w15:restartNumberingAfterBreak="0">
    <w:nsid w:val="28272388"/>
    <w:multiLevelType w:val="hybridMultilevel"/>
    <w:tmpl w:val="6F98AFDE"/>
    <w:lvl w:ilvl="0" w:tplc="77521634">
      <w:start w:val="1"/>
      <w:numFmt w:val="bullet"/>
      <w:pStyle w:val="tradicional"/>
      <w:lvlText w:val=""/>
      <w:lvlJc w:val="left"/>
      <w:pPr>
        <w:ind w:left="1721" w:hanging="360"/>
      </w:pPr>
      <w:rPr>
        <w:rFonts w:ascii="Symbol" w:hAnsi="Symbol" w:hint="default"/>
      </w:rPr>
    </w:lvl>
    <w:lvl w:ilvl="1" w:tplc="340A0003">
      <w:start w:val="1"/>
      <w:numFmt w:val="bullet"/>
      <w:lvlText w:val="o"/>
      <w:lvlJc w:val="left"/>
      <w:pPr>
        <w:ind w:left="2441" w:hanging="360"/>
      </w:pPr>
      <w:rPr>
        <w:rFonts w:ascii="Courier New" w:hAnsi="Courier New" w:cs="Courier New" w:hint="default"/>
      </w:rPr>
    </w:lvl>
    <w:lvl w:ilvl="2" w:tplc="340A0005" w:tentative="1">
      <w:start w:val="1"/>
      <w:numFmt w:val="bullet"/>
      <w:lvlText w:val=""/>
      <w:lvlJc w:val="left"/>
      <w:pPr>
        <w:ind w:left="3161" w:hanging="360"/>
      </w:pPr>
      <w:rPr>
        <w:rFonts w:ascii="Wingdings" w:hAnsi="Wingdings" w:hint="default"/>
      </w:rPr>
    </w:lvl>
    <w:lvl w:ilvl="3" w:tplc="340A0001" w:tentative="1">
      <w:start w:val="1"/>
      <w:numFmt w:val="bullet"/>
      <w:lvlText w:val=""/>
      <w:lvlJc w:val="left"/>
      <w:pPr>
        <w:ind w:left="3881" w:hanging="360"/>
      </w:pPr>
      <w:rPr>
        <w:rFonts w:ascii="Symbol" w:hAnsi="Symbol" w:hint="default"/>
      </w:rPr>
    </w:lvl>
    <w:lvl w:ilvl="4" w:tplc="340A0003" w:tentative="1">
      <w:start w:val="1"/>
      <w:numFmt w:val="bullet"/>
      <w:lvlText w:val="o"/>
      <w:lvlJc w:val="left"/>
      <w:pPr>
        <w:ind w:left="4601" w:hanging="360"/>
      </w:pPr>
      <w:rPr>
        <w:rFonts w:ascii="Courier New" w:hAnsi="Courier New" w:cs="Courier New" w:hint="default"/>
      </w:rPr>
    </w:lvl>
    <w:lvl w:ilvl="5" w:tplc="340A0005" w:tentative="1">
      <w:start w:val="1"/>
      <w:numFmt w:val="bullet"/>
      <w:lvlText w:val=""/>
      <w:lvlJc w:val="left"/>
      <w:pPr>
        <w:ind w:left="5321" w:hanging="360"/>
      </w:pPr>
      <w:rPr>
        <w:rFonts w:ascii="Wingdings" w:hAnsi="Wingdings" w:hint="default"/>
      </w:rPr>
    </w:lvl>
    <w:lvl w:ilvl="6" w:tplc="340A0001" w:tentative="1">
      <w:start w:val="1"/>
      <w:numFmt w:val="bullet"/>
      <w:lvlText w:val=""/>
      <w:lvlJc w:val="left"/>
      <w:pPr>
        <w:ind w:left="6041" w:hanging="360"/>
      </w:pPr>
      <w:rPr>
        <w:rFonts w:ascii="Symbol" w:hAnsi="Symbol" w:hint="default"/>
      </w:rPr>
    </w:lvl>
    <w:lvl w:ilvl="7" w:tplc="340A0003" w:tentative="1">
      <w:start w:val="1"/>
      <w:numFmt w:val="bullet"/>
      <w:lvlText w:val="o"/>
      <w:lvlJc w:val="left"/>
      <w:pPr>
        <w:ind w:left="6761" w:hanging="360"/>
      </w:pPr>
      <w:rPr>
        <w:rFonts w:ascii="Courier New" w:hAnsi="Courier New" w:cs="Courier New" w:hint="default"/>
      </w:rPr>
    </w:lvl>
    <w:lvl w:ilvl="8" w:tplc="340A0005" w:tentative="1">
      <w:start w:val="1"/>
      <w:numFmt w:val="bullet"/>
      <w:lvlText w:val=""/>
      <w:lvlJc w:val="left"/>
      <w:pPr>
        <w:ind w:left="7481" w:hanging="360"/>
      </w:pPr>
      <w:rPr>
        <w:rFonts w:ascii="Wingdings" w:hAnsi="Wingdings" w:hint="default"/>
      </w:rPr>
    </w:lvl>
  </w:abstractNum>
  <w:abstractNum w:abstractNumId="39" w15:restartNumberingAfterBreak="0">
    <w:nsid w:val="2B2A35F3"/>
    <w:multiLevelType w:val="hybridMultilevel"/>
    <w:tmpl w:val="81EEF83A"/>
    <w:lvl w:ilvl="0" w:tplc="340A0001">
      <w:start w:val="1"/>
      <w:numFmt w:val="bullet"/>
      <w:lvlText w:val=""/>
      <w:lvlJc w:val="left"/>
      <w:pPr>
        <w:ind w:left="721" w:hanging="360"/>
      </w:pPr>
      <w:rPr>
        <w:rFonts w:ascii="Symbol" w:hAnsi="Symbol" w:hint="default"/>
      </w:rPr>
    </w:lvl>
    <w:lvl w:ilvl="1" w:tplc="340A0003" w:tentative="1">
      <w:start w:val="1"/>
      <w:numFmt w:val="bullet"/>
      <w:lvlText w:val="o"/>
      <w:lvlJc w:val="left"/>
      <w:pPr>
        <w:ind w:left="1441" w:hanging="360"/>
      </w:pPr>
      <w:rPr>
        <w:rFonts w:ascii="Courier New" w:hAnsi="Courier New" w:cs="Courier New" w:hint="default"/>
      </w:rPr>
    </w:lvl>
    <w:lvl w:ilvl="2" w:tplc="340A0005" w:tentative="1">
      <w:start w:val="1"/>
      <w:numFmt w:val="bullet"/>
      <w:lvlText w:val=""/>
      <w:lvlJc w:val="left"/>
      <w:pPr>
        <w:ind w:left="2161" w:hanging="360"/>
      </w:pPr>
      <w:rPr>
        <w:rFonts w:ascii="Wingdings" w:hAnsi="Wingdings" w:hint="default"/>
      </w:rPr>
    </w:lvl>
    <w:lvl w:ilvl="3" w:tplc="340A0001" w:tentative="1">
      <w:start w:val="1"/>
      <w:numFmt w:val="bullet"/>
      <w:lvlText w:val=""/>
      <w:lvlJc w:val="left"/>
      <w:pPr>
        <w:ind w:left="2881" w:hanging="360"/>
      </w:pPr>
      <w:rPr>
        <w:rFonts w:ascii="Symbol" w:hAnsi="Symbol" w:hint="default"/>
      </w:rPr>
    </w:lvl>
    <w:lvl w:ilvl="4" w:tplc="340A0003" w:tentative="1">
      <w:start w:val="1"/>
      <w:numFmt w:val="bullet"/>
      <w:lvlText w:val="o"/>
      <w:lvlJc w:val="left"/>
      <w:pPr>
        <w:ind w:left="3601" w:hanging="360"/>
      </w:pPr>
      <w:rPr>
        <w:rFonts w:ascii="Courier New" w:hAnsi="Courier New" w:cs="Courier New" w:hint="default"/>
      </w:rPr>
    </w:lvl>
    <w:lvl w:ilvl="5" w:tplc="340A0005" w:tentative="1">
      <w:start w:val="1"/>
      <w:numFmt w:val="bullet"/>
      <w:lvlText w:val=""/>
      <w:lvlJc w:val="left"/>
      <w:pPr>
        <w:ind w:left="4321" w:hanging="360"/>
      </w:pPr>
      <w:rPr>
        <w:rFonts w:ascii="Wingdings" w:hAnsi="Wingdings" w:hint="default"/>
      </w:rPr>
    </w:lvl>
    <w:lvl w:ilvl="6" w:tplc="340A0001" w:tentative="1">
      <w:start w:val="1"/>
      <w:numFmt w:val="bullet"/>
      <w:lvlText w:val=""/>
      <w:lvlJc w:val="left"/>
      <w:pPr>
        <w:ind w:left="5041" w:hanging="360"/>
      </w:pPr>
      <w:rPr>
        <w:rFonts w:ascii="Symbol" w:hAnsi="Symbol" w:hint="default"/>
      </w:rPr>
    </w:lvl>
    <w:lvl w:ilvl="7" w:tplc="340A0003" w:tentative="1">
      <w:start w:val="1"/>
      <w:numFmt w:val="bullet"/>
      <w:lvlText w:val="o"/>
      <w:lvlJc w:val="left"/>
      <w:pPr>
        <w:ind w:left="5761" w:hanging="360"/>
      </w:pPr>
      <w:rPr>
        <w:rFonts w:ascii="Courier New" w:hAnsi="Courier New" w:cs="Courier New" w:hint="default"/>
      </w:rPr>
    </w:lvl>
    <w:lvl w:ilvl="8" w:tplc="340A0005" w:tentative="1">
      <w:start w:val="1"/>
      <w:numFmt w:val="bullet"/>
      <w:lvlText w:val=""/>
      <w:lvlJc w:val="left"/>
      <w:pPr>
        <w:ind w:left="6481" w:hanging="360"/>
      </w:pPr>
      <w:rPr>
        <w:rFonts w:ascii="Wingdings" w:hAnsi="Wingdings" w:hint="default"/>
      </w:rPr>
    </w:lvl>
  </w:abstractNum>
  <w:abstractNum w:abstractNumId="40" w15:restartNumberingAfterBreak="0">
    <w:nsid w:val="2C3244FD"/>
    <w:multiLevelType w:val="hybridMultilevel"/>
    <w:tmpl w:val="9BB847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2D6A786C"/>
    <w:multiLevelType w:val="hybridMultilevel"/>
    <w:tmpl w:val="10A85952"/>
    <w:lvl w:ilvl="0" w:tplc="340A0001">
      <w:start w:val="1"/>
      <w:numFmt w:val="bullet"/>
      <w:lvlText w:val=""/>
      <w:lvlJc w:val="left"/>
      <w:pPr>
        <w:ind w:left="1083" w:hanging="360"/>
      </w:pPr>
      <w:rPr>
        <w:rFonts w:ascii="Symbol" w:hAnsi="Symbol" w:hint="default"/>
      </w:rPr>
    </w:lvl>
    <w:lvl w:ilvl="1" w:tplc="340A0003" w:tentative="1">
      <w:start w:val="1"/>
      <w:numFmt w:val="bullet"/>
      <w:lvlText w:val="o"/>
      <w:lvlJc w:val="left"/>
      <w:pPr>
        <w:ind w:left="1803" w:hanging="360"/>
      </w:pPr>
      <w:rPr>
        <w:rFonts w:ascii="Courier New" w:hAnsi="Courier New" w:cs="Courier New" w:hint="default"/>
      </w:rPr>
    </w:lvl>
    <w:lvl w:ilvl="2" w:tplc="340A0005" w:tentative="1">
      <w:start w:val="1"/>
      <w:numFmt w:val="bullet"/>
      <w:lvlText w:val=""/>
      <w:lvlJc w:val="left"/>
      <w:pPr>
        <w:ind w:left="2523" w:hanging="360"/>
      </w:pPr>
      <w:rPr>
        <w:rFonts w:ascii="Wingdings" w:hAnsi="Wingdings" w:hint="default"/>
      </w:rPr>
    </w:lvl>
    <w:lvl w:ilvl="3" w:tplc="340A0001" w:tentative="1">
      <w:start w:val="1"/>
      <w:numFmt w:val="bullet"/>
      <w:lvlText w:val=""/>
      <w:lvlJc w:val="left"/>
      <w:pPr>
        <w:ind w:left="3243" w:hanging="360"/>
      </w:pPr>
      <w:rPr>
        <w:rFonts w:ascii="Symbol" w:hAnsi="Symbol" w:hint="default"/>
      </w:rPr>
    </w:lvl>
    <w:lvl w:ilvl="4" w:tplc="340A0003" w:tentative="1">
      <w:start w:val="1"/>
      <w:numFmt w:val="bullet"/>
      <w:lvlText w:val="o"/>
      <w:lvlJc w:val="left"/>
      <w:pPr>
        <w:ind w:left="3963" w:hanging="360"/>
      </w:pPr>
      <w:rPr>
        <w:rFonts w:ascii="Courier New" w:hAnsi="Courier New" w:cs="Courier New" w:hint="default"/>
      </w:rPr>
    </w:lvl>
    <w:lvl w:ilvl="5" w:tplc="340A0005" w:tentative="1">
      <w:start w:val="1"/>
      <w:numFmt w:val="bullet"/>
      <w:lvlText w:val=""/>
      <w:lvlJc w:val="left"/>
      <w:pPr>
        <w:ind w:left="4683" w:hanging="360"/>
      </w:pPr>
      <w:rPr>
        <w:rFonts w:ascii="Wingdings" w:hAnsi="Wingdings" w:hint="default"/>
      </w:rPr>
    </w:lvl>
    <w:lvl w:ilvl="6" w:tplc="340A0001" w:tentative="1">
      <w:start w:val="1"/>
      <w:numFmt w:val="bullet"/>
      <w:lvlText w:val=""/>
      <w:lvlJc w:val="left"/>
      <w:pPr>
        <w:ind w:left="5403" w:hanging="360"/>
      </w:pPr>
      <w:rPr>
        <w:rFonts w:ascii="Symbol" w:hAnsi="Symbol" w:hint="default"/>
      </w:rPr>
    </w:lvl>
    <w:lvl w:ilvl="7" w:tplc="340A0003" w:tentative="1">
      <w:start w:val="1"/>
      <w:numFmt w:val="bullet"/>
      <w:lvlText w:val="o"/>
      <w:lvlJc w:val="left"/>
      <w:pPr>
        <w:ind w:left="6123" w:hanging="360"/>
      </w:pPr>
      <w:rPr>
        <w:rFonts w:ascii="Courier New" w:hAnsi="Courier New" w:cs="Courier New" w:hint="default"/>
      </w:rPr>
    </w:lvl>
    <w:lvl w:ilvl="8" w:tplc="340A0005" w:tentative="1">
      <w:start w:val="1"/>
      <w:numFmt w:val="bullet"/>
      <w:lvlText w:val=""/>
      <w:lvlJc w:val="left"/>
      <w:pPr>
        <w:ind w:left="6843" w:hanging="360"/>
      </w:pPr>
      <w:rPr>
        <w:rFonts w:ascii="Wingdings" w:hAnsi="Wingdings" w:hint="default"/>
      </w:rPr>
    </w:lvl>
  </w:abstractNum>
  <w:abstractNum w:abstractNumId="42" w15:restartNumberingAfterBreak="0">
    <w:nsid w:val="2EFE7F2F"/>
    <w:multiLevelType w:val="hybridMultilevel"/>
    <w:tmpl w:val="254E9E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30CC35BD"/>
    <w:multiLevelType w:val="hybridMultilevel"/>
    <w:tmpl w:val="3104B988"/>
    <w:lvl w:ilvl="0" w:tplc="EDA699C8">
      <w:start w:val="1"/>
      <w:numFmt w:val="decimal"/>
      <w:lvlText w:val="%1."/>
      <w:lvlJc w:val="left"/>
      <w:pPr>
        <w:ind w:left="361" w:hanging="360"/>
      </w:pPr>
      <w:rPr>
        <w:rFonts w:hint="default"/>
      </w:rPr>
    </w:lvl>
    <w:lvl w:ilvl="1" w:tplc="340A0019" w:tentative="1">
      <w:start w:val="1"/>
      <w:numFmt w:val="lowerLetter"/>
      <w:lvlText w:val="%2."/>
      <w:lvlJc w:val="left"/>
      <w:pPr>
        <w:ind w:left="1081" w:hanging="360"/>
      </w:pPr>
    </w:lvl>
    <w:lvl w:ilvl="2" w:tplc="340A001B" w:tentative="1">
      <w:start w:val="1"/>
      <w:numFmt w:val="lowerRoman"/>
      <w:lvlText w:val="%3."/>
      <w:lvlJc w:val="right"/>
      <w:pPr>
        <w:ind w:left="1801" w:hanging="180"/>
      </w:pPr>
    </w:lvl>
    <w:lvl w:ilvl="3" w:tplc="340A000F" w:tentative="1">
      <w:start w:val="1"/>
      <w:numFmt w:val="decimal"/>
      <w:lvlText w:val="%4."/>
      <w:lvlJc w:val="left"/>
      <w:pPr>
        <w:ind w:left="2521" w:hanging="360"/>
      </w:pPr>
    </w:lvl>
    <w:lvl w:ilvl="4" w:tplc="340A0019" w:tentative="1">
      <w:start w:val="1"/>
      <w:numFmt w:val="lowerLetter"/>
      <w:lvlText w:val="%5."/>
      <w:lvlJc w:val="left"/>
      <w:pPr>
        <w:ind w:left="3241" w:hanging="360"/>
      </w:pPr>
    </w:lvl>
    <w:lvl w:ilvl="5" w:tplc="340A001B" w:tentative="1">
      <w:start w:val="1"/>
      <w:numFmt w:val="lowerRoman"/>
      <w:lvlText w:val="%6."/>
      <w:lvlJc w:val="right"/>
      <w:pPr>
        <w:ind w:left="3961" w:hanging="180"/>
      </w:pPr>
    </w:lvl>
    <w:lvl w:ilvl="6" w:tplc="340A000F" w:tentative="1">
      <w:start w:val="1"/>
      <w:numFmt w:val="decimal"/>
      <w:lvlText w:val="%7."/>
      <w:lvlJc w:val="left"/>
      <w:pPr>
        <w:ind w:left="4681" w:hanging="360"/>
      </w:pPr>
    </w:lvl>
    <w:lvl w:ilvl="7" w:tplc="340A0019" w:tentative="1">
      <w:start w:val="1"/>
      <w:numFmt w:val="lowerLetter"/>
      <w:lvlText w:val="%8."/>
      <w:lvlJc w:val="left"/>
      <w:pPr>
        <w:ind w:left="5401" w:hanging="360"/>
      </w:pPr>
    </w:lvl>
    <w:lvl w:ilvl="8" w:tplc="340A001B" w:tentative="1">
      <w:start w:val="1"/>
      <w:numFmt w:val="lowerRoman"/>
      <w:lvlText w:val="%9."/>
      <w:lvlJc w:val="right"/>
      <w:pPr>
        <w:ind w:left="6121" w:hanging="180"/>
      </w:pPr>
    </w:lvl>
  </w:abstractNum>
  <w:abstractNum w:abstractNumId="44" w15:restartNumberingAfterBreak="0">
    <w:nsid w:val="312C24C0"/>
    <w:multiLevelType w:val="hybridMultilevel"/>
    <w:tmpl w:val="2DC8DD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32D256BF"/>
    <w:multiLevelType w:val="hybridMultilevel"/>
    <w:tmpl w:val="C70809F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35443754"/>
    <w:multiLevelType w:val="hybridMultilevel"/>
    <w:tmpl w:val="995624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367D18F2"/>
    <w:multiLevelType w:val="hybridMultilevel"/>
    <w:tmpl w:val="DC684430"/>
    <w:lvl w:ilvl="0" w:tplc="6F4C35E0">
      <w:start w:val="1"/>
      <w:numFmt w:val="decimal"/>
      <w:lvlText w:val="%1."/>
      <w:lvlJc w:val="left"/>
      <w:pPr>
        <w:tabs>
          <w:tab w:val="num" w:pos="361"/>
        </w:tabs>
        <w:ind w:left="361" w:hanging="360"/>
      </w:pPr>
    </w:lvl>
    <w:lvl w:ilvl="1" w:tplc="5AA610C4" w:tentative="1">
      <w:start w:val="1"/>
      <w:numFmt w:val="decimal"/>
      <w:lvlText w:val="%2."/>
      <w:lvlJc w:val="left"/>
      <w:pPr>
        <w:tabs>
          <w:tab w:val="num" w:pos="1081"/>
        </w:tabs>
        <w:ind w:left="1081" w:hanging="360"/>
      </w:pPr>
    </w:lvl>
    <w:lvl w:ilvl="2" w:tplc="75E67738" w:tentative="1">
      <w:start w:val="1"/>
      <w:numFmt w:val="decimal"/>
      <w:lvlText w:val="%3."/>
      <w:lvlJc w:val="left"/>
      <w:pPr>
        <w:tabs>
          <w:tab w:val="num" w:pos="1801"/>
        </w:tabs>
        <w:ind w:left="1801" w:hanging="360"/>
      </w:pPr>
    </w:lvl>
    <w:lvl w:ilvl="3" w:tplc="1F961BE8" w:tentative="1">
      <w:start w:val="1"/>
      <w:numFmt w:val="decimal"/>
      <w:lvlText w:val="%4."/>
      <w:lvlJc w:val="left"/>
      <w:pPr>
        <w:tabs>
          <w:tab w:val="num" w:pos="2521"/>
        </w:tabs>
        <w:ind w:left="2521" w:hanging="360"/>
      </w:pPr>
    </w:lvl>
    <w:lvl w:ilvl="4" w:tplc="03B8095A" w:tentative="1">
      <w:start w:val="1"/>
      <w:numFmt w:val="decimal"/>
      <w:lvlText w:val="%5."/>
      <w:lvlJc w:val="left"/>
      <w:pPr>
        <w:tabs>
          <w:tab w:val="num" w:pos="3241"/>
        </w:tabs>
        <w:ind w:left="3241" w:hanging="360"/>
      </w:pPr>
    </w:lvl>
    <w:lvl w:ilvl="5" w:tplc="052CD1DA" w:tentative="1">
      <w:start w:val="1"/>
      <w:numFmt w:val="decimal"/>
      <w:lvlText w:val="%6."/>
      <w:lvlJc w:val="left"/>
      <w:pPr>
        <w:tabs>
          <w:tab w:val="num" w:pos="3961"/>
        </w:tabs>
        <w:ind w:left="3961" w:hanging="360"/>
      </w:pPr>
    </w:lvl>
    <w:lvl w:ilvl="6" w:tplc="13DAFBC8" w:tentative="1">
      <w:start w:val="1"/>
      <w:numFmt w:val="decimal"/>
      <w:lvlText w:val="%7."/>
      <w:lvlJc w:val="left"/>
      <w:pPr>
        <w:tabs>
          <w:tab w:val="num" w:pos="4681"/>
        </w:tabs>
        <w:ind w:left="4681" w:hanging="360"/>
      </w:pPr>
    </w:lvl>
    <w:lvl w:ilvl="7" w:tplc="E10ADA54" w:tentative="1">
      <w:start w:val="1"/>
      <w:numFmt w:val="decimal"/>
      <w:lvlText w:val="%8."/>
      <w:lvlJc w:val="left"/>
      <w:pPr>
        <w:tabs>
          <w:tab w:val="num" w:pos="5401"/>
        </w:tabs>
        <w:ind w:left="5401" w:hanging="360"/>
      </w:pPr>
    </w:lvl>
    <w:lvl w:ilvl="8" w:tplc="610468BE" w:tentative="1">
      <w:start w:val="1"/>
      <w:numFmt w:val="decimal"/>
      <w:lvlText w:val="%9."/>
      <w:lvlJc w:val="left"/>
      <w:pPr>
        <w:tabs>
          <w:tab w:val="num" w:pos="6121"/>
        </w:tabs>
        <w:ind w:left="6121" w:hanging="360"/>
      </w:pPr>
    </w:lvl>
  </w:abstractNum>
  <w:abstractNum w:abstractNumId="48" w15:restartNumberingAfterBreak="0">
    <w:nsid w:val="39762353"/>
    <w:multiLevelType w:val="hybridMultilevel"/>
    <w:tmpl w:val="E5D6E094"/>
    <w:lvl w:ilvl="0" w:tplc="15860954">
      <w:start w:val="1"/>
      <w:numFmt w:val="bullet"/>
      <w:pStyle w:val="puntbrese"/>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39CE6546"/>
    <w:multiLevelType w:val="hybridMultilevel"/>
    <w:tmpl w:val="DBDE81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0" w15:restartNumberingAfterBreak="0">
    <w:nsid w:val="3A6F6D5A"/>
    <w:multiLevelType w:val="hybridMultilevel"/>
    <w:tmpl w:val="A49EEF88"/>
    <w:lvl w:ilvl="0" w:tplc="340A0001">
      <w:start w:val="1"/>
      <w:numFmt w:val="bullet"/>
      <w:lvlText w:val=""/>
      <w:lvlJc w:val="left"/>
      <w:pPr>
        <w:ind w:left="1147" w:hanging="360"/>
      </w:pPr>
      <w:rPr>
        <w:rFonts w:ascii="Symbol" w:hAnsi="Symbol" w:hint="default"/>
      </w:rPr>
    </w:lvl>
    <w:lvl w:ilvl="1" w:tplc="340A0003" w:tentative="1">
      <w:start w:val="1"/>
      <w:numFmt w:val="bullet"/>
      <w:lvlText w:val="o"/>
      <w:lvlJc w:val="left"/>
      <w:pPr>
        <w:ind w:left="1867" w:hanging="360"/>
      </w:pPr>
      <w:rPr>
        <w:rFonts w:ascii="Courier New" w:hAnsi="Courier New" w:cs="Courier New" w:hint="default"/>
      </w:rPr>
    </w:lvl>
    <w:lvl w:ilvl="2" w:tplc="340A0005" w:tentative="1">
      <w:start w:val="1"/>
      <w:numFmt w:val="bullet"/>
      <w:lvlText w:val=""/>
      <w:lvlJc w:val="left"/>
      <w:pPr>
        <w:ind w:left="2587" w:hanging="360"/>
      </w:pPr>
      <w:rPr>
        <w:rFonts w:ascii="Wingdings" w:hAnsi="Wingdings" w:hint="default"/>
      </w:rPr>
    </w:lvl>
    <w:lvl w:ilvl="3" w:tplc="340A0001" w:tentative="1">
      <w:start w:val="1"/>
      <w:numFmt w:val="bullet"/>
      <w:lvlText w:val=""/>
      <w:lvlJc w:val="left"/>
      <w:pPr>
        <w:ind w:left="3307" w:hanging="360"/>
      </w:pPr>
      <w:rPr>
        <w:rFonts w:ascii="Symbol" w:hAnsi="Symbol" w:hint="default"/>
      </w:rPr>
    </w:lvl>
    <w:lvl w:ilvl="4" w:tplc="340A0003" w:tentative="1">
      <w:start w:val="1"/>
      <w:numFmt w:val="bullet"/>
      <w:lvlText w:val="o"/>
      <w:lvlJc w:val="left"/>
      <w:pPr>
        <w:ind w:left="4027" w:hanging="360"/>
      </w:pPr>
      <w:rPr>
        <w:rFonts w:ascii="Courier New" w:hAnsi="Courier New" w:cs="Courier New" w:hint="default"/>
      </w:rPr>
    </w:lvl>
    <w:lvl w:ilvl="5" w:tplc="340A0005" w:tentative="1">
      <w:start w:val="1"/>
      <w:numFmt w:val="bullet"/>
      <w:lvlText w:val=""/>
      <w:lvlJc w:val="left"/>
      <w:pPr>
        <w:ind w:left="4747" w:hanging="360"/>
      </w:pPr>
      <w:rPr>
        <w:rFonts w:ascii="Wingdings" w:hAnsi="Wingdings" w:hint="default"/>
      </w:rPr>
    </w:lvl>
    <w:lvl w:ilvl="6" w:tplc="340A0001" w:tentative="1">
      <w:start w:val="1"/>
      <w:numFmt w:val="bullet"/>
      <w:lvlText w:val=""/>
      <w:lvlJc w:val="left"/>
      <w:pPr>
        <w:ind w:left="5467" w:hanging="360"/>
      </w:pPr>
      <w:rPr>
        <w:rFonts w:ascii="Symbol" w:hAnsi="Symbol" w:hint="default"/>
      </w:rPr>
    </w:lvl>
    <w:lvl w:ilvl="7" w:tplc="340A0003" w:tentative="1">
      <w:start w:val="1"/>
      <w:numFmt w:val="bullet"/>
      <w:lvlText w:val="o"/>
      <w:lvlJc w:val="left"/>
      <w:pPr>
        <w:ind w:left="6187" w:hanging="360"/>
      </w:pPr>
      <w:rPr>
        <w:rFonts w:ascii="Courier New" w:hAnsi="Courier New" w:cs="Courier New" w:hint="default"/>
      </w:rPr>
    </w:lvl>
    <w:lvl w:ilvl="8" w:tplc="340A0005" w:tentative="1">
      <w:start w:val="1"/>
      <w:numFmt w:val="bullet"/>
      <w:lvlText w:val=""/>
      <w:lvlJc w:val="left"/>
      <w:pPr>
        <w:ind w:left="6907" w:hanging="360"/>
      </w:pPr>
      <w:rPr>
        <w:rFonts w:ascii="Wingdings" w:hAnsi="Wingdings" w:hint="default"/>
      </w:rPr>
    </w:lvl>
  </w:abstractNum>
  <w:abstractNum w:abstractNumId="51" w15:restartNumberingAfterBreak="0">
    <w:nsid w:val="3B920460"/>
    <w:multiLevelType w:val="hybridMultilevel"/>
    <w:tmpl w:val="422E685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2" w15:restartNumberingAfterBreak="0">
    <w:nsid w:val="3CBB1259"/>
    <w:multiLevelType w:val="hybridMultilevel"/>
    <w:tmpl w:val="1CECF8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3" w15:restartNumberingAfterBreak="0">
    <w:nsid w:val="3CF37792"/>
    <w:multiLevelType w:val="hybridMultilevel"/>
    <w:tmpl w:val="D5468B6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4" w15:restartNumberingAfterBreak="0">
    <w:nsid w:val="3E516E90"/>
    <w:multiLevelType w:val="hybridMultilevel"/>
    <w:tmpl w:val="A3F43F7E"/>
    <w:lvl w:ilvl="0" w:tplc="340A0003">
      <w:start w:val="1"/>
      <w:numFmt w:val="bullet"/>
      <w:lvlText w:val="o"/>
      <w:lvlJc w:val="left"/>
      <w:pPr>
        <w:ind w:left="1441" w:hanging="360"/>
      </w:pPr>
      <w:rPr>
        <w:rFonts w:ascii="Courier New" w:hAnsi="Courier New" w:cs="Courier New" w:hint="default"/>
      </w:rPr>
    </w:lvl>
    <w:lvl w:ilvl="1" w:tplc="340A0003" w:tentative="1">
      <w:start w:val="1"/>
      <w:numFmt w:val="bullet"/>
      <w:lvlText w:val="o"/>
      <w:lvlJc w:val="left"/>
      <w:pPr>
        <w:ind w:left="2161" w:hanging="360"/>
      </w:pPr>
      <w:rPr>
        <w:rFonts w:ascii="Courier New" w:hAnsi="Courier New" w:cs="Courier New" w:hint="default"/>
      </w:rPr>
    </w:lvl>
    <w:lvl w:ilvl="2" w:tplc="340A0005" w:tentative="1">
      <w:start w:val="1"/>
      <w:numFmt w:val="bullet"/>
      <w:lvlText w:val=""/>
      <w:lvlJc w:val="left"/>
      <w:pPr>
        <w:ind w:left="2881" w:hanging="360"/>
      </w:pPr>
      <w:rPr>
        <w:rFonts w:ascii="Wingdings" w:hAnsi="Wingdings" w:hint="default"/>
      </w:rPr>
    </w:lvl>
    <w:lvl w:ilvl="3" w:tplc="340A0001" w:tentative="1">
      <w:start w:val="1"/>
      <w:numFmt w:val="bullet"/>
      <w:lvlText w:val=""/>
      <w:lvlJc w:val="left"/>
      <w:pPr>
        <w:ind w:left="3601" w:hanging="360"/>
      </w:pPr>
      <w:rPr>
        <w:rFonts w:ascii="Symbol" w:hAnsi="Symbol" w:hint="default"/>
      </w:rPr>
    </w:lvl>
    <w:lvl w:ilvl="4" w:tplc="340A0003" w:tentative="1">
      <w:start w:val="1"/>
      <w:numFmt w:val="bullet"/>
      <w:lvlText w:val="o"/>
      <w:lvlJc w:val="left"/>
      <w:pPr>
        <w:ind w:left="4321" w:hanging="360"/>
      </w:pPr>
      <w:rPr>
        <w:rFonts w:ascii="Courier New" w:hAnsi="Courier New" w:cs="Courier New" w:hint="default"/>
      </w:rPr>
    </w:lvl>
    <w:lvl w:ilvl="5" w:tplc="340A0005" w:tentative="1">
      <w:start w:val="1"/>
      <w:numFmt w:val="bullet"/>
      <w:lvlText w:val=""/>
      <w:lvlJc w:val="left"/>
      <w:pPr>
        <w:ind w:left="5041" w:hanging="360"/>
      </w:pPr>
      <w:rPr>
        <w:rFonts w:ascii="Wingdings" w:hAnsi="Wingdings" w:hint="default"/>
      </w:rPr>
    </w:lvl>
    <w:lvl w:ilvl="6" w:tplc="340A0001" w:tentative="1">
      <w:start w:val="1"/>
      <w:numFmt w:val="bullet"/>
      <w:lvlText w:val=""/>
      <w:lvlJc w:val="left"/>
      <w:pPr>
        <w:ind w:left="5761" w:hanging="360"/>
      </w:pPr>
      <w:rPr>
        <w:rFonts w:ascii="Symbol" w:hAnsi="Symbol" w:hint="default"/>
      </w:rPr>
    </w:lvl>
    <w:lvl w:ilvl="7" w:tplc="340A0003" w:tentative="1">
      <w:start w:val="1"/>
      <w:numFmt w:val="bullet"/>
      <w:lvlText w:val="o"/>
      <w:lvlJc w:val="left"/>
      <w:pPr>
        <w:ind w:left="6481" w:hanging="360"/>
      </w:pPr>
      <w:rPr>
        <w:rFonts w:ascii="Courier New" w:hAnsi="Courier New" w:cs="Courier New" w:hint="default"/>
      </w:rPr>
    </w:lvl>
    <w:lvl w:ilvl="8" w:tplc="340A0005" w:tentative="1">
      <w:start w:val="1"/>
      <w:numFmt w:val="bullet"/>
      <w:lvlText w:val=""/>
      <w:lvlJc w:val="left"/>
      <w:pPr>
        <w:ind w:left="7201" w:hanging="360"/>
      </w:pPr>
      <w:rPr>
        <w:rFonts w:ascii="Wingdings" w:hAnsi="Wingdings" w:hint="default"/>
      </w:rPr>
    </w:lvl>
  </w:abstractNum>
  <w:abstractNum w:abstractNumId="55" w15:restartNumberingAfterBreak="0">
    <w:nsid w:val="3FD87F9F"/>
    <w:multiLevelType w:val="hybridMultilevel"/>
    <w:tmpl w:val="9ACCF4BE"/>
    <w:lvl w:ilvl="0" w:tplc="0409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6" w15:restartNumberingAfterBreak="0">
    <w:nsid w:val="415C33BF"/>
    <w:multiLevelType w:val="hybridMultilevel"/>
    <w:tmpl w:val="B42A3764"/>
    <w:lvl w:ilvl="0" w:tplc="340A0001">
      <w:start w:val="1"/>
      <w:numFmt w:val="bullet"/>
      <w:lvlText w:val=""/>
      <w:lvlJc w:val="left"/>
      <w:pPr>
        <w:ind w:left="786" w:hanging="360"/>
      </w:pPr>
      <w:rPr>
        <w:rFonts w:ascii="Symbol" w:hAnsi="Symbol" w:hint="default"/>
      </w:rPr>
    </w:lvl>
    <w:lvl w:ilvl="1" w:tplc="340A0003" w:tentative="1">
      <w:start w:val="1"/>
      <w:numFmt w:val="bullet"/>
      <w:lvlText w:val="o"/>
      <w:lvlJc w:val="left"/>
      <w:pPr>
        <w:ind w:left="1506" w:hanging="360"/>
      </w:pPr>
      <w:rPr>
        <w:rFonts w:ascii="Courier New" w:hAnsi="Courier New" w:cs="Courier New" w:hint="default"/>
      </w:rPr>
    </w:lvl>
    <w:lvl w:ilvl="2" w:tplc="340A0005" w:tentative="1">
      <w:start w:val="1"/>
      <w:numFmt w:val="bullet"/>
      <w:lvlText w:val=""/>
      <w:lvlJc w:val="left"/>
      <w:pPr>
        <w:ind w:left="2226" w:hanging="360"/>
      </w:pPr>
      <w:rPr>
        <w:rFonts w:ascii="Wingdings" w:hAnsi="Wingdings" w:hint="default"/>
      </w:rPr>
    </w:lvl>
    <w:lvl w:ilvl="3" w:tplc="340A0001" w:tentative="1">
      <w:start w:val="1"/>
      <w:numFmt w:val="bullet"/>
      <w:lvlText w:val=""/>
      <w:lvlJc w:val="left"/>
      <w:pPr>
        <w:ind w:left="2946" w:hanging="360"/>
      </w:pPr>
      <w:rPr>
        <w:rFonts w:ascii="Symbol" w:hAnsi="Symbol" w:hint="default"/>
      </w:rPr>
    </w:lvl>
    <w:lvl w:ilvl="4" w:tplc="340A0003" w:tentative="1">
      <w:start w:val="1"/>
      <w:numFmt w:val="bullet"/>
      <w:lvlText w:val="o"/>
      <w:lvlJc w:val="left"/>
      <w:pPr>
        <w:ind w:left="3666" w:hanging="360"/>
      </w:pPr>
      <w:rPr>
        <w:rFonts w:ascii="Courier New" w:hAnsi="Courier New" w:cs="Courier New" w:hint="default"/>
      </w:rPr>
    </w:lvl>
    <w:lvl w:ilvl="5" w:tplc="340A0005" w:tentative="1">
      <w:start w:val="1"/>
      <w:numFmt w:val="bullet"/>
      <w:lvlText w:val=""/>
      <w:lvlJc w:val="left"/>
      <w:pPr>
        <w:ind w:left="4386" w:hanging="360"/>
      </w:pPr>
      <w:rPr>
        <w:rFonts w:ascii="Wingdings" w:hAnsi="Wingdings" w:hint="default"/>
      </w:rPr>
    </w:lvl>
    <w:lvl w:ilvl="6" w:tplc="340A0001" w:tentative="1">
      <w:start w:val="1"/>
      <w:numFmt w:val="bullet"/>
      <w:lvlText w:val=""/>
      <w:lvlJc w:val="left"/>
      <w:pPr>
        <w:ind w:left="5106" w:hanging="360"/>
      </w:pPr>
      <w:rPr>
        <w:rFonts w:ascii="Symbol" w:hAnsi="Symbol" w:hint="default"/>
      </w:rPr>
    </w:lvl>
    <w:lvl w:ilvl="7" w:tplc="340A0003" w:tentative="1">
      <w:start w:val="1"/>
      <w:numFmt w:val="bullet"/>
      <w:lvlText w:val="o"/>
      <w:lvlJc w:val="left"/>
      <w:pPr>
        <w:ind w:left="5826" w:hanging="360"/>
      </w:pPr>
      <w:rPr>
        <w:rFonts w:ascii="Courier New" w:hAnsi="Courier New" w:cs="Courier New" w:hint="default"/>
      </w:rPr>
    </w:lvl>
    <w:lvl w:ilvl="8" w:tplc="340A0005" w:tentative="1">
      <w:start w:val="1"/>
      <w:numFmt w:val="bullet"/>
      <w:lvlText w:val=""/>
      <w:lvlJc w:val="left"/>
      <w:pPr>
        <w:ind w:left="6546" w:hanging="360"/>
      </w:pPr>
      <w:rPr>
        <w:rFonts w:ascii="Wingdings" w:hAnsi="Wingdings" w:hint="default"/>
      </w:rPr>
    </w:lvl>
  </w:abstractNum>
  <w:abstractNum w:abstractNumId="57" w15:restartNumberingAfterBreak="0">
    <w:nsid w:val="41D30A0C"/>
    <w:multiLevelType w:val="hybridMultilevel"/>
    <w:tmpl w:val="41502CF4"/>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58" w15:restartNumberingAfterBreak="0">
    <w:nsid w:val="4201708C"/>
    <w:multiLevelType w:val="hybridMultilevel"/>
    <w:tmpl w:val="D14A81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9" w15:restartNumberingAfterBreak="0">
    <w:nsid w:val="42074DA4"/>
    <w:multiLevelType w:val="hybridMultilevel"/>
    <w:tmpl w:val="BB3C9014"/>
    <w:lvl w:ilvl="0" w:tplc="340A0003">
      <w:start w:val="1"/>
      <w:numFmt w:val="bullet"/>
      <w:lvlText w:val="o"/>
      <w:lvlJc w:val="left"/>
      <w:pPr>
        <w:ind w:left="1140" w:hanging="360"/>
      </w:pPr>
      <w:rPr>
        <w:rFonts w:ascii="Courier New" w:hAnsi="Courier New" w:cs="Courier New" w:hint="default"/>
      </w:rPr>
    </w:lvl>
    <w:lvl w:ilvl="1" w:tplc="340A0003" w:tentative="1">
      <w:start w:val="1"/>
      <w:numFmt w:val="bullet"/>
      <w:lvlText w:val="o"/>
      <w:lvlJc w:val="left"/>
      <w:pPr>
        <w:ind w:left="1860" w:hanging="360"/>
      </w:pPr>
      <w:rPr>
        <w:rFonts w:ascii="Courier New" w:hAnsi="Courier New" w:cs="Courier New" w:hint="default"/>
      </w:rPr>
    </w:lvl>
    <w:lvl w:ilvl="2" w:tplc="340A0005" w:tentative="1">
      <w:start w:val="1"/>
      <w:numFmt w:val="bullet"/>
      <w:lvlText w:val=""/>
      <w:lvlJc w:val="left"/>
      <w:pPr>
        <w:ind w:left="2580" w:hanging="360"/>
      </w:pPr>
      <w:rPr>
        <w:rFonts w:ascii="Wingdings" w:hAnsi="Wingdings" w:hint="default"/>
      </w:rPr>
    </w:lvl>
    <w:lvl w:ilvl="3" w:tplc="340A0001" w:tentative="1">
      <w:start w:val="1"/>
      <w:numFmt w:val="bullet"/>
      <w:lvlText w:val=""/>
      <w:lvlJc w:val="left"/>
      <w:pPr>
        <w:ind w:left="3300" w:hanging="360"/>
      </w:pPr>
      <w:rPr>
        <w:rFonts w:ascii="Symbol" w:hAnsi="Symbol" w:hint="default"/>
      </w:rPr>
    </w:lvl>
    <w:lvl w:ilvl="4" w:tplc="340A0003" w:tentative="1">
      <w:start w:val="1"/>
      <w:numFmt w:val="bullet"/>
      <w:lvlText w:val="o"/>
      <w:lvlJc w:val="left"/>
      <w:pPr>
        <w:ind w:left="4020" w:hanging="360"/>
      </w:pPr>
      <w:rPr>
        <w:rFonts w:ascii="Courier New" w:hAnsi="Courier New" w:cs="Courier New" w:hint="default"/>
      </w:rPr>
    </w:lvl>
    <w:lvl w:ilvl="5" w:tplc="340A0005" w:tentative="1">
      <w:start w:val="1"/>
      <w:numFmt w:val="bullet"/>
      <w:lvlText w:val=""/>
      <w:lvlJc w:val="left"/>
      <w:pPr>
        <w:ind w:left="4740" w:hanging="360"/>
      </w:pPr>
      <w:rPr>
        <w:rFonts w:ascii="Wingdings" w:hAnsi="Wingdings" w:hint="default"/>
      </w:rPr>
    </w:lvl>
    <w:lvl w:ilvl="6" w:tplc="340A0001" w:tentative="1">
      <w:start w:val="1"/>
      <w:numFmt w:val="bullet"/>
      <w:lvlText w:val=""/>
      <w:lvlJc w:val="left"/>
      <w:pPr>
        <w:ind w:left="5460" w:hanging="360"/>
      </w:pPr>
      <w:rPr>
        <w:rFonts w:ascii="Symbol" w:hAnsi="Symbol" w:hint="default"/>
      </w:rPr>
    </w:lvl>
    <w:lvl w:ilvl="7" w:tplc="340A0003" w:tentative="1">
      <w:start w:val="1"/>
      <w:numFmt w:val="bullet"/>
      <w:lvlText w:val="o"/>
      <w:lvlJc w:val="left"/>
      <w:pPr>
        <w:ind w:left="6180" w:hanging="360"/>
      </w:pPr>
      <w:rPr>
        <w:rFonts w:ascii="Courier New" w:hAnsi="Courier New" w:cs="Courier New" w:hint="default"/>
      </w:rPr>
    </w:lvl>
    <w:lvl w:ilvl="8" w:tplc="340A0005" w:tentative="1">
      <w:start w:val="1"/>
      <w:numFmt w:val="bullet"/>
      <w:lvlText w:val=""/>
      <w:lvlJc w:val="left"/>
      <w:pPr>
        <w:ind w:left="6900" w:hanging="360"/>
      </w:pPr>
      <w:rPr>
        <w:rFonts w:ascii="Wingdings" w:hAnsi="Wingdings" w:hint="default"/>
      </w:rPr>
    </w:lvl>
  </w:abstractNum>
  <w:abstractNum w:abstractNumId="60" w15:restartNumberingAfterBreak="0">
    <w:nsid w:val="44B35BB7"/>
    <w:multiLevelType w:val="hybridMultilevel"/>
    <w:tmpl w:val="7B666A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1" w15:restartNumberingAfterBreak="0">
    <w:nsid w:val="47497418"/>
    <w:multiLevelType w:val="hybridMultilevel"/>
    <w:tmpl w:val="2BA27228"/>
    <w:lvl w:ilvl="0" w:tplc="340A0003">
      <w:start w:val="1"/>
      <w:numFmt w:val="bullet"/>
      <w:lvlText w:val="o"/>
      <w:lvlJc w:val="left"/>
      <w:pPr>
        <w:ind w:left="1140" w:hanging="360"/>
      </w:pPr>
      <w:rPr>
        <w:rFonts w:ascii="Courier New" w:hAnsi="Courier New" w:cs="Courier New" w:hint="default"/>
      </w:rPr>
    </w:lvl>
    <w:lvl w:ilvl="1" w:tplc="340A0003" w:tentative="1">
      <w:start w:val="1"/>
      <w:numFmt w:val="bullet"/>
      <w:lvlText w:val="o"/>
      <w:lvlJc w:val="left"/>
      <w:pPr>
        <w:ind w:left="1860" w:hanging="360"/>
      </w:pPr>
      <w:rPr>
        <w:rFonts w:ascii="Courier New" w:hAnsi="Courier New" w:cs="Courier New" w:hint="default"/>
      </w:rPr>
    </w:lvl>
    <w:lvl w:ilvl="2" w:tplc="340A0005" w:tentative="1">
      <w:start w:val="1"/>
      <w:numFmt w:val="bullet"/>
      <w:lvlText w:val=""/>
      <w:lvlJc w:val="left"/>
      <w:pPr>
        <w:ind w:left="2580" w:hanging="360"/>
      </w:pPr>
      <w:rPr>
        <w:rFonts w:ascii="Wingdings" w:hAnsi="Wingdings" w:hint="default"/>
      </w:rPr>
    </w:lvl>
    <w:lvl w:ilvl="3" w:tplc="340A0001" w:tentative="1">
      <w:start w:val="1"/>
      <w:numFmt w:val="bullet"/>
      <w:lvlText w:val=""/>
      <w:lvlJc w:val="left"/>
      <w:pPr>
        <w:ind w:left="3300" w:hanging="360"/>
      </w:pPr>
      <w:rPr>
        <w:rFonts w:ascii="Symbol" w:hAnsi="Symbol" w:hint="default"/>
      </w:rPr>
    </w:lvl>
    <w:lvl w:ilvl="4" w:tplc="340A0003" w:tentative="1">
      <w:start w:val="1"/>
      <w:numFmt w:val="bullet"/>
      <w:lvlText w:val="o"/>
      <w:lvlJc w:val="left"/>
      <w:pPr>
        <w:ind w:left="4020" w:hanging="360"/>
      </w:pPr>
      <w:rPr>
        <w:rFonts w:ascii="Courier New" w:hAnsi="Courier New" w:cs="Courier New" w:hint="default"/>
      </w:rPr>
    </w:lvl>
    <w:lvl w:ilvl="5" w:tplc="340A0005" w:tentative="1">
      <w:start w:val="1"/>
      <w:numFmt w:val="bullet"/>
      <w:lvlText w:val=""/>
      <w:lvlJc w:val="left"/>
      <w:pPr>
        <w:ind w:left="4740" w:hanging="360"/>
      </w:pPr>
      <w:rPr>
        <w:rFonts w:ascii="Wingdings" w:hAnsi="Wingdings" w:hint="default"/>
      </w:rPr>
    </w:lvl>
    <w:lvl w:ilvl="6" w:tplc="340A0001" w:tentative="1">
      <w:start w:val="1"/>
      <w:numFmt w:val="bullet"/>
      <w:lvlText w:val=""/>
      <w:lvlJc w:val="left"/>
      <w:pPr>
        <w:ind w:left="5460" w:hanging="360"/>
      </w:pPr>
      <w:rPr>
        <w:rFonts w:ascii="Symbol" w:hAnsi="Symbol" w:hint="default"/>
      </w:rPr>
    </w:lvl>
    <w:lvl w:ilvl="7" w:tplc="340A0003" w:tentative="1">
      <w:start w:val="1"/>
      <w:numFmt w:val="bullet"/>
      <w:lvlText w:val="o"/>
      <w:lvlJc w:val="left"/>
      <w:pPr>
        <w:ind w:left="6180" w:hanging="360"/>
      </w:pPr>
      <w:rPr>
        <w:rFonts w:ascii="Courier New" w:hAnsi="Courier New" w:cs="Courier New" w:hint="default"/>
      </w:rPr>
    </w:lvl>
    <w:lvl w:ilvl="8" w:tplc="340A0005" w:tentative="1">
      <w:start w:val="1"/>
      <w:numFmt w:val="bullet"/>
      <w:lvlText w:val=""/>
      <w:lvlJc w:val="left"/>
      <w:pPr>
        <w:ind w:left="6900" w:hanging="360"/>
      </w:pPr>
      <w:rPr>
        <w:rFonts w:ascii="Wingdings" w:hAnsi="Wingdings" w:hint="default"/>
      </w:rPr>
    </w:lvl>
  </w:abstractNum>
  <w:abstractNum w:abstractNumId="62" w15:restartNumberingAfterBreak="0">
    <w:nsid w:val="47A010B6"/>
    <w:multiLevelType w:val="hybridMultilevel"/>
    <w:tmpl w:val="B4E2F5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3" w15:restartNumberingAfterBreak="0">
    <w:nsid w:val="47CF204E"/>
    <w:multiLevelType w:val="hybridMultilevel"/>
    <w:tmpl w:val="2026B0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4" w15:restartNumberingAfterBreak="0">
    <w:nsid w:val="482F6E1C"/>
    <w:multiLevelType w:val="hybridMultilevel"/>
    <w:tmpl w:val="7A4E6774"/>
    <w:lvl w:ilvl="0" w:tplc="24A2BEF2">
      <w:start w:val="1"/>
      <w:numFmt w:val="bullet"/>
      <w:pStyle w:val="Punteoextenso"/>
      <w:lvlText w:val=""/>
      <w:lvlJc w:val="left"/>
      <w:pPr>
        <w:ind w:left="361" w:hanging="360"/>
      </w:pPr>
      <w:rPr>
        <w:rFonts w:ascii="Symbol" w:hAnsi="Symbol" w:hint="default"/>
      </w:rPr>
    </w:lvl>
    <w:lvl w:ilvl="1" w:tplc="340A0003">
      <w:start w:val="1"/>
      <w:numFmt w:val="bullet"/>
      <w:lvlText w:val="o"/>
      <w:lvlJc w:val="left"/>
      <w:pPr>
        <w:ind w:left="1081" w:hanging="360"/>
      </w:pPr>
      <w:rPr>
        <w:rFonts w:ascii="Courier New" w:hAnsi="Courier New" w:cs="Courier New" w:hint="default"/>
      </w:rPr>
    </w:lvl>
    <w:lvl w:ilvl="2" w:tplc="340A0005">
      <w:start w:val="1"/>
      <w:numFmt w:val="bullet"/>
      <w:lvlText w:val=""/>
      <w:lvlJc w:val="left"/>
      <w:pPr>
        <w:ind w:left="1801" w:hanging="360"/>
      </w:pPr>
      <w:rPr>
        <w:rFonts w:ascii="Wingdings" w:hAnsi="Wingdings" w:hint="default"/>
      </w:rPr>
    </w:lvl>
    <w:lvl w:ilvl="3" w:tplc="340A0001" w:tentative="1">
      <w:start w:val="1"/>
      <w:numFmt w:val="bullet"/>
      <w:lvlText w:val=""/>
      <w:lvlJc w:val="left"/>
      <w:pPr>
        <w:ind w:left="2521" w:hanging="360"/>
      </w:pPr>
      <w:rPr>
        <w:rFonts w:ascii="Symbol" w:hAnsi="Symbol" w:hint="default"/>
      </w:rPr>
    </w:lvl>
    <w:lvl w:ilvl="4" w:tplc="340A0003" w:tentative="1">
      <w:start w:val="1"/>
      <w:numFmt w:val="bullet"/>
      <w:lvlText w:val="o"/>
      <w:lvlJc w:val="left"/>
      <w:pPr>
        <w:ind w:left="3241" w:hanging="360"/>
      </w:pPr>
      <w:rPr>
        <w:rFonts w:ascii="Courier New" w:hAnsi="Courier New" w:cs="Courier New" w:hint="default"/>
      </w:rPr>
    </w:lvl>
    <w:lvl w:ilvl="5" w:tplc="340A0005" w:tentative="1">
      <w:start w:val="1"/>
      <w:numFmt w:val="bullet"/>
      <w:lvlText w:val=""/>
      <w:lvlJc w:val="left"/>
      <w:pPr>
        <w:ind w:left="3961" w:hanging="360"/>
      </w:pPr>
      <w:rPr>
        <w:rFonts w:ascii="Wingdings" w:hAnsi="Wingdings" w:hint="default"/>
      </w:rPr>
    </w:lvl>
    <w:lvl w:ilvl="6" w:tplc="340A0001" w:tentative="1">
      <w:start w:val="1"/>
      <w:numFmt w:val="bullet"/>
      <w:lvlText w:val=""/>
      <w:lvlJc w:val="left"/>
      <w:pPr>
        <w:ind w:left="4681" w:hanging="360"/>
      </w:pPr>
      <w:rPr>
        <w:rFonts w:ascii="Symbol" w:hAnsi="Symbol" w:hint="default"/>
      </w:rPr>
    </w:lvl>
    <w:lvl w:ilvl="7" w:tplc="340A0003" w:tentative="1">
      <w:start w:val="1"/>
      <w:numFmt w:val="bullet"/>
      <w:lvlText w:val="o"/>
      <w:lvlJc w:val="left"/>
      <w:pPr>
        <w:ind w:left="5401" w:hanging="360"/>
      </w:pPr>
      <w:rPr>
        <w:rFonts w:ascii="Courier New" w:hAnsi="Courier New" w:cs="Courier New" w:hint="default"/>
      </w:rPr>
    </w:lvl>
    <w:lvl w:ilvl="8" w:tplc="340A0005" w:tentative="1">
      <w:start w:val="1"/>
      <w:numFmt w:val="bullet"/>
      <w:lvlText w:val=""/>
      <w:lvlJc w:val="left"/>
      <w:pPr>
        <w:ind w:left="6121" w:hanging="360"/>
      </w:pPr>
      <w:rPr>
        <w:rFonts w:ascii="Wingdings" w:hAnsi="Wingdings" w:hint="default"/>
      </w:rPr>
    </w:lvl>
  </w:abstractNum>
  <w:abstractNum w:abstractNumId="65" w15:restartNumberingAfterBreak="0">
    <w:nsid w:val="48970503"/>
    <w:multiLevelType w:val="hybridMultilevel"/>
    <w:tmpl w:val="F3B057D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6" w15:restartNumberingAfterBreak="0">
    <w:nsid w:val="4C291203"/>
    <w:multiLevelType w:val="multilevel"/>
    <w:tmpl w:val="2356194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4CDB42FC"/>
    <w:multiLevelType w:val="hybridMultilevel"/>
    <w:tmpl w:val="07D0F76C"/>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68" w15:restartNumberingAfterBreak="0">
    <w:nsid w:val="4F860BAB"/>
    <w:multiLevelType w:val="hybridMultilevel"/>
    <w:tmpl w:val="894456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9" w15:restartNumberingAfterBreak="0">
    <w:nsid w:val="5019038A"/>
    <w:multiLevelType w:val="hybridMultilevel"/>
    <w:tmpl w:val="E4820A4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0" w15:restartNumberingAfterBreak="0">
    <w:nsid w:val="519B672D"/>
    <w:multiLevelType w:val="hybridMultilevel"/>
    <w:tmpl w:val="3412F0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1" w15:restartNumberingAfterBreak="0">
    <w:nsid w:val="53314AEE"/>
    <w:multiLevelType w:val="hybridMultilevel"/>
    <w:tmpl w:val="25F204E8"/>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72" w15:restartNumberingAfterBreak="0">
    <w:nsid w:val="53B57F7F"/>
    <w:multiLevelType w:val="hybridMultilevel"/>
    <w:tmpl w:val="94808B4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73" w15:restartNumberingAfterBreak="0">
    <w:nsid w:val="54D06DA5"/>
    <w:multiLevelType w:val="hybridMultilevel"/>
    <w:tmpl w:val="9C0AA0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4" w15:restartNumberingAfterBreak="0">
    <w:nsid w:val="566D61E6"/>
    <w:multiLevelType w:val="hybridMultilevel"/>
    <w:tmpl w:val="0768A0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5" w15:restartNumberingAfterBreak="0">
    <w:nsid w:val="5AFC3C84"/>
    <w:multiLevelType w:val="hybridMultilevel"/>
    <w:tmpl w:val="0DEA45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6" w15:restartNumberingAfterBreak="0">
    <w:nsid w:val="5B784200"/>
    <w:multiLevelType w:val="hybridMultilevel"/>
    <w:tmpl w:val="71D6B4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7" w15:restartNumberingAfterBreak="0">
    <w:nsid w:val="5CCA0DE4"/>
    <w:multiLevelType w:val="hybridMultilevel"/>
    <w:tmpl w:val="249276C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8" w15:restartNumberingAfterBreak="0">
    <w:nsid w:val="5D3A46AC"/>
    <w:multiLevelType w:val="hybridMultilevel"/>
    <w:tmpl w:val="3A7C3AD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9" w15:restartNumberingAfterBreak="0">
    <w:nsid w:val="5DFF503E"/>
    <w:multiLevelType w:val="hybridMultilevel"/>
    <w:tmpl w:val="6A62935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80" w15:restartNumberingAfterBreak="0">
    <w:nsid w:val="5F6C7182"/>
    <w:multiLevelType w:val="hybridMultilevel"/>
    <w:tmpl w:val="8E667C1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1" w15:restartNumberingAfterBreak="0">
    <w:nsid w:val="60C812EB"/>
    <w:multiLevelType w:val="hybridMultilevel"/>
    <w:tmpl w:val="DC684430"/>
    <w:lvl w:ilvl="0" w:tplc="6F4C35E0">
      <w:start w:val="1"/>
      <w:numFmt w:val="decimal"/>
      <w:lvlText w:val="%1."/>
      <w:lvlJc w:val="left"/>
      <w:pPr>
        <w:tabs>
          <w:tab w:val="num" w:pos="361"/>
        </w:tabs>
        <w:ind w:left="361" w:hanging="360"/>
      </w:pPr>
    </w:lvl>
    <w:lvl w:ilvl="1" w:tplc="5AA610C4" w:tentative="1">
      <w:start w:val="1"/>
      <w:numFmt w:val="decimal"/>
      <w:lvlText w:val="%2."/>
      <w:lvlJc w:val="left"/>
      <w:pPr>
        <w:tabs>
          <w:tab w:val="num" w:pos="1081"/>
        </w:tabs>
        <w:ind w:left="1081" w:hanging="360"/>
      </w:pPr>
    </w:lvl>
    <w:lvl w:ilvl="2" w:tplc="75E67738" w:tentative="1">
      <w:start w:val="1"/>
      <w:numFmt w:val="decimal"/>
      <w:lvlText w:val="%3."/>
      <w:lvlJc w:val="left"/>
      <w:pPr>
        <w:tabs>
          <w:tab w:val="num" w:pos="1801"/>
        </w:tabs>
        <w:ind w:left="1801" w:hanging="360"/>
      </w:pPr>
    </w:lvl>
    <w:lvl w:ilvl="3" w:tplc="1F961BE8" w:tentative="1">
      <w:start w:val="1"/>
      <w:numFmt w:val="decimal"/>
      <w:lvlText w:val="%4."/>
      <w:lvlJc w:val="left"/>
      <w:pPr>
        <w:tabs>
          <w:tab w:val="num" w:pos="2521"/>
        </w:tabs>
        <w:ind w:left="2521" w:hanging="360"/>
      </w:pPr>
    </w:lvl>
    <w:lvl w:ilvl="4" w:tplc="03B8095A" w:tentative="1">
      <w:start w:val="1"/>
      <w:numFmt w:val="decimal"/>
      <w:lvlText w:val="%5."/>
      <w:lvlJc w:val="left"/>
      <w:pPr>
        <w:tabs>
          <w:tab w:val="num" w:pos="3241"/>
        </w:tabs>
        <w:ind w:left="3241" w:hanging="360"/>
      </w:pPr>
    </w:lvl>
    <w:lvl w:ilvl="5" w:tplc="052CD1DA" w:tentative="1">
      <w:start w:val="1"/>
      <w:numFmt w:val="decimal"/>
      <w:lvlText w:val="%6."/>
      <w:lvlJc w:val="left"/>
      <w:pPr>
        <w:tabs>
          <w:tab w:val="num" w:pos="3961"/>
        </w:tabs>
        <w:ind w:left="3961" w:hanging="360"/>
      </w:pPr>
    </w:lvl>
    <w:lvl w:ilvl="6" w:tplc="13DAFBC8" w:tentative="1">
      <w:start w:val="1"/>
      <w:numFmt w:val="decimal"/>
      <w:lvlText w:val="%7."/>
      <w:lvlJc w:val="left"/>
      <w:pPr>
        <w:tabs>
          <w:tab w:val="num" w:pos="4681"/>
        </w:tabs>
        <w:ind w:left="4681" w:hanging="360"/>
      </w:pPr>
    </w:lvl>
    <w:lvl w:ilvl="7" w:tplc="E10ADA54" w:tentative="1">
      <w:start w:val="1"/>
      <w:numFmt w:val="decimal"/>
      <w:lvlText w:val="%8."/>
      <w:lvlJc w:val="left"/>
      <w:pPr>
        <w:tabs>
          <w:tab w:val="num" w:pos="5401"/>
        </w:tabs>
        <w:ind w:left="5401" w:hanging="360"/>
      </w:pPr>
    </w:lvl>
    <w:lvl w:ilvl="8" w:tplc="610468BE" w:tentative="1">
      <w:start w:val="1"/>
      <w:numFmt w:val="decimal"/>
      <w:lvlText w:val="%9."/>
      <w:lvlJc w:val="left"/>
      <w:pPr>
        <w:tabs>
          <w:tab w:val="num" w:pos="6121"/>
        </w:tabs>
        <w:ind w:left="6121" w:hanging="360"/>
      </w:pPr>
    </w:lvl>
  </w:abstractNum>
  <w:abstractNum w:abstractNumId="82" w15:restartNumberingAfterBreak="0">
    <w:nsid w:val="60F85A46"/>
    <w:multiLevelType w:val="hybridMultilevel"/>
    <w:tmpl w:val="05B8D862"/>
    <w:lvl w:ilvl="0" w:tplc="6F4C35E0">
      <w:start w:val="1"/>
      <w:numFmt w:val="decimal"/>
      <w:lvlText w:val="%1."/>
      <w:lvlJc w:val="left"/>
      <w:pPr>
        <w:tabs>
          <w:tab w:val="num" w:pos="361"/>
        </w:tabs>
        <w:ind w:left="361"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3" w15:restartNumberingAfterBreak="0">
    <w:nsid w:val="61316374"/>
    <w:multiLevelType w:val="hybridMultilevel"/>
    <w:tmpl w:val="6A00F562"/>
    <w:lvl w:ilvl="0" w:tplc="4FE0B70E">
      <w:start w:val="1"/>
      <w:numFmt w:val="decimal"/>
      <w:lvlText w:val="%1."/>
      <w:lvlJc w:val="left"/>
      <w:pPr>
        <w:tabs>
          <w:tab w:val="num" w:pos="720"/>
        </w:tabs>
        <w:ind w:left="720" w:hanging="360"/>
      </w:pPr>
    </w:lvl>
    <w:lvl w:ilvl="1" w:tplc="05BA2C28" w:tentative="1">
      <w:start w:val="1"/>
      <w:numFmt w:val="decimal"/>
      <w:lvlText w:val="%2."/>
      <w:lvlJc w:val="left"/>
      <w:pPr>
        <w:tabs>
          <w:tab w:val="num" w:pos="1440"/>
        </w:tabs>
        <w:ind w:left="1440" w:hanging="360"/>
      </w:pPr>
    </w:lvl>
    <w:lvl w:ilvl="2" w:tplc="72F226AA" w:tentative="1">
      <w:start w:val="1"/>
      <w:numFmt w:val="decimal"/>
      <w:lvlText w:val="%3."/>
      <w:lvlJc w:val="left"/>
      <w:pPr>
        <w:tabs>
          <w:tab w:val="num" w:pos="2160"/>
        </w:tabs>
        <w:ind w:left="2160" w:hanging="360"/>
      </w:pPr>
    </w:lvl>
    <w:lvl w:ilvl="3" w:tplc="97307864" w:tentative="1">
      <w:start w:val="1"/>
      <w:numFmt w:val="decimal"/>
      <w:lvlText w:val="%4."/>
      <w:lvlJc w:val="left"/>
      <w:pPr>
        <w:tabs>
          <w:tab w:val="num" w:pos="2880"/>
        </w:tabs>
        <w:ind w:left="2880" w:hanging="360"/>
      </w:pPr>
    </w:lvl>
    <w:lvl w:ilvl="4" w:tplc="15327D2C" w:tentative="1">
      <w:start w:val="1"/>
      <w:numFmt w:val="decimal"/>
      <w:lvlText w:val="%5."/>
      <w:lvlJc w:val="left"/>
      <w:pPr>
        <w:tabs>
          <w:tab w:val="num" w:pos="3600"/>
        </w:tabs>
        <w:ind w:left="3600" w:hanging="360"/>
      </w:pPr>
    </w:lvl>
    <w:lvl w:ilvl="5" w:tplc="7F30E908" w:tentative="1">
      <w:start w:val="1"/>
      <w:numFmt w:val="decimal"/>
      <w:lvlText w:val="%6."/>
      <w:lvlJc w:val="left"/>
      <w:pPr>
        <w:tabs>
          <w:tab w:val="num" w:pos="4320"/>
        </w:tabs>
        <w:ind w:left="4320" w:hanging="360"/>
      </w:pPr>
    </w:lvl>
    <w:lvl w:ilvl="6" w:tplc="5CBE7F1A" w:tentative="1">
      <w:start w:val="1"/>
      <w:numFmt w:val="decimal"/>
      <w:lvlText w:val="%7."/>
      <w:lvlJc w:val="left"/>
      <w:pPr>
        <w:tabs>
          <w:tab w:val="num" w:pos="5040"/>
        </w:tabs>
        <w:ind w:left="5040" w:hanging="360"/>
      </w:pPr>
    </w:lvl>
    <w:lvl w:ilvl="7" w:tplc="A0FEA684" w:tentative="1">
      <w:start w:val="1"/>
      <w:numFmt w:val="decimal"/>
      <w:lvlText w:val="%8."/>
      <w:lvlJc w:val="left"/>
      <w:pPr>
        <w:tabs>
          <w:tab w:val="num" w:pos="5760"/>
        </w:tabs>
        <w:ind w:left="5760" w:hanging="360"/>
      </w:pPr>
    </w:lvl>
    <w:lvl w:ilvl="8" w:tplc="C144E7E0" w:tentative="1">
      <w:start w:val="1"/>
      <w:numFmt w:val="decimal"/>
      <w:lvlText w:val="%9."/>
      <w:lvlJc w:val="left"/>
      <w:pPr>
        <w:tabs>
          <w:tab w:val="num" w:pos="6480"/>
        </w:tabs>
        <w:ind w:left="6480" w:hanging="360"/>
      </w:pPr>
    </w:lvl>
  </w:abstractNum>
  <w:abstractNum w:abstractNumId="84" w15:restartNumberingAfterBreak="0">
    <w:nsid w:val="63B55F34"/>
    <w:multiLevelType w:val="hybridMultilevel"/>
    <w:tmpl w:val="4B42718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85" w15:restartNumberingAfterBreak="0">
    <w:nsid w:val="657469B7"/>
    <w:multiLevelType w:val="hybridMultilevel"/>
    <w:tmpl w:val="A94EA8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6" w15:restartNumberingAfterBreak="0">
    <w:nsid w:val="65DC7A3A"/>
    <w:multiLevelType w:val="hybridMultilevel"/>
    <w:tmpl w:val="7F7ADA46"/>
    <w:lvl w:ilvl="0" w:tplc="D1DA1CB8">
      <w:start w:val="1"/>
      <w:numFmt w:val="decimal"/>
      <w:lvlText w:val="%1."/>
      <w:lvlJc w:val="left"/>
      <w:pPr>
        <w:ind w:left="720" w:hanging="360"/>
      </w:pPr>
      <w:rPr>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7" w15:restartNumberingAfterBreak="0">
    <w:nsid w:val="67EA4AE4"/>
    <w:multiLevelType w:val="hybridMultilevel"/>
    <w:tmpl w:val="8A7E6E66"/>
    <w:lvl w:ilvl="0" w:tplc="340A0001">
      <w:start w:val="1"/>
      <w:numFmt w:val="bullet"/>
      <w:lvlText w:val=""/>
      <w:lvlJc w:val="left"/>
      <w:pPr>
        <w:ind w:left="1081" w:hanging="360"/>
      </w:pPr>
      <w:rPr>
        <w:rFonts w:ascii="Symbol" w:hAnsi="Symbol" w:hint="default"/>
      </w:rPr>
    </w:lvl>
    <w:lvl w:ilvl="1" w:tplc="340A0003" w:tentative="1">
      <w:start w:val="1"/>
      <w:numFmt w:val="bullet"/>
      <w:lvlText w:val="o"/>
      <w:lvlJc w:val="left"/>
      <w:pPr>
        <w:ind w:left="1801" w:hanging="360"/>
      </w:pPr>
      <w:rPr>
        <w:rFonts w:ascii="Courier New" w:hAnsi="Courier New" w:cs="Courier New" w:hint="default"/>
      </w:rPr>
    </w:lvl>
    <w:lvl w:ilvl="2" w:tplc="340A0005" w:tentative="1">
      <w:start w:val="1"/>
      <w:numFmt w:val="bullet"/>
      <w:lvlText w:val=""/>
      <w:lvlJc w:val="left"/>
      <w:pPr>
        <w:ind w:left="2521" w:hanging="360"/>
      </w:pPr>
      <w:rPr>
        <w:rFonts w:ascii="Wingdings" w:hAnsi="Wingdings" w:hint="default"/>
      </w:rPr>
    </w:lvl>
    <w:lvl w:ilvl="3" w:tplc="340A0001" w:tentative="1">
      <w:start w:val="1"/>
      <w:numFmt w:val="bullet"/>
      <w:lvlText w:val=""/>
      <w:lvlJc w:val="left"/>
      <w:pPr>
        <w:ind w:left="3241" w:hanging="360"/>
      </w:pPr>
      <w:rPr>
        <w:rFonts w:ascii="Symbol" w:hAnsi="Symbol" w:hint="default"/>
      </w:rPr>
    </w:lvl>
    <w:lvl w:ilvl="4" w:tplc="340A0003" w:tentative="1">
      <w:start w:val="1"/>
      <w:numFmt w:val="bullet"/>
      <w:lvlText w:val="o"/>
      <w:lvlJc w:val="left"/>
      <w:pPr>
        <w:ind w:left="3961" w:hanging="360"/>
      </w:pPr>
      <w:rPr>
        <w:rFonts w:ascii="Courier New" w:hAnsi="Courier New" w:cs="Courier New" w:hint="default"/>
      </w:rPr>
    </w:lvl>
    <w:lvl w:ilvl="5" w:tplc="340A0005" w:tentative="1">
      <w:start w:val="1"/>
      <w:numFmt w:val="bullet"/>
      <w:lvlText w:val=""/>
      <w:lvlJc w:val="left"/>
      <w:pPr>
        <w:ind w:left="4681" w:hanging="360"/>
      </w:pPr>
      <w:rPr>
        <w:rFonts w:ascii="Wingdings" w:hAnsi="Wingdings" w:hint="default"/>
      </w:rPr>
    </w:lvl>
    <w:lvl w:ilvl="6" w:tplc="340A0001" w:tentative="1">
      <w:start w:val="1"/>
      <w:numFmt w:val="bullet"/>
      <w:lvlText w:val=""/>
      <w:lvlJc w:val="left"/>
      <w:pPr>
        <w:ind w:left="5401" w:hanging="360"/>
      </w:pPr>
      <w:rPr>
        <w:rFonts w:ascii="Symbol" w:hAnsi="Symbol" w:hint="default"/>
      </w:rPr>
    </w:lvl>
    <w:lvl w:ilvl="7" w:tplc="340A0003" w:tentative="1">
      <w:start w:val="1"/>
      <w:numFmt w:val="bullet"/>
      <w:lvlText w:val="o"/>
      <w:lvlJc w:val="left"/>
      <w:pPr>
        <w:ind w:left="6121" w:hanging="360"/>
      </w:pPr>
      <w:rPr>
        <w:rFonts w:ascii="Courier New" w:hAnsi="Courier New" w:cs="Courier New" w:hint="default"/>
      </w:rPr>
    </w:lvl>
    <w:lvl w:ilvl="8" w:tplc="340A0005" w:tentative="1">
      <w:start w:val="1"/>
      <w:numFmt w:val="bullet"/>
      <w:lvlText w:val=""/>
      <w:lvlJc w:val="left"/>
      <w:pPr>
        <w:ind w:left="6841" w:hanging="360"/>
      </w:pPr>
      <w:rPr>
        <w:rFonts w:ascii="Wingdings" w:hAnsi="Wingdings" w:hint="default"/>
      </w:rPr>
    </w:lvl>
  </w:abstractNum>
  <w:abstractNum w:abstractNumId="88" w15:restartNumberingAfterBreak="0">
    <w:nsid w:val="692C1699"/>
    <w:multiLevelType w:val="hybridMultilevel"/>
    <w:tmpl w:val="0E38D6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9" w15:restartNumberingAfterBreak="0">
    <w:nsid w:val="69D607DE"/>
    <w:multiLevelType w:val="hybridMultilevel"/>
    <w:tmpl w:val="E392D50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0" w15:restartNumberingAfterBreak="0">
    <w:nsid w:val="6A870E53"/>
    <w:multiLevelType w:val="hybridMultilevel"/>
    <w:tmpl w:val="8B8ACAC4"/>
    <w:lvl w:ilvl="0" w:tplc="340A0001">
      <w:start w:val="1"/>
      <w:numFmt w:val="bullet"/>
      <w:lvlText w:val=""/>
      <w:lvlJc w:val="left"/>
      <w:pPr>
        <w:ind w:left="1071" w:hanging="360"/>
      </w:pPr>
      <w:rPr>
        <w:rFonts w:ascii="Symbol" w:hAnsi="Symbol" w:hint="default"/>
      </w:rPr>
    </w:lvl>
    <w:lvl w:ilvl="1" w:tplc="340A0003" w:tentative="1">
      <w:start w:val="1"/>
      <w:numFmt w:val="bullet"/>
      <w:lvlText w:val="o"/>
      <w:lvlJc w:val="left"/>
      <w:pPr>
        <w:ind w:left="1791" w:hanging="360"/>
      </w:pPr>
      <w:rPr>
        <w:rFonts w:ascii="Courier New" w:hAnsi="Courier New" w:cs="Courier New" w:hint="default"/>
      </w:rPr>
    </w:lvl>
    <w:lvl w:ilvl="2" w:tplc="340A0005" w:tentative="1">
      <w:start w:val="1"/>
      <w:numFmt w:val="bullet"/>
      <w:lvlText w:val=""/>
      <w:lvlJc w:val="left"/>
      <w:pPr>
        <w:ind w:left="2511" w:hanging="360"/>
      </w:pPr>
      <w:rPr>
        <w:rFonts w:ascii="Wingdings" w:hAnsi="Wingdings" w:hint="default"/>
      </w:rPr>
    </w:lvl>
    <w:lvl w:ilvl="3" w:tplc="340A0001" w:tentative="1">
      <w:start w:val="1"/>
      <w:numFmt w:val="bullet"/>
      <w:lvlText w:val=""/>
      <w:lvlJc w:val="left"/>
      <w:pPr>
        <w:ind w:left="3231" w:hanging="360"/>
      </w:pPr>
      <w:rPr>
        <w:rFonts w:ascii="Symbol" w:hAnsi="Symbol" w:hint="default"/>
      </w:rPr>
    </w:lvl>
    <w:lvl w:ilvl="4" w:tplc="340A0003" w:tentative="1">
      <w:start w:val="1"/>
      <w:numFmt w:val="bullet"/>
      <w:lvlText w:val="o"/>
      <w:lvlJc w:val="left"/>
      <w:pPr>
        <w:ind w:left="3951" w:hanging="360"/>
      </w:pPr>
      <w:rPr>
        <w:rFonts w:ascii="Courier New" w:hAnsi="Courier New" w:cs="Courier New" w:hint="default"/>
      </w:rPr>
    </w:lvl>
    <w:lvl w:ilvl="5" w:tplc="340A0005" w:tentative="1">
      <w:start w:val="1"/>
      <w:numFmt w:val="bullet"/>
      <w:lvlText w:val=""/>
      <w:lvlJc w:val="left"/>
      <w:pPr>
        <w:ind w:left="4671" w:hanging="360"/>
      </w:pPr>
      <w:rPr>
        <w:rFonts w:ascii="Wingdings" w:hAnsi="Wingdings" w:hint="default"/>
      </w:rPr>
    </w:lvl>
    <w:lvl w:ilvl="6" w:tplc="340A0001" w:tentative="1">
      <w:start w:val="1"/>
      <w:numFmt w:val="bullet"/>
      <w:lvlText w:val=""/>
      <w:lvlJc w:val="left"/>
      <w:pPr>
        <w:ind w:left="5391" w:hanging="360"/>
      </w:pPr>
      <w:rPr>
        <w:rFonts w:ascii="Symbol" w:hAnsi="Symbol" w:hint="default"/>
      </w:rPr>
    </w:lvl>
    <w:lvl w:ilvl="7" w:tplc="340A0003" w:tentative="1">
      <w:start w:val="1"/>
      <w:numFmt w:val="bullet"/>
      <w:lvlText w:val="o"/>
      <w:lvlJc w:val="left"/>
      <w:pPr>
        <w:ind w:left="6111" w:hanging="360"/>
      </w:pPr>
      <w:rPr>
        <w:rFonts w:ascii="Courier New" w:hAnsi="Courier New" w:cs="Courier New" w:hint="default"/>
      </w:rPr>
    </w:lvl>
    <w:lvl w:ilvl="8" w:tplc="340A0005" w:tentative="1">
      <w:start w:val="1"/>
      <w:numFmt w:val="bullet"/>
      <w:lvlText w:val=""/>
      <w:lvlJc w:val="left"/>
      <w:pPr>
        <w:ind w:left="6831" w:hanging="360"/>
      </w:pPr>
      <w:rPr>
        <w:rFonts w:ascii="Wingdings" w:hAnsi="Wingdings" w:hint="default"/>
      </w:rPr>
    </w:lvl>
  </w:abstractNum>
  <w:abstractNum w:abstractNumId="91" w15:restartNumberingAfterBreak="0">
    <w:nsid w:val="6C827E40"/>
    <w:multiLevelType w:val="hybridMultilevel"/>
    <w:tmpl w:val="D374B92C"/>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92" w15:restartNumberingAfterBreak="0">
    <w:nsid w:val="6DCA2129"/>
    <w:multiLevelType w:val="hybridMultilevel"/>
    <w:tmpl w:val="ECE26044"/>
    <w:lvl w:ilvl="0" w:tplc="340A0015">
      <w:start w:val="1"/>
      <w:numFmt w:val="upperLetter"/>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3" w15:restartNumberingAfterBreak="0">
    <w:nsid w:val="71301CBF"/>
    <w:multiLevelType w:val="hybridMultilevel"/>
    <w:tmpl w:val="1870D1BA"/>
    <w:lvl w:ilvl="0" w:tplc="0C0A0001">
      <w:start w:val="1"/>
      <w:numFmt w:val="bullet"/>
      <w:lvlText w:val=""/>
      <w:lvlJc w:val="left"/>
      <w:pPr>
        <w:tabs>
          <w:tab w:val="num" w:pos="2136"/>
        </w:tabs>
        <w:ind w:left="2136" w:hanging="360"/>
      </w:pPr>
      <w:rPr>
        <w:rFonts w:ascii="Symbol" w:hAnsi="Symbol" w:hint="default"/>
      </w:rPr>
    </w:lvl>
    <w:lvl w:ilvl="1" w:tplc="080A0003" w:tentative="1">
      <w:start w:val="1"/>
      <w:numFmt w:val="bullet"/>
      <w:lvlText w:val="o"/>
      <w:lvlJc w:val="left"/>
      <w:pPr>
        <w:tabs>
          <w:tab w:val="num" w:pos="1440"/>
        </w:tabs>
        <w:ind w:left="1440" w:hanging="360"/>
      </w:pPr>
      <w:rPr>
        <w:rFonts w:ascii="Courier New" w:hAnsi="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731F31F8"/>
    <w:multiLevelType w:val="hybridMultilevel"/>
    <w:tmpl w:val="854A108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5" w15:restartNumberingAfterBreak="0">
    <w:nsid w:val="74EF34BE"/>
    <w:multiLevelType w:val="hybridMultilevel"/>
    <w:tmpl w:val="163203D8"/>
    <w:lvl w:ilvl="0" w:tplc="340A0001">
      <w:start w:val="1"/>
      <w:numFmt w:val="bullet"/>
      <w:lvlText w:val=""/>
      <w:lvlJc w:val="left"/>
      <w:pPr>
        <w:ind w:left="1069" w:hanging="360"/>
      </w:pPr>
      <w:rPr>
        <w:rFonts w:ascii="Symbol" w:hAnsi="Symbol" w:hint="default"/>
      </w:rPr>
    </w:lvl>
    <w:lvl w:ilvl="1" w:tplc="340A0003" w:tentative="1">
      <w:start w:val="1"/>
      <w:numFmt w:val="bullet"/>
      <w:lvlText w:val="o"/>
      <w:lvlJc w:val="left"/>
      <w:pPr>
        <w:ind w:left="1789" w:hanging="360"/>
      </w:pPr>
      <w:rPr>
        <w:rFonts w:ascii="Courier New" w:hAnsi="Courier New" w:cs="Courier New" w:hint="default"/>
      </w:rPr>
    </w:lvl>
    <w:lvl w:ilvl="2" w:tplc="340A0005" w:tentative="1">
      <w:start w:val="1"/>
      <w:numFmt w:val="bullet"/>
      <w:lvlText w:val=""/>
      <w:lvlJc w:val="left"/>
      <w:pPr>
        <w:ind w:left="2509" w:hanging="360"/>
      </w:pPr>
      <w:rPr>
        <w:rFonts w:ascii="Wingdings" w:hAnsi="Wingdings" w:hint="default"/>
      </w:rPr>
    </w:lvl>
    <w:lvl w:ilvl="3" w:tplc="340A0001" w:tentative="1">
      <w:start w:val="1"/>
      <w:numFmt w:val="bullet"/>
      <w:lvlText w:val=""/>
      <w:lvlJc w:val="left"/>
      <w:pPr>
        <w:ind w:left="3229" w:hanging="360"/>
      </w:pPr>
      <w:rPr>
        <w:rFonts w:ascii="Symbol" w:hAnsi="Symbol" w:hint="default"/>
      </w:rPr>
    </w:lvl>
    <w:lvl w:ilvl="4" w:tplc="340A0003" w:tentative="1">
      <w:start w:val="1"/>
      <w:numFmt w:val="bullet"/>
      <w:lvlText w:val="o"/>
      <w:lvlJc w:val="left"/>
      <w:pPr>
        <w:ind w:left="3949" w:hanging="360"/>
      </w:pPr>
      <w:rPr>
        <w:rFonts w:ascii="Courier New" w:hAnsi="Courier New" w:cs="Courier New" w:hint="default"/>
      </w:rPr>
    </w:lvl>
    <w:lvl w:ilvl="5" w:tplc="340A0005" w:tentative="1">
      <w:start w:val="1"/>
      <w:numFmt w:val="bullet"/>
      <w:lvlText w:val=""/>
      <w:lvlJc w:val="left"/>
      <w:pPr>
        <w:ind w:left="4669" w:hanging="360"/>
      </w:pPr>
      <w:rPr>
        <w:rFonts w:ascii="Wingdings" w:hAnsi="Wingdings" w:hint="default"/>
      </w:rPr>
    </w:lvl>
    <w:lvl w:ilvl="6" w:tplc="340A0001" w:tentative="1">
      <w:start w:val="1"/>
      <w:numFmt w:val="bullet"/>
      <w:lvlText w:val=""/>
      <w:lvlJc w:val="left"/>
      <w:pPr>
        <w:ind w:left="5389" w:hanging="360"/>
      </w:pPr>
      <w:rPr>
        <w:rFonts w:ascii="Symbol" w:hAnsi="Symbol" w:hint="default"/>
      </w:rPr>
    </w:lvl>
    <w:lvl w:ilvl="7" w:tplc="340A0003" w:tentative="1">
      <w:start w:val="1"/>
      <w:numFmt w:val="bullet"/>
      <w:lvlText w:val="o"/>
      <w:lvlJc w:val="left"/>
      <w:pPr>
        <w:ind w:left="6109" w:hanging="360"/>
      </w:pPr>
      <w:rPr>
        <w:rFonts w:ascii="Courier New" w:hAnsi="Courier New" w:cs="Courier New" w:hint="default"/>
      </w:rPr>
    </w:lvl>
    <w:lvl w:ilvl="8" w:tplc="340A0005" w:tentative="1">
      <w:start w:val="1"/>
      <w:numFmt w:val="bullet"/>
      <w:lvlText w:val=""/>
      <w:lvlJc w:val="left"/>
      <w:pPr>
        <w:ind w:left="6829" w:hanging="360"/>
      </w:pPr>
      <w:rPr>
        <w:rFonts w:ascii="Wingdings" w:hAnsi="Wingdings" w:hint="default"/>
      </w:rPr>
    </w:lvl>
  </w:abstractNum>
  <w:abstractNum w:abstractNumId="96" w15:restartNumberingAfterBreak="0">
    <w:nsid w:val="769755FF"/>
    <w:multiLevelType w:val="hybridMultilevel"/>
    <w:tmpl w:val="A3904C7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7" w15:restartNumberingAfterBreak="0">
    <w:nsid w:val="77AD76D5"/>
    <w:multiLevelType w:val="hybridMultilevel"/>
    <w:tmpl w:val="12A0FB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7CF7FDD"/>
    <w:multiLevelType w:val="hybridMultilevel"/>
    <w:tmpl w:val="1DE6650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9" w15:restartNumberingAfterBreak="0">
    <w:nsid w:val="78EC369E"/>
    <w:multiLevelType w:val="hybridMultilevel"/>
    <w:tmpl w:val="0A0EF8B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0" w15:restartNumberingAfterBreak="0">
    <w:nsid w:val="78F23DD0"/>
    <w:multiLevelType w:val="hybridMultilevel"/>
    <w:tmpl w:val="6C824A2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1" w15:restartNumberingAfterBreak="0">
    <w:nsid w:val="79F16AE1"/>
    <w:multiLevelType w:val="hybridMultilevel"/>
    <w:tmpl w:val="ECE26044"/>
    <w:lvl w:ilvl="0" w:tplc="340A0015">
      <w:start w:val="1"/>
      <w:numFmt w:val="upp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2" w15:restartNumberingAfterBreak="0">
    <w:nsid w:val="7A5020D8"/>
    <w:multiLevelType w:val="hybridMultilevel"/>
    <w:tmpl w:val="ECE26044"/>
    <w:lvl w:ilvl="0" w:tplc="340A0015">
      <w:start w:val="1"/>
      <w:numFmt w:val="upperLetter"/>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3" w15:restartNumberingAfterBreak="0">
    <w:nsid w:val="7A9F04A4"/>
    <w:multiLevelType w:val="hybridMultilevel"/>
    <w:tmpl w:val="63E85A32"/>
    <w:lvl w:ilvl="0" w:tplc="340A0001">
      <w:start w:val="1"/>
      <w:numFmt w:val="bullet"/>
      <w:lvlText w:val=""/>
      <w:lvlJc w:val="left"/>
      <w:pPr>
        <w:ind w:left="1083" w:hanging="360"/>
      </w:pPr>
      <w:rPr>
        <w:rFonts w:ascii="Symbol" w:hAnsi="Symbol" w:hint="default"/>
      </w:rPr>
    </w:lvl>
    <w:lvl w:ilvl="1" w:tplc="340A0003" w:tentative="1">
      <w:start w:val="1"/>
      <w:numFmt w:val="bullet"/>
      <w:lvlText w:val="o"/>
      <w:lvlJc w:val="left"/>
      <w:pPr>
        <w:ind w:left="1803" w:hanging="360"/>
      </w:pPr>
      <w:rPr>
        <w:rFonts w:ascii="Courier New" w:hAnsi="Courier New" w:cs="Courier New" w:hint="default"/>
      </w:rPr>
    </w:lvl>
    <w:lvl w:ilvl="2" w:tplc="340A0005" w:tentative="1">
      <w:start w:val="1"/>
      <w:numFmt w:val="bullet"/>
      <w:lvlText w:val=""/>
      <w:lvlJc w:val="left"/>
      <w:pPr>
        <w:ind w:left="2523" w:hanging="360"/>
      </w:pPr>
      <w:rPr>
        <w:rFonts w:ascii="Wingdings" w:hAnsi="Wingdings" w:hint="default"/>
      </w:rPr>
    </w:lvl>
    <w:lvl w:ilvl="3" w:tplc="340A0001" w:tentative="1">
      <w:start w:val="1"/>
      <w:numFmt w:val="bullet"/>
      <w:lvlText w:val=""/>
      <w:lvlJc w:val="left"/>
      <w:pPr>
        <w:ind w:left="3243" w:hanging="360"/>
      </w:pPr>
      <w:rPr>
        <w:rFonts w:ascii="Symbol" w:hAnsi="Symbol" w:hint="default"/>
      </w:rPr>
    </w:lvl>
    <w:lvl w:ilvl="4" w:tplc="340A0003" w:tentative="1">
      <w:start w:val="1"/>
      <w:numFmt w:val="bullet"/>
      <w:lvlText w:val="o"/>
      <w:lvlJc w:val="left"/>
      <w:pPr>
        <w:ind w:left="3963" w:hanging="360"/>
      </w:pPr>
      <w:rPr>
        <w:rFonts w:ascii="Courier New" w:hAnsi="Courier New" w:cs="Courier New" w:hint="default"/>
      </w:rPr>
    </w:lvl>
    <w:lvl w:ilvl="5" w:tplc="340A0005" w:tentative="1">
      <w:start w:val="1"/>
      <w:numFmt w:val="bullet"/>
      <w:lvlText w:val=""/>
      <w:lvlJc w:val="left"/>
      <w:pPr>
        <w:ind w:left="4683" w:hanging="360"/>
      </w:pPr>
      <w:rPr>
        <w:rFonts w:ascii="Wingdings" w:hAnsi="Wingdings" w:hint="default"/>
      </w:rPr>
    </w:lvl>
    <w:lvl w:ilvl="6" w:tplc="340A0001" w:tentative="1">
      <w:start w:val="1"/>
      <w:numFmt w:val="bullet"/>
      <w:lvlText w:val=""/>
      <w:lvlJc w:val="left"/>
      <w:pPr>
        <w:ind w:left="5403" w:hanging="360"/>
      </w:pPr>
      <w:rPr>
        <w:rFonts w:ascii="Symbol" w:hAnsi="Symbol" w:hint="default"/>
      </w:rPr>
    </w:lvl>
    <w:lvl w:ilvl="7" w:tplc="340A0003" w:tentative="1">
      <w:start w:val="1"/>
      <w:numFmt w:val="bullet"/>
      <w:lvlText w:val="o"/>
      <w:lvlJc w:val="left"/>
      <w:pPr>
        <w:ind w:left="6123" w:hanging="360"/>
      </w:pPr>
      <w:rPr>
        <w:rFonts w:ascii="Courier New" w:hAnsi="Courier New" w:cs="Courier New" w:hint="default"/>
      </w:rPr>
    </w:lvl>
    <w:lvl w:ilvl="8" w:tplc="340A0005" w:tentative="1">
      <w:start w:val="1"/>
      <w:numFmt w:val="bullet"/>
      <w:lvlText w:val=""/>
      <w:lvlJc w:val="left"/>
      <w:pPr>
        <w:ind w:left="6843" w:hanging="360"/>
      </w:pPr>
      <w:rPr>
        <w:rFonts w:ascii="Wingdings" w:hAnsi="Wingdings" w:hint="default"/>
      </w:rPr>
    </w:lvl>
  </w:abstractNum>
  <w:abstractNum w:abstractNumId="104" w15:restartNumberingAfterBreak="0">
    <w:nsid w:val="7BC043FF"/>
    <w:multiLevelType w:val="hybridMultilevel"/>
    <w:tmpl w:val="65E69E3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5" w15:restartNumberingAfterBreak="0">
    <w:nsid w:val="7BE71FBA"/>
    <w:multiLevelType w:val="hybridMultilevel"/>
    <w:tmpl w:val="2BE4596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6" w15:restartNumberingAfterBreak="0">
    <w:nsid w:val="7E7D4406"/>
    <w:multiLevelType w:val="hybridMultilevel"/>
    <w:tmpl w:val="DC684430"/>
    <w:lvl w:ilvl="0" w:tplc="6F4C35E0">
      <w:start w:val="1"/>
      <w:numFmt w:val="decimal"/>
      <w:lvlText w:val="%1."/>
      <w:lvlJc w:val="left"/>
      <w:pPr>
        <w:tabs>
          <w:tab w:val="num" w:pos="361"/>
        </w:tabs>
        <w:ind w:left="361" w:hanging="360"/>
      </w:pPr>
    </w:lvl>
    <w:lvl w:ilvl="1" w:tplc="5AA610C4" w:tentative="1">
      <w:start w:val="1"/>
      <w:numFmt w:val="decimal"/>
      <w:lvlText w:val="%2."/>
      <w:lvlJc w:val="left"/>
      <w:pPr>
        <w:tabs>
          <w:tab w:val="num" w:pos="1081"/>
        </w:tabs>
        <w:ind w:left="1081" w:hanging="360"/>
      </w:pPr>
    </w:lvl>
    <w:lvl w:ilvl="2" w:tplc="75E67738" w:tentative="1">
      <w:start w:val="1"/>
      <w:numFmt w:val="decimal"/>
      <w:lvlText w:val="%3."/>
      <w:lvlJc w:val="left"/>
      <w:pPr>
        <w:tabs>
          <w:tab w:val="num" w:pos="1801"/>
        </w:tabs>
        <w:ind w:left="1801" w:hanging="360"/>
      </w:pPr>
    </w:lvl>
    <w:lvl w:ilvl="3" w:tplc="1F961BE8" w:tentative="1">
      <w:start w:val="1"/>
      <w:numFmt w:val="decimal"/>
      <w:lvlText w:val="%4."/>
      <w:lvlJc w:val="left"/>
      <w:pPr>
        <w:tabs>
          <w:tab w:val="num" w:pos="2521"/>
        </w:tabs>
        <w:ind w:left="2521" w:hanging="360"/>
      </w:pPr>
    </w:lvl>
    <w:lvl w:ilvl="4" w:tplc="03B8095A" w:tentative="1">
      <w:start w:val="1"/>
      <w:numFmt w:val="decimal"/>
      <w:lvlText w:val="%5."/>
      <w:lvlJc w:val="left"/>
      <w:pPr>
        <w:tabs>
          <w:tab w:val="num" w:pos="3241"/>
        </w:tabs>
        <w:ind w:left="3241" w:hanging="360"/>
      </w:pPr>
    </w:lvl>
    <w:lvl w:ilvl="5" w:tplc="052CD1DA" w:tentative="1">
      <w:start w:val="1"/>
      <w:numFmt w:val="decimal"/>
      <w:lvlText w:val="%6."/>
      <w:lvlJc w:val="left"/>
      <w:pPr>
        <w:tabs>
          <w:tab w:val="num" w:pos="3961"/>
        </w:tabs>
        <w:ind w:left="3961" w:hanging="360"/>
      </w:pPr>
    </w:lvl>
    <w:lvl w:ilvl="6" w:tplc="13DAFBC8" w:tentative="1">
      <w:start w:val="1"/>
      <w:numFmt w:val="decimal"/>
      <w:lvlText w:val="%7."/>
      <w:lvlJc w:val="left"/>
      <w:pPr>
        <w:tabs>
          <w:tab w:val="num" w:pos="4681"/>
        </w:tabs>
        <w:ind w:left="4681" w:hanging="360"/>
      </w:pPr>
    </w:lvl>
    <w:lvl w:ilvl="7" w:tplc="E10ADA54" w:tentative="1">
      <w:start w:val="1"/>
      <w:numFmt w:val="decimal"/>
      <w:lvlText w:val="%8."/>
      <w:lvlJc w:val="left"/>
      <w:pPr>
        <w:tabs>
          <w:tab w:val="num" w:pos="5401"/>
        </w:tabs>
        <w:ind w:left="5401" w:hanging="360"/>
      </w:pPr>
    </w:lvl>
    <w:lvl w:ilvl="8" w:tplc="610468BE" w:tentative="1">
      <w:start w:val="1"/>
      <w:numFmt w:val="decimal"/>
      <w:lvlText w:val="%9."/>
      <w:lvlJc w:val="left"/>
      <w:pPr>
        <w:tabs>
          <w:tab w:val="num" w:pos="6121"/>
        </w:tabs>
        <w:ind w:left="6121" w:hanging="360"/>
      </w:pPr>
    </w:lvl>
  </w:abstractNum>
  <w:num w:numId="1">
    <w:abstractNumId w:val="20"/>
  </w:num>
  <w:num w:numId="2">
    <w:abstractNumId w:val="68"/>
  </w:num>
  <w:num w:numId="3">
    <w:abstractNumId w:val="29"/>
  </w:num>
  <w:num w:numId="4">
    <w:abstractNumId w:val="88"/>
  </w:num>
  <w:num w:numId="5">
    <w:abstractNumId w:val="97"/>
  </w:num>
  <w:num w:numId="6">
    <w:abstractNumId w:val="93"/>
  </w:num>
  <w:num w:numId="7">
    <w:abstractNumId w:val="55"/>
  </w:num>
  <w:num w:numId="8">
    <w:abstractNumId w:val="64"/>
  </w:num>
  <w:num w:numId="9">
    <w:abstractNumId w:val="48"/>
  </w:num>
  <w:num w:numId="10">
    <w:abstractNumId w:val="35"/>
  </w:num>
  <w:num w:numId="11">
    <w:abstractNumId w:val="81"/>
  </w:num>
  <w:num w:numId="12">
    <w:abstractNumId w:val="43"/>
  </w:num>
  <w:num w:numId="13">
    <w:abstractNumId w:val="45"/>
  </w:num>
  <w:num w:numId="14">
    <w:abstractNumId w:val="7"/>
  </w:num>
  <w:num w:numId="15">
    <w:abstractNumId w:val="99"/>
  </w:num>
  <w:num w:numId="16">
    <w:abstractNumId w:val="39"/>
  </w:num>
  <w:num w:numId="17">
    <w:abstractNumId w:val="13"/>
  </w:num>
  <w:num w:numId="18">
    <w:abstractNumId w:val="70"/>
  </w:num>
  <w:num w:numId="19">
    <w:abstractNumId w:val="80"/>
  </w:num>
  <w:num w:numId="20">
    <w:abstractNumId w:val="19"/>
  </w:num>
  <w:num w:numId="21">
    <w:abstractNumId w:val="58"/>
  </w:num>
  <w:num w:numId="22">
    <w:abstractNumId w:val="15"/>
  </w:num>
  <w:num w:numId="23">
    <w:abstractNumId w:val="84"/>
  </w:num>
  <w:num w:numId="24">
    <w:abstractNumId w:val="54"/>
  </w:num>
  <w:num w:numId="25">
    <w:abstractNumId w:val="12"/>
  </w:num>
  <w:num w:numId="26">
    <w:abstractNumId w:val="94"/>
  </w:num>
  <w:num w:numId="27">
    <w:abstractNumId w:val="44"/>
  </w:num>
  <w:num w:numId="28">
    <w:abstractNumId w:val="104"/>
  </w:num>
  <w:num w:numId="29">
    <w:abstractNumId w:val="90"/>
  </w:num>
  <w:num w:numId="30">
    <w:abstractNumId w:val="6"/>
  </w:num>
  <w:num w:numId="31">
    <w:abstractNumId w:val="24"/>
  </w:num>
  <w:num w:numId="32">
    <w:abstractNumId w:val="0"/>
  </w:num>
  <w:num w:numId="33">
    <w:abstractNumId w:val="17"/>
  </w:num>
  <w:num w:numId="34">
    <w:abstractNumId w:val="72"/>
  </w:num>
  <w:num w:numId="35">
    <w:abstractNumId w:val="16"/>
  </w:num>
  <w:num w:numId="36">
    <w:abstractNumId w:val="46"/>
  </w:num>
  <w:num w:numId="37">
    <w:abstractNumId w:val="36"/>
  </w:num>
  <w:num w:numId="38">
    <w:abstractNumId w:val="9"/>
  </w:num>
  <w:num w:numId="39">
    <w:abstractNumId w:val="47"/>
  </w:num>
  <w:num w:numId="40">
    <w:abstractNumId w:val="8"/>
  </w:num>
  <w:num w:numId="41">
    <w:abstractNumId w:val="23"/>
  </w:num>
  <w:num w:numId="42">
    <w:abstractNumId w:val="106"/>
  </w:num>
  <w:num w:numId="43">
    <w:abstractNumId w:val="82"/>
  </w:num>
  <w:num w:numId="44">
    <w:abstractNumId w:val="85"/>
  </w:num>
  <w:num w:numId="45">
    <w:abstractNumId w:val="103"/>
  </w:num>
  <w:num w:numId="46">
    <w:abstractNumId w:val="78"/>
  </w:num>
  <w:num w:numId="47">
    <w:abstractNumId w:val="65"/>
  </w:num>
  <w:num w:numId="48">
    <w:abstractNumId w:val="96"/>
  </w:num>
  <w:num w:numId="49">
    <w:abstractNumId w:val="41"/>
  </w:num>
  <w:num w:numId="50">
    <w:abstractNumId w:val="53"/>
  </w:num>
  <w:num w:numId="51">
    <w:abstractNumId w:val="83"/>
  </w:num>
  <w:num w:numId="52">
    <w:abstractNumId w:val="38"/>
  </w:num>
  <w:num w:numId="53">
    <w:abstractNumId w:val="87"/>
  </w:num>
  <w:num w:numId="54">
    <w:abstractNumId w:val="28"/>
  </w:num>
  <w:num w:numId="55">
    <w:abstractNumId w:val="79"/>
  </w:num>
  <w:num w:numId="56">
    <w:abstractNumId w:val="61"/>
  </w:num>
  <w:num w:numId="57">
    <w:abstractNumId w:val="59"/>
  </w:num>
  <w:num w:numId="58">
    <w:abstractNumId w:val="40"/>
  </w:num>
  <w:num w:numId="59">
    <w:abstractNumId w:val="31"/>
  </w:num>
  <w:num w:numId="60">
    <w:abstractNumId w:val="3"/>
  </w:num>
  <w:num w:numId="61">
    <w:abstractNumId w:val="33"/>
  </w:num>
  <w:num w:numId="62">
    <w:abstractNumId w:val="51"/>
  </w:num>
  <w:num w:numId="63">
    <w:abstractNumId w:val="52"/>
  </w:num>
  <w:num w:numId="64">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2"/>
  </w:num>
  <w:num w:numId="66">
    <w:abstractNumId w:val="37"/>
  </w:num>
  <w:num w:numId="67">
    <w:abstractNumId w:val="89"/>
  </w:num>
  <w:num w:numId="68">
    <w:abstractNumId w:val="34"/>
  </w:num>
  <w:num w:numId="69">
    <w:abstractNumId w:val="86"/>
  </w:num>
  <w:num w:numId="70">
    <w:abstractNumId w:val="49"/>
  </w:num>
  <w:num w:numId="71">
    <w:abstractNumId w:val="71"/>
  </w:num>
  <w:num w:numId="72">
    <w:abstractNumId w:val="100"/>
  </w:num>
  <w:num w:numId="73">
    <w:abstractNumId w:val="32"/>
  </w:num>
  <w:num w:numId="74">
    <w:abstractNumId w:val="77"/>
  </w:num>
  <w:num w:numId="75">
    <w:abstractNumId w:val="30"/>
  </w:num>
  <w:num w:numId="76">
    <w:abstractNumId w:val="66"/>
  </w:num>
  <w:num w:numId="77">
    <w:abstractNumId w:val="75"/>
  </w:num>
  <w:num w:numId="78">
    <w:abstractNumId w:val="50"/>
  </w:num>
  <w:num w:numId="79">
    <w:abstractNumId w:val="5"/>
  </w:num>
  <w:num w:numId="80">
    <w:abstractNumId w:val="74"/>
  </w:num>
  <w:num w:numId="81">
    <w:abstractNumId w:val="60"/>
  </w:num>
  <w:num w:numId="82">
    <w:abstractNumId w:val="73"/>
  </w:num>
  <w:num w:numId="83">
    <w:abstractNumId w:val="18"/>
  </w:num>
  <w:num w:numId="84">
    <w:abstractNumId w:val="26"/>
  </w:num>
  <w:num w:numId="85">
    <w:abstractNumId w:val="91"/>
  </w:num>
  <w:num w:numId="86">
    <w:abstractNumId w:val="2"/>
  </w:num>
  <w:num w:numId="87">
    <w:abstractNumId w:val="63"/>
  </w:num>
  <w:num w:numId="88">
    <w:abstractNumId w:val="76"/>
  </w:num>
  <w:num w:numId="89">
    <w:abstractNumId w:val="42"/>
  </w:num>
  <w:num w:numId="90">
    <w:abstractNumId w:val="25"/>
  </w:num>
  <w:num w:numId="91">
    <w:abstractNumId w:val="62"/>
  </w:num>
  <w:num w:numId="92">
    <w:abstractNumId w:val="67"/>
  </w:num>
  <w:num w:numId="93">
    <w:abstractNumId w:val="57"/>
  </w:num>
  <w:num w:numId="94">
    <w:abstractNumId w:val="98"/>
  </w:num>
  <w:num w:numId="95">
    <w:abstractNumId w:val="27"/>
  </w:num>
  <w:num w:numId="96">
    <w:abstractNumId w:val="21"/>
  </w:num>
  <w:num w:numId="97">
    <w:abstractNumId w:val="69"/>
  </w:num>
  <w:num w:numId="98">
    <w:abstractNumId w:val="10"/>
  </w:num>
  <w:num w:numId="99">
    <w:abstractNumId w:val="105"/>
  </w:num>
  <w:num w:numId="100">
    <w:abstractNumId w:val="56"/>
  </w:num>
  <w:num w:numId="101">
    <w:abstractNumId w:val="14"/>
  </w:num>
  <w:num w:numId="102">
    <w:abstractNumId w:val="95"/>
  </w:num>
  <w:num w:numId="103">
    <w:abstractNumId w:val="11"/>
  </w:num>
  <w:num w:numId="104">
    <w:abstractNumId w:val="1"/>
  </w:num>
  <w:num w:numId="105">
    <w:abstractNumId w:val="101"/>
  </w:num>
  <w:num w:numId="106">
    <w:abstractNumId w:val="102"/>
  </w:num>
  <w:num w:numId="107">
    <w:abstractNumId w:val="92"/>
  </w:num>
  <w:num w:numId="108">
    <w:abstractNumId w:val="4"/>
  </w:num>
  <w:numIdMacAtCleanup w:val="10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Francisco Oliva">
    <w15:presenceInfo w15:providerId="AD" w15:userId="S-1-5-21-1314614057-3269487760-4196212520-30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defaultTabStop w:val="708"/>
  <w:autoHyphenation/>
  <w:hyphenationZone w:val="425"/>
  <w:drawingGridHorizontalSpacing w:val="108"/>
  <w:drawingGridVerticalSpacing w:val="181"/>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30B"/>
    <w:rsid w:val="00000B78"/>
    <w:rsid w:val="00003DF9"/>
    <w:rsid w:val="0000663F"/>
    <w:rsid w:val="0000751F"/>
    <w:rsid w:val="000113F3"/>
    <w:rsid w:val="00011EBF"/>
    <w:rsid w:val="00013005"/>
    <w:rsid w:val="00017090"/>
    <w:rsid w:val="00023F6F"/>
    <w:rsid w:val="00024557"/>
    <w:rsid w:val="00026D42"/>
    <w:rsid w:val="00032426"/>
    <w:rsid w:val="00035403"/>
    <w:rsid w:val="00036D74"/>
    <w:rsid w:val="00040D30"/>
    <w:rsid w:val="00043694"/>
    <w:rsid w:val="00052323"/>
    <w:rsid w:val="00076245"/>
    <w:rsid w:val="000A6FA8"/>
    <w:rsid w:val="000A7361"/>
    <w:rsid w:val="000B23C1"/>
    <w:rsid w:val="000B48BA"/>
    <w:rsid w:val="000B66C9"/>
    <w:rsid w:val="000B6E02"/>
    <w:rsid w:val="000C46DE"/>
    <w:rsid w:val="000D2DBD"/>
    <w:rsid w:val="000D5B43"/>
    <w:rsid w:val="000E1CA1"/>
    <w:rsid w:val="000E1DD1"/>
    <w:rsid w:val="000E7B36"/>
    <w:rsid w:val="00101B9C"/>
    <w:rsid w:val="00103573"/>
    <w:rsid w:val="001065F6"/>
    <w:rsid w:val="001346E2"/>
    <w:rsid w:val="00152435"/>
    <w:rsid w:val="00155437"/>
    <w:rsid w:val="00174DE7"/>
    <w:rsid w:val="00181A69"/>
    <w:rsid w:val="00190C42"/>
    <w:rsid w:val="0019392F"/>
    <w:rsid w:val="00194580"/>
    <w:rsid w:val="001956A2"/>
    <w:rsid w:val="001972E6"/>
    <w:rsid w:val="001A6D81"/>
    <w:rsid w:val="001B087E"/>
    <w:rsid w:val="001C144F"/>
    <w:rsid w:val="001C279C"/>
    <w:rsid w:val="001D46F2"/>
    <w:rsid w:val="001E2105"/>
    <w:rsid w:val="001E3C8E"/>
    <w:rsid w:val="001F2408"/>
    <w:rsid w:val="001F64B0"/>
    <w:rsid w:val="00211776"/>
    <w:rsid w:val="002131BA"/>
    <w:rsid w:val="00215B53"/>
    <w:rsid w:val="00233293"/>
    <w:rsid w:val="002428DF"/>
    <w:rsid w:val="0024610E"/>
    <w:rsid w:val="00256A0A"/>
    <w:rsid w:val="00274E1C"/>
    <w:rsid w:val="0027727D"/>
    <w:rsid w:val="002775EC"/>
    <w:rsid w:val="00285B19"/>
    <w:rsid w:val="002A6B6F"/>
    <w:rsid w:val="002A73D5"/>
    <w:rsid w:val="002C2571"/>
    <w:rsid w:val="002C5F87"/>
    <w:rsid w:val="002C6109"/>
    <w:rsid w:val="002D1B6B"/>
    <w:rsid w:val="002D4825"/>
    <w:rsid w:val="002F438E"/>
    <w:rsid w:val="00304B4F"/>
    <w:rsid w:val="00305B83"/>
    <w:rsid w:val="00307F51"/>
    <w:rsid w:val="0031784E"/>
    <w:rsid w:val="00317F91"/>
    <w:rsid w:val="00323DD3"/>
    <w:rsid w:val="0032759D"/>
    <w:rsid w:val="00330FCE"/>
    <w:rsid w:val="00336EF0"/>
    <w:rsid w:val="00337FC5"/>
    <w:rsid w:val="00350304"/>
    <w:rsid w:val="00360638"/>
    <w:rsid w:val="00364783"/>
    <w:rsid w:val="00383242"/>
    <w:rsid w:val="003965A9"/>
    <w:rsid w:val="00397AE9"/>
    <w:rsid w:val="003B2231"/>
    <w:rsid w:val="003B4064"/>
    <w:rsid w:val="003B4C1B"/>
    <w:rsid w:val="003B5A09"/>
    <w:rsid w:val="003B65C7"/>
    <w:rsid w:val="003B66EB"/>
    <w:rsid w:val="003C1E36"/>
    <w:rsid w:val="003D1905"/>
    <w:rsid w:val="003E14E6"/>
    <w:rsid w:val="003F5FFA"/>
    <w:rsid w:val="00422C61"/>
    <w:rsid w:val="0042322E"/>
    <w:rsid w:val="00446A30"/>
    <w:rsid w:val="00446FD3"/>
    <w:rsid w:val="004806A3"/>
    <w:rsid w:val="0048567C"/>
    <w:rsid w:val="00485978"/>
    <w:rsid w:val="00495E8F"/>
    <w:rsid w:val="004A0E5F"/>
    <w:rsid w:val="004A195A"/>
    <w:rsid w:val="004B0F16"/>
    <w:rsid w:val="004B2A49"/>
    <w:rsid w:val="004B5B1C"/>
    <w:rsid w:val="004B60C1"/>
    <w:rsid w:val="004C4603"/>
    <w:rsid w:val="004D4C54"/>
    <w:rsid w:val="004D730B"/>
    <w:rsid w:val="004E1B06"/>
    <w:rsid w:val="004E32A6"/>
    <w:rsid w:val="004E63C4"/>
    <w:rsid w:val="004E75A6"/>
    <w:rsid w:val="004F0801"/>
    <w:rsid w:val="004F0E2D"/>
    <w:rsid w:val="004F28E0"/>
    <w:rsid w:val="004F74EA"/>
    <w:rsid w:val="005023FC"/>
    <w:rsid w:val="00506A3F"/>
    <w:rsid w:val="00523F19"/>
    <w:rsid w:val="00526B9C"/>
    <w:rsid w:val="00530F36"/>
    <w:rsid w:val="00531102"/>
    <w:rsid w:val="00535DD0"/>
    <w:rsid w:val="005417A1"/>
    <w:rsid w:val="00546EDD"/>
    <w:rsid w:val="00553002"/>
    <w:rsid w:val="0055430A"/>
    <w:rsid w:val="00570E9A"/>
    <w:rsid w:val="0057609E"/>
    <w:rsid w:val="005B4D37"/>
    <w:rsid w:val="005C4FD3"/>
    <w:rsid w:val="005D1911"/>
    <w:rsid w:val="005D64BB"/>
    <w:rsid w:val="005E2414"/>
    <w:rsid w:val="005E4FCE"/>
    <w:rsid w:val="005E6DE7"/>
    <w:rsid w:val="005F309F"/>
    <w:rsid w:val="005F4555"/>
    <w:rsid w:val="005F681E"/>
    <w:rsid w:val="00604532"/>
    <w:rsid w:val="00613E39"/>
    <w:rsid w:val="00621C85"/>
    <w:rsid w:val="00623B13"/>
    <w:rsid w:val="006312ED"/>
    <w:rsid w:val="0063190E"/>
    <w:rsid w:val="00637563"/>
    <w:rsid w:val="006500D4"/>
    <w:rsid w:val="006613EF"/>
    <w:rsid w:val="00673CAF"/>
    <w:rsid w:val="006932A2"/>
    <w:rsid w:val="006B1E67"/>
    <w:rsid w:val="006B7C76"/>
    <w:rsid w:val="006C0B95"/>
    <w:rsid w:val="006C0F10"/>
    <w:rsid w:val="006C3795"/>
    <w:rsid w:val="006C39F7"/>
    <w:rsid w:val="006D0B77"/>
    <w:rsid w:val="006D364B"/>
    <w:rsid w:val="006E14B3"/>
    <w:rsid w:val="006E6608"/>
    <w:rsid w:val="006E72EE"/>
    <w:rsid w:val="00707AB8"/>
    <w:rsid w:val="00710D66"/>
    <w:rsid w:val="00736406"/>
    <w:rsid w:val="00743207"/>
    <w:rsid w:val="00751C8D"/>
    <w:rsid w:val="00763C72"/>
    <w:rsid w:val="00770FC0"/>
    <w:rsid w:val="00780E71"/>
    <w:rsid w:val="007848A7"/>
    <w:rsid w:val="007856D9"/>
    <w:rsid w:val="007905AA"/>
    <w:rsid w:val="00792EF1"/>
    <w:rsid w:val="007A4184"/>
    <w:rsid w:val="007B6DF4"/>
    <w:rsid w:val="007C4E73"/>
    <w:rsid w:val="007C4F3C"/>
    <w:rsid w:val="007C6F52"/>
    <w:rsid w:val="007D4049"/>
    <w:rsid w:val="007D6877"/>
    <w:rsid w:val="007E157F"/>
    <w:rsid w:val="007E7B0C"/>
    <w:rsid w:val="007F104C"/>
    <w:rsid w:val="007F43E2"/>
    <w:rsid w:val="00806AB8"/>
    <w:rsid w:val="00806DEB"/>
    <w:rsid w:val="00811942"/>
    <w:rsid w:val="00815820"/>
    <w:rsid w:val="00821502"/>
    <w:rsid w:val="00826A80"/>
    <w:rsid w:val="00833FEB"/>
    <w:rsid w:val="00844114"/>
    <w:rsid w:val="00850B12"/>
    <w:rsid w:val="0085162D"/>
    <w:rsid w:val="00864E1D"/>
    <w:rsid w:val="00873448"/>
    <w:rsid w:val="008737AA"/>
    <w:rsid w:val="008759FA"/>
    <w:rsid w:val="00875AC4"/>
    <w:rsid w:val="00876DCE"/>
    <w:rsid w:val="00876E19"/>
    <w:rsid w:val="00876EAB"/>
    <w:rsid w:val="00883DD5"/>
    <w:rsid w:val="00893547"/>
    <w:rsid w:val="008A7266"/>
    <w:rsid w:val="008B663E"/>
    <w:rsid w:val="008B7218"/>
    <w:rsid w:val="008C1865"/>
    <w:rsid w:val="008C5E0C"/>
    <w:rsid w:val="008C6A9E"/>
    <w:rsid w:val="008D401F"/>
    <w:rsid w:val="008E591D"/>
    <w:rsid w:val="008F42FE"/>
    <w:rsid w:val="009017EF"/>
    <w:rsid w:val="009035FA"/>
    <w:rsid w:val="00903A9F"/>
    <w:rsid w:val="00903F17"/>
    <w:rsid w:val="009109A5"/>
    <w:rsid w:val="009157BE"/>
    <w:rsid w:val="00917366"/>
    <w:rsid w:val="009212E9"/>
    <w:rsid w:val="00930058"/>
    <w:rsid w:val="0093063D"/>
    <w:rsid w:val="0093398B"/>
    <w:rsid w:val="00937296"/>
    <w:rsid w:val="00937A7E"/>
    <w:rsid w:val="0094297E"/>
    <w:rsid w:val="0094485D"/>
    <w:rsid w:val="009524DF"/>
    <w:rsid w:val="00954E87"/>
    <w:rsid w:val="0096047C"/>
    <w:rsid w:val="00960612"/>
    <w:rsid w:val="009632CD"/>
    <w:rsid w:val="009659B2"/>
    <w:rsid w:val="00972649"/>
    <w:rsid w:val="00973085"/>
    <w:rsid w:val="00976C0F"/>
    <w:rsid w:val="00980707"/>
    <w:rsid w:val="00982F82"/>
    <w:rsid w:val="00984AF2"/>
    <w:rsid w:val="00984B85"/>
    <w:rsid w:val="00991521"/>
    <w:rsid w:val="00994F02"/>
    <w:rsid w:val="0099602B"/>
    <w:rsid w:val="009A4F3D"/>
    <w:rsid w:val="009B1317"/>
    <w:rsid w:val="009C001B"/>
    <w:rsid w:val="009C1B52"/>
    <w:rsid w:val="009C1CB6"/>
    <w:rsid w:val="009C1E0E"/>
    <w:rsid w:val="009C2E04"/>
    <w:rsid w:val="009C5FA9"/>
    <w:rsid w:val="009D047D"/>
    <w:rsid w:val="009D1E88"/>
    <w:rsid w:val="009D736F"/>
    <w:rsid w:val="009F17BD"/>
    <w:rsid w:val="009F2DF0"/>
    <w:rsid w:val="00A13232"/>
    <w:rsid w:val="00A15EF7"/>
    <w:rsid w:val="00A1694A"/>
    <w:rsid w:val="00A30538"/>
    <w:rsid w:val="00A36CF8"/>
    <w:rsid w:val="00A54AE1"/>
    <w:rsid w:val="00A62B35"/>
    <w:rsid w:val="00A705F4"/>
    <w:rsid w:val="00A811BB"/>
    <w:rsid w:val="00A877D0"/>
    <w:rsid w:val="00A92F74"/>
    <w:rsid w:val="00A92FE3"/>
    <w:rsid w:val="00A933B1"/>
    <w:rsid w:val="00AA61A2"/>
    <w:rsid w:val="00AB0611"/>
    <w:rsid w:val="00AB0935"/>
    <w:rsid w:val="00AB2CE7"/>
    <w:rsid w:val="00AB6730"/>
    <w:rsid w:val="00AC06BE"/>
    <w:rsid w:val="00AD11B7"/>
    <w:rsid w:val="00AE4228"/>
    <w:rsid w:val="00AF6A6E"/>
    <w:rsid w:val="00B04D88"/>
    <w:rsid w:val="00B16A58"/>
    <w:rsid w:val="00B45F2A"/>
    <w:rsid w:val="00B644E1"/>
    <w:rsid w:val="00B67156"/>
    <w:rsid w:val="00B70FE0"/>
    <w:rsid w:val="00B74E41"/>
    <w:rsid w:val="00B822D5"/>
    <w:rsid w:val="00B957D3"/>
    <w:rsid w:val="00B97F0E"/>
    <w:rsid w:val="00BA39F5"/>
    <w:rsid w:val="00BA4631"/>
    <w:rsid w:val="00BC7D56"/>
    <w:rsid w:val="00BE5981"/>
    <w:rsid w:val="00BE6151"/>
    <w:rsid w:val="00BF0D14"/>
    <w:rsid w:val="00C1135E"/>
    <w:rsid w:val="00C15315"/>
    <w:rsid w:val="00C26564"/>
    <w:rsid w:val="00C33DFA"/>
    <w:rsid w:val="00C42900"/>
    <w:rsid w:val="00C471CF"/>
    <w:rsid w:val="00C71707"/>
    <w:rsid w:val="00C727BB"/>
    <w:rsid w:val="00C812B1"/>
    <w:rsid w:val="00C825AA"/>
    <w:rsid w:val="00CA5731"/>
    <w:rsid w:val="00CB0913"/>
    <w:rsid w:val="00CD01EB"/>
    <w:rsid w:val="00CE18D6"/>
    <w:rsid w:val="00CF00A8"/>
    <w:rsid w:val="00D05AFC"/>
    <w:rsid w:val="00D0686B"/>
    <w:rsid w:val="00D1002F"/>
    <w:rsid w:val="00D21646"/>
    <w:rsid w:val="00D22C7B"/>
    <w:rsid w:val="00D31F98"/>
    <w:rsid w:val="00D41E51"/>
    <w:rsid w:val="00D64167"/>
    <w:rsid w:val="00D673DE"/>
    <w:rsid w:val="00D7046A"/>
    <w:rsid w:val="00D770C6"/>
    <w:rsid w:val="00D81C74"/>
    <w:rsid w:val="00D8631D"/>
    <w:rsid w:val="00D9008F"/>
    <w:rsid w:val="00D95DDC"/>
    <w:rsid w:val="00DB1C00"/>
    <w:rsid w:val="00DD2633"/>
    <w:rsid w:val="00DD375F"/>
    <w:rsid w:val="00DD4299"/>
    <w:rsid w:val="00DE4745"/>
    <w:rsid w:val="00DF2A41"/>
    <w:rsid w:val="00DF4145"/>
    <w:rsid w:val="00DF4D6A"/>
    <w:rsid w:val="00E0117A"/>
    <w:rsid w:val="00E17D95"/>
    <w:rsid w:val="00E205F4"/>
    <w:rsid w:val="00E21522"/>
    <w:rsid w:val="00E2245C"/>
    <w:rsid w:val="00E34461"/>
    <w:rsid w:val="00E34A85"/>
    <w:rsid w:val="00E34AFA"/>
    <w:rsid w:val="00E35182"/>
    <w:rsid w:val="00E6223C"/>
    <w:rsid w:val="00E63E6E"/>
    <w:rsid w:val="00E65A2E"/>
    <w:rsid w:val="00E71EB7"/>
    <w:rsid w:val="00E72162"/>
    <w:rsid w:val="00E7245E"/>
    <w:rsid w:val="00E84BC6"/>
    <w:rsid w:val="00E87A60"/>
    <w:rsid w:val="00E9168C"/>
    <w:rsid w:val="00E96025"/>
    <w:rsid w:val="00E97334"/>
    <w:rsid w:val="00E97A17"/>
    <w:rsid w:val="00EA2472"/>
    <w:rsid w:val="00EA539D"/>
    <w:rsid w:val="00EA5B4A"/>
    <w:rsid w:val="00EA5F64"/>
    <w:rsid w:val="00EB4CA6"/>
    <w:rsid w:val="00EB59B9"/>
    <w:rsid w:val="00EC1AAE"/>
    <w:rsid w:val="00EC42AA"/>
    <w:rsid w:val="00EF0684"/>
    <w:rsid w:val="00F1080A"/>
    <w:rsid w:val="00F2155B"/>
    <w:rsid w:val="00F30956"/>
    <w:rsid w:val="00F42D55"/>
    <w:rsid w:val="00F436E3"/>
    <w:rsid w:val="00F45EE2"/>
    <w:rsid w:val="00F5032E"/>
    <w:rsid w:val="00F52669"/>
    <w:rsid w:val="00F538BC"/>
    <w:rsid w:val="00F56BC8"/>
    <w:rsid w:val="00F6507A"/>
    <w:rsid w:val="00F65B4C"/>
    <w:rsid w:val="00F84006"/>
    <w:rsid w:val="00F84C45"/>
    <w:rsid w:val="00F85DA8"/>
    <w:rsid w:val="00F86A83"/>
    <w:rsid w:val="00F90DAA"/>
    <w:rsid w:val="00F9582C"/>
    <w:rsid w:val="00F96B7E"/>
    <w:rsid w:val="00FB3513"/>
    <w:rsid w:val="00FB42F2"/>
    <w:rsid w:val="00FB51C6"/>
    <w:rsid w:val="00FB68FA"/>
    <w:rsid w:val="00FC1779"/>
    <w:rsid w:val="00FC52A0"/>
    <w:rsid w:val="00FD2E9B"/>
    <w:rsid w:val="00FD69A8"/>
    <w:rsid w:val="00FE1080"/>
    <w:rsid w:val="00FE1278"/>
    <w:rsid w:val="00FE2311"/>
    <w:rsid w:val="00FE5094"/>
    <w:rsid w:val="00FE6F3E"/>
    <w:rsid w:val="00FE7AE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60C156"/>
  <w15:docId w15:val="{742B8F0A-C423-451B-9742-F8D393BB6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5B4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850B1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nhideWhenUsed/>
    <w:qFormat/>
    <w:rsid w:val="001F64B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qFormat/>
    <w:rsid w:val="009632CD"/>
    <w:pPr>
      <w:keepNext/>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before="240" w:after="60" w:line="216" w:lineRule="atLeast"/>
      <w:textAlignment w:val="baseline"/>
      <w:outlineLvl w:val="3"/>
    </w:pPr>
    <w:rPr>
      <w:rFonts w:ascii="Times New Roman" w:eastAsia="Times New Roman" w:hAnsi="Times New Roman" w:cs="Times New Roman"/>
      <w:i/>
      <w:sz w:val="24"/>
      <w:szCs w:val="20"/>
      <w:lang w:val="es-ES_tradnl" w:eastAsia="es-ES_tradnl"/>
    </w:rPr>
  </w:style>
  <w:style w:type="paragraph" w:styleId="Ttulo9">
    <w:name w:val="heading 9"/>
    <w:basedOn w:val="Normal"/>
    <w:next w:val="Normal"/>
    <w:link w:val="Ttulo9Car"/>
    <w:autoRedefine/>
    <w:uiPriority w:val="9"/>
    <w:unhideWhenUsed/>
    <w:qFormat/>
    <w:rsid w:val="009632CD"/>
    <w:pPr>
      <w:pageBreakBefore/>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before="120" w:after="60" w:line="216" w:lineRule="atLeast"/>
      <w:jc w:val="both"/>
      <w:textAlignment w:val="baseline"/>
      <w:outlineLvl w:val="8"/>
    </w:pPr>
    <w:rPr>
      <w:rFonts w:ascii="Calibri" w:eastAsia="Times New Roman" w:hAnsi="Calibri" w:cs="Times New Roman"/>
      <w:iCs/>
      <w:smallCaps/>
      <w:color w:val="404040"/>
      <w:sz w:val="24"/>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73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D730B"/>
  </w:style>
  <w:style w:type="paragraph" w:styleId="Piedepgina">
    <w:name w:val="footer"/>
    <w:basedOn w:val="Normal"/>
    <w:link w:val="PiedepginaCar"/>
    <w:uiPriority w:val="99"/>
    <w:unhideWhenUsed/>
    <w:rsid w:val="004D73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D730B"/>
  </w:style>
  <w:style w:type="table" w:styleId="Tablaconcuadrcula">
    <w:name w:val="Table Grid"/>
    <w:basedOn w:val="Tablanormal"/>
    <w:uiPriority w:val="59"/>
    <w:rsid w:val="004D730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globo">
    <w:name w:val="Balloon Text"/>
    <w:basedOn w:val="Normal"/>
    <w:link w:val="TextodegloboCar"/>
    <w:uiPriority w:val="99"/>
    <w:semiHidden/>
    <w:unhideWhenUsed/>
    <w:rsid w:val="004D730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D730B"/>
    <w:rPr>
      <w:rFonts w:ascii="Tahoma" w:hAnsi="Tahoma" w:cs="Tahoma"/>
      <w:sz w:val="16"/>
      <w:szCs w:val="16"/>
    </w:rPr>
  </w:style>
  <w:style w:type="paragraph" w:styleId="Textoindependiente">
    <w:name w:val="Body Text"/>
    <w:basedOn w:val="Normal"/>
    <w:link w:val="TextoindependienteCar"/>
    <w:rsid w:val="00446FD3"/>
    <w:pPr>
      <w:spacing w:after="0" w:line="240" w:lineRule="auto"/>
      <w:jc w:val="center"/>
    </w:pPr>
    <w:rPr>
      <w:rFonts w:ascii="Tahoma" w:eastAsia="Times New Roman" w:hAnsi="Tahoma" w:cs="Times New Roman"/>
      <w:b/>
      <w:sz w:val="24"/>
      <w:szCs w:val="20"/>
      <w:lang w:val="es-ES_tradnl" w:eastAsia="es-ES"/>
    </w:rPr>
  </w:style>
  <w:style w:type="character" w:customStyle="1" w:styleId="TextoindependienteCar">
    <w:name w:val="Texto independiente Car"/>
    <w:basedOn w:val="Fuentedeprrafopredeter"/>
    <w:link w:val="Textoindependiente"/>
    <w:rsid w:val="00446FD3"/>
    <w:rPr>
      <w:rFonts w:ascii="Tahoma" w:eastAsia="Times New Roman" w:hAnsi="Tahoma" w:cs="Times New Roman"/>
      <w:b/>
      <w:sz w:val="24"/>
      <w:szCs w:val="20"/>
      <w:lang w:val="es-ES_tradnl" w:eastAsia="es-ES"/>
    </w:rPr>
  </w:style>
  <w:style w:type="paragraph" w:styleId="Prrafodelista">
    <w:name w:val="List Paragraph"/>
    <w:basedOn w:val="Normal"/>
    <w:uiPriority w:val="34"/>
    <w:qFormat/>
    <w:rsid w:val="00446FD3"/>
    <w:pPr>
      <w:spacing w:after="0" w:line="240" w:lineRule="auto"/>
      <w:ind w:left="708"/>
    </w:pPr>
    <w:rPr>
      <w:rFonts w:ascii="Times New Roman" w:eastAsia="Times New Roman" w:hAnsi="Times New Roman" w:cs="Times New Roman"/>
      <w:sz w:val="24"/>
      <w:szCs w:val="24"/>
      <w:lang w:val="es-CL" w:eastAsia="es-ES"/>
    </w:rPr>
  </w:style>
  <w:style w:type="character" w:styleId="Hipervnculo">
    <w:name w:val="Hyperlink"/>
    <w:basedOn w:val="Fuentedeprrafopredeter"/>
    <w:uiPriority w:val="99"/>
    <w:rsid w:val="00446FD3"/>
    <w:rPr>
      <w:color w:val="0000FF" w:themeColor="hyperlink"/>
      <w:u w:val="single"/>
    </w:rPr>
  </w:style>
  <w:style w:type="paragraph" w:styleId="Sangradetextonormal">
    <w:name w:val="Body Text Indent"/>
    <w:basedOn w:val="Normal"/>
    <w:link w:val="SangradetextonormalCar"/>
    <w:uiPriority w:val="99"/>
    <w:semiHidden/>
    <w:unhideWhenUsed/>
    <w:rsid w:val="00623B13"/>
    <w:pPr>
      <w:spacing w:after="120"/>
      <w:ind w:left="283"/>
    </w:pPr>
  </w:style>
  <w:style w:type="character" w:customStyle="1" w:styleId="SangradetextonormalCar">
    <w:name w:val="Sangría de texto normal Car"/>
    <w:basedOn w:val="Fuentedeprrafopredeter"/>
    <w:link w:val="Sangradetextonormal"/>
    <w:uiPriority w:val="99"/>
    <w:semiHidden/>
    <w:rsid w:val="00623B13"/>
  </w:style>
  <w:style w:type="paragraph" w:styleId="Ttulo">
    <w:name w:val="Title"/>
    <w:basedOn w:val="Normal"/>
    <w:link w:val="TtuloCar"/>
    <w:qFormat/>
    <w:rsid w:val="009F17BD"/>
    <w:pPr>
      <w:spacing w:after="0" w:line="240" w:lineRule="auto"/>
      <w:jc w:val="center"/>
    </w:pPr>
    <w:rPr>
      <w:rFonts w:ascii="Tahoma" w:eastAsia="Times New Roman" w:hAnsi="Tahoma" w:cs="Times New Roman"/>
      <w:szCs w:val="20"/>
      <w:lang w:val="es-ES" w:eastAsia="es-ES"/>
    </w:rPr>
  </w:style>
  <w:style w:type="character" w:customStyle="1" w:styleId="TtuloCar">
    <w:name w:val="Título Car"/>
    <w:basedOn w:val="Fuentedeprrafopredeter"/>
    <w:link w:val="Ttulo"/>
    <w:rsid w:val="009F17BD"/>
    <w:rPr>
      <w:rFonts w:ascii="Tahoma" w:eastAsia="Times New Roman" w:hAnsi="Tahoma" w:cs="Times New Roman"/>
      <w:szCs w:val="20"/>
      <w:lang w:val="es-ES" w:eastAsia="es-ES"/>
    </w:rPr>
  </w:style>
  <w:style w:type="character" w:customStyle="1" w:styleId="Ttulo2Car">
    <w:name w:val="Título 2 Car"/>
    <w:basedOn w:val="Fuentedeprrafopredeter"/>
    <w:link w:val="Ttulo2"/>
    <w:uiPriority w:val="9"/>
    <w:rsid w:val="00850B12"/>
    <w:rPr>
      <w:rFonts w:asciiTheme="majorHAnsi" w:eastAsiaTheme="majorEastAsia" w:hAnsiTheme="majorHAnsi" w:cstheme="majorBidi"/>
      <w:color w:val="365F91" w:themeColor="accent1" w:themeShade="BF"/>
      <w:sz w:val="26"/>
      <w:szCs w:val="26"/>
    </w:rPr>
  </w:style>
  <w:style w:type="character" w:customStyle="1" w:styleId="Ttulo1Car">
    <w:name w:val="Título 1 Car"/>
    <w:basedOn w:val="Fuentedeprrafopredeter"/>
    <w:link w:val="Ttulo1"/>
    <w:uiPriority w:val="9"/>
    <w:rsid w:val="00F65B4C"/>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F65B4C"/>
    <w:pPr>
      <w:autoSpaceDE w:val="0"/>
      <w:autoSpaceDN w:val="0"/>
      <w:adjustRightInd w:val="0"/>
      <w:spacing w:after="0" w:line="240" w:lineRule="auto"/>
    </w:pPr>
    <w:rPr>
      <w:rFonts w:ascii="Arial" w:hAnsi="Arial" w:cs="Arial"/>
      <w:color w:val="000000"/>
      <w:sz w:val="24"/>
      <w:szCs w:val="24"/>
      <w:lang w:val="es-CL"/>
    </w:rPr>
  </w:style>
  <w:style w:type="paragraph" w:customStyle="1" w:styleId="Punteoextenso">
    <w:name w:val="Punteo extenso"/>
    <w:basedOn w:val="Normal"/>
    <w:link w:val="PunteoextensoCar"/>
    <w:qFormat/>
    <w:rsid w:val="00883DD5"/>
    <w:pPr>
      <w:numPr>
        <w:numId w:val="8"/>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60" w:line="216" w:lineRule="atLeast"/>
      <w:jc w:val="both"/>
      <w:textAlignment w:val="baseline"/>
    </w:pPr>
    <w:rPr>
      <w:rFonts w:ascii="Times New Roman" w:eastAsia="Times New Roman" w:hAnsi="Times New Roman" w:cs="Times New Roman"/>
      <w:sz w:val="24"/>
      <w:szCs w:val="20"/>
      <w:lang w:val="es-ES_tradnl" w:eastAsia="es-ES_tradnl"/>
    </w:rPr>
  </w:style>
  <w:style w:type="paragraph" w:customStyle="1" w:styleId="punteoextse">
    <w:name w:val="punteo ext s/e"/>
    <w:basedOn w:val="Punteoextenso"/>
    <w:link w:val="punteoextseCar"/>
    <w:qFormat/>
    <w:rsid w:val="00883DD5"/>
    <w:pPr>
      <w:spacing w:after="0"/>
    </w:pPr>
  </w:style>
  <w:style w:type="character" w:customStyle="1" w:styleId="punteoextseCar">
    <w:name w:val="punteo ext s/e Car"/>
    <w:link w:val="punteoextse"/>
    <w:rsid w:val="00883DD5"/>
    <w:rPr>
      <w:rFonts w:ascii="Times New Roman" w:eastAsia="Times New Roman" w:hAnsi="Times New Roman" w:cs="Times New Roman"/>
      <w:sz w:val="24"/>
      <w:szCs w:val="20"/>
      <w:lang w:val="es-ES_tradnl" w:eastAsia="es-ES_tradnl"/>
    </w:rPr>
  </w:style>
  <w:style w:type="paragraph" w:customStyle="1" w:styleId="puntbrese">
    <w:name w:val="punt bre s/e"/>
    <w:basedOn w:val="Normal"/>
    <w:link w:val="puntbreseCar"/>
    <w:qFormat/>
    <w:rsid w:val="00883DD5"/>
    <w:pPr>
      <w:numPr>
        <w:numId w:val="9"/>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16" w:lineRule="atLeast"/>
      <w:jc w:val="both"/>
      <w:textAlignment w:val="baseline"/>
    </w:pPr>
    <w:rPr>
      <w:rFonts w:ascii="Times New Roman" w:eastAsia="Times New Roman" w:hAnsi="Times New Roman" w:cs="Times New Roman"/>
      <w:kern w:val="28"/>
      <w:sz w:val="24"/>
      <w:szCs w:val="24"/>
      <w:lang w:val="x-none" w:eastAsia="es-ES_tradnl"/>
    </w:rPr>
  </w:style>
  <w:style w:type="character" w:customStyle="1" w:styleId="puntbreseCar">
    <w:name w:val="punt bre s/e Car"/>
    <w:link w:val="puntbrese"/>
    <w:rsid w:val="00883DD5"/>
    <w:rPr>
      <w:rFonts w:ascii="Times New Roman" w:eastAsia="Times New Roman" w:hAnsi="Times New Roman" w:cs="Times New Roman"/>
      <w:kern w:val="28"/>
      <w:sz w:val="24"/>
      <w:szCs w:val="24"/>
      <w:lang w:val="x-none" w:eastAsia="es-ES_tradnl"/>
    </w:rPr>
  </w:style>
  <w:style w:type="paragraph" w:styleId="NormalWeb">
    <w:name w:val="Normal (Web)"/>
    <w:basedOn w:val="Normal"/>
    <w:uiPriority w:val="99"/>
    <w:unhideWhenUsed/>
    <w:rsid w:val="00883DD5"/>
    <w:pPr>
      <w:spacing w:before="100" w:beforeAutospacing="1" w:after="100" w:afterAutospacing="1" w:line="240" w:lineRule="auto"/>
    </w:pPr>
    <w:rPr>
      <w:rFonts w:ascii="Times New Roman" w:hAnsi="Times New Roman" w:cs="Times New Roman"/>
      <w:sz w:val="24"/>
      <w:szCs w:val="24"/>
      <w:lang w:val="es-ES" w:eastAsia="es-ES"/>
    </w:rPr>
  </w:style>
  <w:style w:type="character" w:customStyle="1" w:styleId="Ttulo3Car">
    <w:name w:val="Título 3 Car"/>
    <w:basedOn w:val="Fuentedeprrafopredeter"/>
    <w:link w:val="Ttulo3"/>
    <w:rsid w:val="001F64B0"/>
    <w:rPr>
      <w:rFonts w:asciiTheme="majorHAnsi" w:eastAsiaTheme="majorEastAsia" w:hAnsiTheme="majorHAnsi" w:cstheme="majorBidi"/>
      <w:color w:val="243F60" w:themeColor="accent1" w:themeShade="7F"/>
      <w:sz w:val="24"/>
      <w:szCs w:val="24"/>
    </w:rPr>
  </w:style>
  <w:style w:type="character" w:customStyle="1" w:styleId="Ttulo4Car">
    <w:name w:val="Título 4 Car"/>
    <w:basedOn w:val="Fuentedeprrafopredeter"/>
    <w:link w:val="Ttulo4"/>
    <w:rsid w:val="009632CD"/>
    <w:rPr>
      <w:rFonts w:ascii="Times New Roman" w:eastAsia="Times New Roman" w:hAnsi="Times New Roman" w:cs="Times New Roman"/>
      <w:i/>
      <w:sz w:val="24"/>
      <w:szCs w:val="20"/>
      <w:lang w:val="es-ES_tradnl" w:eastAsia="es-ES_tradnl"/>
    </w:rPr>
  </w:style>
  <w:style w:type="character" w:customStyle="1" w:styleId="Ttulo9Car">
    <w:name w:val="Título 9 Car"/>
    <w:basedOn w:val="Fuentedeprrafopredeter"/>
    <w:link w:val="Ttulo9"/>
    <w:uiPriority w:val="9"/>
    <w:rsid w:val="009632CD"/>
    <w:rPr>
      <w:rFonts w:ascii="Calibri" w:eastAsia="Times New Roman" w:hAnsi="Calibri" w:cs="Times New Roman"/>
      <w:iCs/>
      <w:smallCaps/>
      <w:color w:val="404040"/>
      <w:sz w:val="24"/>
      <w:szCs w:val="20"/>
      <w:lang w:val="es-ES_tradnl" w:eastAsia="es-ES"/>
    </w:rPr>
  </w:style>
  <w:style w:type="numbering" w:customStyle="1" w:styleId="Sinlista1">
    <w:name w:val="Sin lista1"/>
    <w:next w:val="Sinlista"/>
    <w:uiPriority w:val="99"/>
    <w:semiHidden/>
    <w:unhideWhenUsed/>
    <w:rsid w:val="009632CD"/>
  </w:style>
  <w:style w:type="paragraph" w:customStyle="1" w:styleId="tradicional">
    <w:name w:val="tradicional"/>
    <w:basedOn w:val="Ttulo3"/>
    <w:rsid w:val="009632CD"/>
    <w:pPr>
      <w:keepNext w:val="0"/>
      <w:keepLines w:val="0"/>
      <w:numPr>
        <w:numId w:val="52"/>
      </w:num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before="0" w:line="216" w:lineRule="atLeast"/>
      <w:jc w:val="both"/>
      <w:textAlignment w:val="baseline"/>
      <w:outlineLvl w:val="9"/>
    </w:pPr>
    <w:rPr>
      <w:rFonts w:ascii="Times New Roman" w:eastAsia="Times New Roman" w:hAnsi="Times New Roman" w:cs="Times New Roman"/>
      <w:color w:val="auto"/>
      <w:kern w:val="28"/>
      <w:lang w:val="es-ES_tradnl" w:eastAsia="es-ES_tradnl"/>
    </w:rPr>
  </w:style>
  <w:style w:type="paragraph" w:styleId="Textonotapie">
    <w:name w:val="footnote text"/>
    <w:basedOn w:val="Normal"/>
    <w:link w:val="TextonotapieCar"/>
    <w:semiHidden/>
    <w:rsid w:val="009632CD"/>
    <w:pPr>
      <w:tabs>
        <w:tab w:val="left" w:pos="1"/>
        <w:tab w:val="left" w:pos="360"/>
        <w:tab w:val="left" w:pos="726"/>
        <w:tab w:val="left" w:pos="1086"/>
        <w:tab w:val="left" w:pos="1446"/>
        <w:tab w:val="left" w:pos="1812"/>
        <w:tab w:val="left" w:pos="2172"/>
        <w:tab w:val="left" w:pos="2538"/>
        <w:tab w:val="left" w:pos="2898"/>
        <w:tab w:val="left" w:pos="3264"/>
        <w:tab w:val="left" w:pos="3624"/>
        <w:tab w:val="left" w:pos="3990"/>
        <w:tab w:val="left" w:pos="4350"/>
        <w:tab w:val="left" w:pos="4716"/>
        <w:tab w:val="left" w:pos="5076"/>
        <w:tab w:val="left" w:pos="5442"/>
        <w:tab w:val="left" w:pos="5802"/>
        <w:tab w:val="left" w:pos="6168"/>
        <w:tab w:val="left" w:pos="6528"/>
        <w:tab w:val="left" w:pos="6888"/>
        <w:tab w:val="left" w:pos="7254"/>
        <w:tab w:val="left" w:pos="7614"/>
        <w:tab w:val="left" w:pos="7980"/>
        <w:tab w:val="left" w:pos="8340"/>
        <w:tab w:val="left" w:pos="8706"/>
        <w:tab w:val="left" w:pos="9066"/>
        <w:tab w:val="left" w:pos="9432"/>
        <w:tab w:val="left" w:pos="9792"/>
        <w:tab w:val="left" w:pos="10158"/>
        <w:tab w:val="left" w:pos="10518"/>
        <w:tab w:val="left" w:pos="10884"/>
        <w:tab w:val="left" w:pos="11244"/>
        <w:tab w:val="left" w:pos="11610"/>
        <w:tab w:val="left" w:pos="11970"/>
        <w:tab w:val="left" w:pos="12330"/>
        <w:tab w:val="left" w:pos="12696"/>
        <w:tab w:val="left" w:pos="13056"/>
        <w:tab w:val="left" w:pos="13422"/>
        <w:tab w:val="left" w:pos="13782"/>
        <w:tab w:val="left" w:pos="14148"/>
      </w:tabs>
      <w:overflowPunct w:val="0"/>
      <w:autoSpaceDE w:val="0"/>
      <w:autoSpaceDN w:val="0"/>
      <w:adjustRightInd w:val="0"/>
      <w:spacing w:after="0" w:line="216" w:lineRule="atLeast"/>
      <w:jc w:val="both"/>
      <w:textAlignment w:val="baseline"/>
    </w:pPr>
    <w:rPr>
      <w:rFonts w:ascii="Times New Roman" w:eastAsia="Times New Roman" w:hAnsi="Times New Roman" w:cs="Times New Roman"/>
      <w:sz w:val="20"/>
      <w:szCs w:val="20"/>
      <w:lang w:val="es-ES_tradnl" w:eastAsia="es-ES_tradnl"/>
    </w:rPr>
  </w:style>
  <w:style w:type="character" w:customStyle="1" w:styleId="TextonotapieCar">
    <w:name w:val="Texto nota pie Car"/>
    <w:basedOn w:val="Fuentedeprrafopredeter"/>
    <w:link w:val="Textonotapie"/>
    <w:semiHidden/>
    <w:rsid w:val="009632CD"/>
    <w:rPr>
      <w:rFonts w:ascii="Times New Roman" w:eastAsia="Times New Roman" w:hAnsi="Times New Roman" w:cs="Times New Roman"/>
      <w:sz w:val="20"/>
      <w:szCs w:val="20"/>
      <w:lang w:val="es-ES_tradnl" w:eastAsia="es-ES_tradnl"/>
    </w:rPr>
  </w:style>
  <w:style w:type="character" w:styleId="Refdenotaalpie">
    <w:name w:val="footnote reference"/>
    <w:semiHidden/>
    <w:rsid w:val="009632CD"/>
    <w:rPr>
      <w:vertAlign w:val="superscript"/>
    </w:rPr>
  </w:style>
  <w:style w:type="paragraph" w:customStyle="1" w:styleId="punteobrevece">
    <w:name w:val="punteo breve c/e"/>
    <w:basedOn w:val="tradicional"/>
    <w:link w:val="punteobreveceCar"/>
    <w:qFormat/>
    <w:rsid w:val="009632CD"/>
    <w:pPr>
      <w:spacing w:after="60"/>
      <w:ind w:left="714" w:hanging="357"/>
    </w:pPr>
    <w:rPr>
      <w:lang w:val="x-none"/>
    </w:rPr>
  </w:style>
  <w:style w:type="character" w:customStyle="1" w:styleId="punteobreveceCar">
    <w:name w:val="punteo breve c/e Car"/>
    <w:link w:val="punteobrevece"/>
    <w:rsid w:val="009632CD"/>
    <w:rPr>
      <w:rFonts w:ascii="Times New Roman" w:eastAsia="Times New Roman" w:hAnsi="Times New Roman" w:cs="Times New Roman"/>
      <w:kern w:val="28"/>
      <w:sz w:val="24"/>
      <w:szCs w:val="24"/>
      <w:lang w:val="x-none" w:eastAsia="es-ES_tradnl"/>
    </w:rPr>
  </w:style>
  <w:style w:type="table" w:customStyle="1" w:styleId="Tablaconcuadrcula1">
    <w:name w:val="Tabla con cuadrícula1"/>
    <w:basedOn w:val="Tablanormal"/>
    <w:next w:val="Tablaconcuadrcula"/>
    <w:rsid w:val="009632CD"/>
    <w:pPr>
      <w:spacing w:after="0" w:line="240" w:lineRule="auto"/>
    </w:pPr>
    <w:rPr>
      <w:rFonts w:ascii="Times New Roman" w:eastAsia="Times New Roman" w:hAnsi="Times New Roman" w:cs="Times New Roman"/>
      <w:sz w:val="20"/>
      <w:szCs w:val="20"/>
      <w:lang w:val="es-CL" w:eastAsia="es-C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unteoextensoCar">
    <w:name w:val="Punteo extenso Car"/>
    <w:link w:val="Punteoextenso"/>
    <w:rsid w:val="009632CD"/>
    <w:rPr>
      <w:rFonts w:ascii="Times New Roman" w:eastAsia="Times New Roman" w:hAnsi="Times New Roman" w:cs="Times New Roman"/>
      <w:sz w:val="24"/>
      <w:szCs w:val="20"/>
      <w:lang w:val="es-ES_tradnl" w:eastAsia="es-ES_tradnl"/>
    </w:rPr>
  </w:style>
  <w:style w:type="character" w:styleId="Hipervnculovisitado">
    <w:name w:val="FollowedHyperlink"/>
    <w:uiPriority w:val="99"/>
    <w:semiHidden/>
    <w:unhideWhenUsed/>
    <w:rsid w:val="009632CD"/>
    <w:rPr>
      <w:color w:val="800080"/>
      <w:u w:val="single"/>
    </w:rPr>
  </w:style>
  <w:style w:type="paragraph" w:styleId="Sinespaciado">
    <w:name w:val="No Spacing"/>
    <w:link w:val="SinespaciadoCar"/>
    <w:uiPriority w:val="1"/>
    <w:qFormat/>
    <w:rsid w:val="009632CD"/>
    <w:pPr>
      <w:spacing w:after="0" w:line="240" w:lineRule="auto"/>
    </w:pPr>
    <w:rPr>
      <w:rFonts w:ascii="Calibri" w:eastAsia="Times New Roman" w:hAnsi="Calibri" w:cs="Times New Roman"/>
      <w:lang w:val="es-ES" w:eastAsia="en-US"/>
    </w:rPr>
  </w:style>
  <w:style w:type="character" w:customStyle="1" w:styleId="SinespaciadoCar">
    <w:name w:val="Sin espaciado Car"/>
    <w:link w:val="Sinespaciado"/>
    <w:uiPriority w:val="1"/>
    <w:rsid w:val="009632CD"/>
    <w:rPr>
      <w:rFonts w:ascii="Calibri" w:eastAsia="Times New Roman" w:hAnsi="Calibri" w:cs="Times New Roman"/>
      <w:lang w:val="es-ES" w:eastAsia="en-US"/>
    </w:rPr>
  </w:style>
  <w:style w:type="character" w:styleId="Refdecomentario">
    <w:name w:val="annotation reference"/>
    <w:basedOn w:val="Fuentedeprrafopredeter"/>
    <w:uiPriority w:val="99"/>
    <w:semiHidden/>
    <w:unhideWhenUsed/>
    <w:rsid w:val="00917366"/>
    <w:rPr>
      <w:sz w:val="16"/>
      <w:szCs w:val="16"/>
    </w:rPr>
  </w:style>
  <w:style w:type="paragraph" w:styleId="Textocomentario">
    <w:name w:val="annotation text"/>
    <w:basedOn w:val="Normal"/>
    <w:link w:val="TextocomentarioCar"/>
    <w:uiPriority w:val="99"/>
    <w:semiHidden/>
    <w:unhideWhenUsed/>
    <w:rsid w:val="0091736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17366"/>
    <w:rPr>
      <w:sz w:val="20"/>
      <w:szCs w:val="20"/>
    </w:rPr>
  </w:style>
  <w:style w:type="paragraph" w:styleId="Asuntodelcomentario">
    <w:name w:val="annotation subject"/>
    <w:basedOn w:val="Textocomentario"/>
    <w:next w:val="Textocomentario"/>
    <w:link w:val="AsuntodelcomentarioCar"/>
    <w:uiPriority w:val="99"/>
    <w:semiHidden/>
    <w:unhideWhenUsed/>
    <w:rsid w:val="00917366"/>
    <w:rPr>
      <w:b/>
      <w:bCs/>
    </w:rPr>
  </w:style>
  <w:style w:type="character" w:customStyle="1" w:styleId="AsuntodelcomentarioCar">
    <w:name w:val="Asunto del comentario Car"/>
    <w:basedOn w:val="TextocomentarioCar"/>
    <w:link w:val="Asuntodelcomentario"/>
    <w:uiPriority w:val="99"/>
    <w:semiHidden/>
    <w:rsid w:val="0091736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947190">
      <w:bodyDiv w:val="1"/>
      <w:marLeft w:val="0"/>
      <w:marRight w:val="0"/>
      <w:marTop w:val="0"/>
      <w:marBottom w:val="0"/>
      <w:divBdr>
        <w:top w:val="none" w:sz="0" w:space="0" w:color="auto"/>
        <w:left w:val="none" w:sz="0" w:space="0" w:color="auto"/>
        <w:bottom w:val="none" w:sz="0" w:space="0" w:color="auto"/>
        <w:right w:val="none" w:sz="0" w:space="0" w:color="auto"/>
      </w:divBdr>
    </w:div>
    <w:div w:id="570239759">
      <w:bodyDiv w:val="1"/>
      <w:marLeft w:val="0"/>
      <w:marRight w:val="0"/>
      <w:marTop w:val="0"/>
      <w:marBottom w:val="0"/>
      <w:divBdr>
        <w:top w:val="none" w:sz="0" w:space="0" w:color="auto"/>
        <w:left w:val="none" w:sz="0" w:space="0" w:color="auto"/>
        <w:bottom w:val="none" w:sz="0" w:space="0" w:color="auto"/>
        <w:right w:val="none" w:sz="0" w:space="0" w:color="auto"/>
      </w:divBdr>
    </w:div>
    <w:div w:id="1424373993">
      <w:bodyDiv w:val="1"/>
      <w:marLeft w:val="0"/>
      <w:marRight w:val="0"/>
      <w:marTop w:val="0"/>
      <w:marBottom w:val="0"/>
      <w:divBdr>
        <w:top w:val="none" w:sz="0" w:space="0" w:color="auto"/>
        <w:left w:val="none" w:sz="0" w:space="0" w:color="auto"/>
        <w:bottom w:val="none" w:sz="0" w:space="0" w:color="auto"/>
        <w:right w:val="none" w:sz="0" w:space="0" w:color="auto"/>
      </w:divBdr>
    </w:div>
    <w:div w:id="1688746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microsoft.com/office/2016/09/relationships/commentsIds" Target="commentsIds.xm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hyperlink" Target="http://servicioalusuario.chilecompra.c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hyperlink" Target="http://servicioalusuario.chilecompra.cl/"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5.png"/><Relationship Id="rId17" Type="http://schemas.microsoft.com/office/2011/relationships/commentsExtended" Target="commentsExtended.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microsoft.com/office/2011/relationships/people" Target="people.xml"/><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hyperlink" Target="http://servicioalusuario.chilecompra.c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ervicioalusuario.chilecompra.cl/" TargetMode="Externa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CC2DC6-A9A2-45F8-A98F-5F30B1581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94</Pages>
  <Words>19929</Words>
  <Characters>109610</Characters>
  <Application>Microsoft Office Word</Application>
  <DocSecurity>0</DocSecurity>
  <Lines>913</Lines>
  <Paragraphs>258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129281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Francisco Oliva</cp:lastModifiedBy>
  <cp:revision>2</cp:revision>
  <cp:lastPrinted>2017-09-12T15:01:00Z</cp:lastPrinted>
  <dcterms:created xsi:type="dcterms:W3CDTF">2018-09-06T13:27:00Z</dcterms:created>
  <dcterms:modified xsi:type="dcterms:W3CDTF">2018-09-06T13:27:00Z</dcterms:modified>
</cp:coreProperties>
</file>