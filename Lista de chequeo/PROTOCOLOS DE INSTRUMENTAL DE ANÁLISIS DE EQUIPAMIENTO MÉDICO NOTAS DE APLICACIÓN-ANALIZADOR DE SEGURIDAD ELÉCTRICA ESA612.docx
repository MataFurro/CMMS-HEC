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419517B5" w14:textId="77777777" w:rsidR="00C050E0" w:rsidRDefault="00C050E0"/>
    <w:p w14:paraId="0FBB581E" w14:textId="77777777" w:rsidR="004D730B" w:rsidRDefault="004D730B"/>
    <w:p w14:paraId="213036D1" w14:textId="77777777" w:rsidR="002D1B6B" w:rsidRDefault="002D1B6B"/>
    <w:p w14:paraId="51B3A114" w14:textId="77777777" w:rsidR="002D1B6B" w:rsidRDefault="002D1B6B"/>
    <w:p w14:paraId="73375C19" w14:textId="77777777" w:rsidR="004D730B" w:rsidRDefault="004D730B"/>
    <w:p w14:paraId="2DD51123" w14:textId="77777777" w:rsidR="004D730B" w:rsidRDefault="004D730B"/>
    <w:p w14:paraId="61FF2E79" w14:textId="77777777" w:rsidR="004D730B" w:rsidRDefault="004D730B"/>
    <w:p w14:paraId="15A6D218" w14:textId="77777777" w:rsidR="004D730B" w:rsidRDefault="00DC6BB6">
      <w:r>
        <w:rPr>
          <w:noProof/>
          <w:lang w:eastAsia="es-MX"/>
        </w:rPr>
        <w:pict w14:anchorId="7C049E23">
          <v:shapetype id="_x0000_t202" coordsize="21600,21600" o:spt="202" path="m0,0l0,21600,21600,21600,21600,0xe">
            <v:stroke joinstyle="miter"/>
            <v:path gradientshapeok="t" o:connecttype="rect"/>
          </v:shapetype>
          <v:shape id="_x0000_s1026" type="#_x0000_t202" style="position:absolute;margin-left:1.05pt;margin-top:10.8pt;width:516.6pt;height:148.95pt;z-index:251658240" filled="f" stroked="f">
            <v:textbox style="mso-next-textbox:#_x0000_s1026">
              <w:txbxContent>
                <w:p w14:paraId="68F124FF" w14:textId="792E6D12" w:rsidR="002A1012" w:rsidRPr="00D44AAA" w:rsidRDefault="002A1012" w:rsidP="004D730B">
                  <w:pPr>
                    <w:jc w:val="both"/>
                    <w:rPr>
                      <w:rFonts w:ascii="Tahoma" w:hAnsi="Tahoma" w:cs="Tahoma"/>
                      <w:color w:val="404040"/>
                      <w:sz w:val="40"/>
                      <w:szCs w:val="40"/>
                      <w:lang w:val="es-ES_tradnl"/>
                    </w:rPr>
                  </w:pPr>
                  <w:r>
                    <w:rPr>
                      <w:rFonts w:ascii="Tahoma" w:hAnsi="Tahoma" w:cs="Tahoma"/>
                      <w:color w:val="404040"/>
                      <w:sz w:val="40"/>
                      <w:szCs w:val="40"/>
                      <w:lang w:val="es-ES_tradnl"/>
                    </w:rPr>
                    <w:t xml:space="preserve">PROTOCOLO </w:t>
                  </w:r>
                  <w:r w:rsidRPr="00B26A9E">
                    <w:rPr>
                      <w:rFonts w:ascii="Tahoma" w:hAnsi="Tahoma" w:cs="Tahoma"/>
                      <w:color w:val="404040"/>
                      <w:sz w:val="40"/>
                      <w:szCs w:val="40"/>
                      <w:lang w:val="es-ES_tradnl"/>
                    </w:rPr>
                    <w:t>DE INSTRUMENTAL DE ANÁLISIS DE EQUIPAMIENTO MÉDICO</w:t>
                  </w:r>
                  <w:r>
                    <w:rPr>
                      <w:rFonts w:ascii="Tahoma" w:hAnsi="Tahoma" w:cs="Tahoma"/>
                      <w:color w:val="404040"/>
                      <w:sz w:val="40"/>
                      <w:szCs w:val="40"/>
                      <w:lang w:val="es-ES_tradnl"/>
                    </w:rPr>
                    <w:t xml:space="preserve">. </w:t>
                  </w:r>
                  <w:r w:rsidRPr="00B26A9E">
                    <w:rPr>
                      <w:rFonts w:ascii="Tahoma" w:hAnsi="Tahoma" w:cs="Tahoma"/>
                      <w:color w:val="404040"/>
                      <w:sz w:val="40"/>
                      <w:szCs w:val="40"/>
                      <w:lang w:val="es-ES_tradnl"/>
                    </w:rPr>
                    <w:t>NOTAS DE APLICACIÓN – ANALIZADOR DE SEGURIDAD ELÉCTRICA ESA</w:t>
                  </w:r>
                  <w:r>
                    <w:rPr>
                      <w:rFonts w:ascii="Tahoma" w:hAnsi="Tahoma" w:cs="Tahoma"/>
                      <w:color w:val="404040"/>
                      <w:sz w:val="40"/>
                      <w:szCs w:val="40"/>
                      <w:lang w:val="es-ES_tradnl"/>
                    </w:rPr>
                    <w:t>612 HOSPITAL EL CARMEN DE MAIPÚ DR. LUIS VALENTÍN FERRADA</w:t>
                  </w:r>
                </w:p>
                <w:p w14:paraId="062547C5" w14:textId="77777777" w:rsidR="002A1012" w:rsidRPr="00D44AAA" w:rsidRDefault="002A1012" w:rsidP="004D730B">
                  <w:pPr>
                    <w:jc w:val="both"/>
                    <w:rPr>
                      <w:rFonts w:ascii="Tahoma" w:hAnsi="Tahoma" w:cs="Tahoma"/>
                      <w:color w:val="88CC2E"/>
                      <w:sz w:val="26"/>
                      <w:szCs w:val="26"/>
                      <w:lang w:val="es-ES_tradnl"/>
                    </w:rPr>
                  </w:pPr>
                </w:p>
              </w:txbxContent>
            </v:textbox>
          </v:shape>
        </w:pict>
      </w:r>
    </w:p>
    <w:p w14:paraId="3BD6990B" w14:textId="77777777" w:rsidR="004D730B" w:rsidRDefault="004D730B"/>
    <w:p w14:paraId="32BA08EC" w14:textId="77777777" w:rsidR="004D730B" w:rsidRDefault="004D730B"/>
    <w:p w14:paraId="25F51BFB" w14:textId="77777777" w:rsidR="004D730B" w:rsidRDefault="004D730B"/>
    <w:p w14:paraId="473F2248" w14:textId="77777777" w:rsidR="004D730B" w:rsidRDefault="004D730B"/>
    <w:p w14:paraId="5C13038A" w14:textId="77777777" w:rsidR="004D730B" w:rsidRDefault="004D730B"/>
    <w:p w14:paraId="607BA7BD" w14:textId="77777777" w:rsidR="004D730B" w:rsidRDefault="004D730B"/>
    <w:p w14:paraId="01E58632" w14:textId="77777777" w:rsidR="004D730B" w:rsidRDefault="004D730B"/>
    <w:p w14:paraId="07A7D82A" w14:textId="77777777" w:rsidR="00682898" w:rsidRDefault="0068289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70"/>
        <w:gridCol w:w="3371"/>
        <w:gridCol w:w="3371"/>
      </w:tblGrid>
      <w:tr w:rsidR="004D730B" w14:paraId="0DC3BD62" w14:textId="77777777" w:rsidTr="00446FD3">
        <w:tc>
          <w:tcPr>
            <w:tcW w:w="3370" w:type="dxa"/>
          </w:tcPr>
          <w:p w14:paraId="5D59CC28" w14:textId="77777777" w:rsidR="004D730B" w:rsidRPr="004D730B" w:rsidRDefault="004D730B" w:rsidP="004D730B">
            <w:pPr>
              <w:ind w:right="-496"/>
              <w:jc w:val="center"/>
              <w:rPr>
                <w:rFonts w:ascii="Tahoma" w:hAnsi="Tahoma" w:cs="Tahoma"/>
                <w:b/>
                <w:color w:val="92D050"/>
                <w:sz w:val="16"/>
                <w:szCs w:val="16"/>
              </w:rPr>
            </w:pPr>
            <w:r w:rsidRPr="00462732">
              <w:rPr>
                <w:rFonts w:ascii="Tahoma" w:hAnsi="Tahoma" w:cs="Tahoma"/>
                <w:b/>
                <w:color w:val="92D050"/>
                <w:sz w:val="16"/>
                <w:szCs w:val="16"/>
              </w:rPr>
              <w:t>Elaborado Por:</w:t>
            </w:r>
          </w:p>
        </w:tc>
        <w:tc>
          <w:tcPr>
            <w:tcW w:w="3371" w:type="dxa"/>
          </w:tcPr>
          <w:p w14:paraId="58FA09E0" w14:textId="77777777" w:rsidR="004D730B" w:rsidRPr="00446FD3" w:rsidRDefault="00446FD3" w:rsidP="00446FD3">
            <w:pPr>
              <w:ind w:right="-496"/>
              <w:jc w:val="center"/>
              <w:rPr>
                <w:rFonts w:ascii="Tahoma" w:hAnsi="Tahoma" w:cs="Tahoma"/>
                <w:b/>
                <w:color w:val="92D050"/>
                <w:sz w:val="16"/>
                <w:szCs w:val="16"/>
              </w:rPr>
            </w:pPr>
            <w:r w:rsidRPr="00462732">
              <w:rPr>
                <w:rFonts w:ascii="Tahoma" w:hAnsi="Tahoma" w:cs="Tahoma"/>
                <w:b/>
                <w:color w:val="92D050"/>
                <w:sz w:val="16"/>
                <w:szCs w:val="16"/>
              </w:rPr>
              <w:t>Revisado Por:</w:t>
            </w:r>
          </w:p>
        </w:tc>
        <w:tc>
          <w:tcPr>
            <w:tcW w:w="3371" w:type="dxa"/>
          </w:tcPr>
          <w:p w14:paraId="0B59C413" w14:textId="77777777" w:rsidR="004D730B" w:rsidRPr="00446FD3" w:rsidRDefault="00446FD3" w:rsidP="00446FD3">
            <w:pPr>
              <w:ind w:right="-496"/>
              <w:jc w:val="center"/>
              <w:rPr>
                <w:rFonts w:ascii="Tahoma" w:hAnsi="Tahoma" w:cs="Tahoma"/>
                <w:b/>
                <w:color w:val="92D050"/>
                <w:sz w:val="16"/>
                <w:szCs w:val="16"/>
              </w:rPr>
            </w:pPr>
            <w:r w:rsidRPr="00462732">
              <w:rPr>
                <w:rFonts w:ascii="Tahoma" w:hAnsi="Tahoma" w:cs="Tahoma"/>
                <w:b/>
                <w:color w:val="92D050"/>
                <w:sz w:val="16"/>
                <w:szCs w:val="16"/>
              </w:rPr>
              <w:t>Aprobada Por:</w:t>
            </w:r>
          </w:p>
        </w:tc>
      </w:tr>
      <w:tr w:rsidR="004D730B" w14:paraId="4D9B444C" w14:textId="77777777" w:rsidTr="001B75B9">
        <w:trPr>
          <w:trHeight w:val="3060"/>
        </w:trPr>
        <w:tc>
          <w:tcPr>
            <w:tcW w:w="3370" w:type="dxa"/>
          </w:tcPr>
          <w:p w14:paraId="4249431A" w14:textId="77777777" w:rsidR="00E63482" w:rsidRDefault="00E63482" w:rsidP="00E63482">
            <w:pPr>
              <w:rPr>
                <w:b/>
              </w:rPr>
            </w:pPr>
          </w:p>
          <w:p w14:paraId="21523D63" w14:textId="5F9A80F2" w:rsidR="00446FD3" w:rsidRPr="001B75B9" w:rsidRDefault="00770942" w:rsidP="00446FD3">
            <w:pPr>
              <w:jc w:val="center"/>
              <w:rPr>
                <w:b/>
              </w:rPr>
            </w:pPr>
            <w:r>
              <w:rPr>
                <w:b/>
              </w:rPr>
              <w:t>Jorge Contreras C.</w:t>
            </w:r>
          </w:p>
          <w:p w14:paraId="072FBB7A" w14:textId="77777777" w:rsidR="00E63482" w:rsidRDefault="00E63482" w:rsidP="00446FD3">
            <w:pPr>
              <w:jc w:val="center"/>
            </w:pPr>
          </w:p>
          <w:p w14:paraId="7DBE437B" w14:textId="77777777" w:rsidR="00E63482" w:rsidRPr="00FE09B2" w:rsidRDefault="00E63482" w:rsidP="00E63482">
            <w:pPr>
              <w:jc w:val="center"/>
              <w:rPr>
                <w:rFonts w:asciiTheme="majorHAnsi" w:hAnsiTheme="majorHAnsi"/>
              </w:rPr>
            </w:pPr>
            <w:r w:rsidRPr="00FE09B2">
              <w:rPr>
                <w:rFonts w:asciiTheme="majorHAnsi" w:hAnsiTheme="majorHAnsi"/>
              </w:rPr>
              <w:t xml:space="preserve">Profesional Unidad de Ingeniería Biomédica </w:t>
            </w:r>
          </w:p>
          <w:p w14:paraId="6B09BE21" w14:textId="77777777" w:rsidR="00446FD3" w:rsidRDefault="00446FD3" w:rsidP="001B75B9"/>
          <w:p w14:paraId="40487407" w14:textId="77777777" w:rsidR="001B75B9" w:rsidRDefault="001B75B9" w:rsidP="001B75B9">
            <w:pPr>
              <w:jc w:val="center"/>
            </w:pPr>
            <w:r w:rsidRPr="001B75B9">
              <w:rPr>
                <w:b/>
              </w:rPr>
              <w:t>Alex Aguila G</w:t>
            </w:r>
            <w:r>
              <w:t>.</w:t>
            </w:r>
          </w:p>
          <w:p w14:paraId="36980151" w14:textId="77777777" w:rsidR="001B75B9" w:rsidRDefault="001B75B9" w:rsidP="001B75B9">
            <w:pPr>
              <w:jc w:val="center"/>
            </w:pPr>
          </w:p>
          <w:p w14:paraId="6F3D652A" w14:textId="05C2741D" w:rsidR="00446FD3" w:rsidRPr="001B75B9" w:rsidRDefault="001B75B9" w:rsidP="001B75B9">
            <w:pPr>
              <w:jc w:val="center"/>
              <w:rPr>
                <w:rFonts w:asciiTheme="majorHAnsi" w:hAnsiTheme="majorHAnsi"/>
              </w:rPr>
            </w:pPr>
            <w:r>
              <w:rPr>
                <w:rFonts w:asciiTheme="majorHAnsi" w:hAnsiTheme="majorHAnsi"/>
              </w:rPr>
              <w:t>Técnico Unidad de Ingeniería Biomédica</w:t>
            </w:r>
          </w:p>
        </w:tc>
        <w:tc>
          <w:tcPr>
            <w:tcW w:w="3371" w:type="dxa"/>
          </w:tcPr>
          <w:p w14:paraId="215EF352" w14:textId="77777777" w:rsidR="00446FD3" w:rsidRDefault="00446FD3" w:rsidP="00446FD3">
            <w:pPr>
              <w:jc w:val="center"/>
            </w:pPr>
          </w:p>
          <w:p w14:paraId="464A4CBB" w14:textId="4C0EAF71" w:rsidR="00446FD3" w:rsidRPr="001B75B9" w:rsidRDefault="006B7A73" w:rsidP="00446FD3">
            <w:pPr>
              <w:jc w:val="center"/>
              <w:rPr>
                <w:b/>
              </w:rPr>
            </w:pPr>
            <w:r w:rsidRPr="001B75B9">
              <w:rPr>
                <w:b/>
              </w:rPr>
              <w:t>Pablo Fuentes Muñoz</w:t>
            </w:r>
          </w:p>
          <w:p w14:paraId="4AB8AE92" w14:textId="77777777" w:rsidR="00E63482" w:rsidRDefault="00E63482" w:rsidP="00E63482">
            <w:pPr>
              <w:jc w:val="center"/>
              <w:rPr>
                <w:rFonts w:asciiTheme="majorHAnsi" w:hAnsiTheme="majorHAnsi"/>
              </w:rPr>
            </w:pPr>
          </w:p>
          <w:p w14:paraId="60E4F5DB" w14:textId="77777777" w:rsidR="00E63482" w:rsidRPr="00FE09B2" w:rsidRDefault="00E63482" w:rsidP="00E63482">
            <w:pPr>
              <w:jc w:val="center"/>
              <w:rPr>
                <w:rFonts w:asciiTheme="majorHAnsi" w:hAnsiTheme="majorHAnsi"/>
              </w:rPr>
            </w:pPr>
            <w:r w:rsidRPr="00FE09B2">
              <w:rPr>
                <w:rFonts w:asciiTheme="majorHAnsi" w:hAnsiTheme="majorHAnsi"/>
              </w:rPr>
              <w:t>Jefe Unidad de Ingeniería Biomédica</w:t>
            </w:r>
          </w:p>
          <w:p w14:paraId="2B6E8B0F" w14:textId="77777777" w:rsidR="004D730B" w:rsidRDefault="004D730B" w:rsidP="00446FD3">
            <w:pPr>
              <w:jc w:val="center"/>
            </w:pPr>
          </w:p>
        </w:tc>
        <w:tc>
          <w:tcPr>
            <w:tcW w:w="3371" w:type="dxa"/>
          </w:tcPr>
          <w:p w14:paraId="4AD99238" w14:textId="77777777" w:rsidR="00446FD3" w:rsidRDefault="00446FD3" w:rsidP="00446FD3">
            <w:pPr>
              <w:jc w:val="center"/>
            </w:pPr>
          </w:p>
          <w:p w14:paraId="758E28A3" w14:textId="77777777" w:rsidR="001B75B9" w:rsidRDefault="001B75B9" w:rsidP="001B75B9">
            <w:pPr>
              <w:jc w:val="center"/>
              <w:rPr>
                <w:rFonts w:asciiTheme="majorHAnsi" w:hAnsiTheme="majorHAnsi"/>
                <w:b/>
                <w:sz w:val="20"/>
              </w:rPr>
            </w:pPr>
            <w:r w:rsidRPr="00686474">
              <w:rPr>
                <w:rFonts w:asciiTheme="majorHAnsi" w:hAnsiTheme="majorHAnsi"/>
                <w:b/>
                <w:sz w:val="20"/>
              </w:rPr>
              <w:t>Natividad Olivares V.</w:t>
            </w:r>
          </w:p>
          <w:p w14:paraId="1DFA7C58" w14:textId="77777777" w:rsidR="001B75B9" w:rsidRPr="00686474" w:rsidRDefault="001B75B9" w:rsidP="001B75B9">
            <w:pPr>
              <w:jc w:val="center"/>
              <w:rPr>
                <w:rFonts w:asciiTheme="majorHAnsi" w:hAnsiTheme="majorHAnsi"/>
                <w:b/>
                <w:sz w:val="20"/>
              </w:rPr>
            </w:pPr>
          </w:p>
          <w:p w14:paraId="69B9F50A" w14:textId="77777777" w:rsidR="001B75B9" w:rsidRPr="00686474" w:rsidRDefault="001B75B9" w:rsidP="001B75B9">
            <w:pPr>
              <w:jc w:val="center"/>
              <w:rPr>
                <w:rFonts w:asciiTheme="majorHAnsi" w:hAnsiTheme="majorHAnsi"/>
                <w:sz w:val="20"/>
              </w:rPr>
            </w:pPr>
            <w:r w:rsidRPr="00686474">
              <w:rPr>
                <w:rFonts w:asciiTheme="majorHAnsi" w:hAnsiTheme="majorHAnsi"/>
                <w:sz w:val="20"/>
              </w:rPr>
              <w:t>Jefe Departamento de Gestión de la Operación</w:t>
            </w:r>
          </w:p>
          <w:p w14:paraId="3D3FA49F" w14:textId="77777777" w:rsidR="004D730B" w:rsidRDefault="004D730B" w:rsidP="00446FD3">
            <w:pPr>
              <w:jc w:val="center"/>
            </w:pPr>
          </w:p>
        </w:tc>
      </w:tr>
      <w:tr w:rsidR="00446FD3" w14:paraId="261F6646" w14:textId="77777777" w:rsidTr="00446FD3">
        <w:tc>
          <w:tcPr>
            <w:tcW w:w="3370" w:type="dxa"/>
          </w:tcPr>
          <w:p w14:paraId="5897FDF6" w14:textId="77777777" w:rsidR="00446FD3" w:rsidRDefault="00446FD3" w:rsidP="00446FD3">
            <w:pPr>
              <w:jc w:val="center"/>
            </w:pPr>
            <w:r>
              <w:t>Fecha</w:t>
            </w:r>
          </w:p>
          <w:p w14:paraId="59F6A4DA" w14:textId="70F0F78D" w:rsidR="00446FD3" w:rsidRDefault="001B75B9" w:rsidP="003E14E6">
            <w:pPr>
              <w:jc w:val="center"/>
            </w:pPr>
            <w:r>
              <w:fldChar w:fldCharType="begin"/>
            </w:r>
            <w:r>
              <w:instrText xml:space="preserve"> TIME \@ "dd/MM/yyyy" </w:instrText>
            </w:r>
            <w:r>
              <w:fldChar w:fldCharType="separate"/>
            </w:r>
            <w:r w:rsidR="00DC6BB6">
              <w:rPr>
                <w:noProof/>
              </w:rPr>
              <w:t>23/06/2015</w:t>
            </w:r>
            <w:r>
              <w:fldChar w:fldCharType="end"/>
            </w:r>
          </w:p>
        </w:tc>
        <w:tc>
          <w:tcPr>
            <w:tcW w:w="3371" w:type="dxa"/>
          </w:tcPr>
          <w:p w14:paraId="661F1AE8" w14:textId="77777777" w:rsidR="00446FD3" w:rsidRDefault="00446FD3" w:rsidP="00446FD3">
            <w:pPr>
              <w:jc w:val="center"/>
            </w:pPr>
            <w:r>
              <w:t>Fecha</w:t>
            </w:r>
          </w:p>
          <w:p w14:paraId="52581CB5" w14:textId="695524E0" w:rsidR="00446FD3" w:rsidRDefault="001B75B9" w:rsidP="00446FD3">
            <w:pPr>
              <w:jc w:val="center"/>
            </w:pPr>
            <w:r>
              <w:fldChar w:fldCharType="begin"/>
            </w:r>
            <w:r>
              <w:instrText xml:space="preserve"> TIME \@ "dd/MM/yyyy" </w:instrText>
            </w:r>
            <w:r>
              <w:fldChar w:fldCharType="separate"/>
            </w:r>
            <w:r w:rsidR="00DC6BB6">
              <w:rPr>
                <w:noProof/>
              </w:rPr>
              <w:t>23/06/2015</w:t>
            </w:r>
            <w:r>
              <w:fldChar w:fldCharType="end"/>
            </w:r>
          </w:p>
        </w:tc>
        <w:tc>
          <w:tcPr>
            <w:tcW w:w="3371" w:type="dxa"/>
          </w:tcPr>
          <w:p w14:paraId="19523136" w14:textId="77777777" w:rsidR="00446FD3" w:rsidRDefault="00446FD3" w:rsidP="00446FD3">
            <w:pPr>
              <w:jc w:val="center"/>
            </w:pPr>
            <w:r>
              <w:t>Fecha</w:t>
            </w:r>
          </w:p>
          <w:p w14:paraId="013695D9" w14:textId="0DE0C415" w:rsidR="00446FD3" w:rsidRDefault="001B75B9" w:rsidP="00446FD3">
            <w:pPr>
              <w:jc w:val="center"/>
            </w:pPr>
            <w:r>
              <w:fldChar w:fldCharType="begin"/>
            </w:r>
            <w:r>
              <w:instrText xml:space="preserve"> TIME \@ "dd/MM/yyyy" </w:instrText>
            </w:r>
            <w:r>
              <w:fldChar w:fldCharType="separate"/>
            </w:r>
            <w:r w:rsidR="00DC6BB6">
              <w:rPr>
                <w:noProof/>
              </w:rPr>
              <w:t>23/06/2015</w:t>
            </w:r>
            <w:r>
              <w:fldChar w:fldCharType="end"/>
            </w:r>
          </w:p>
        </w:tc>
      </w:tr>
    </w:tbl>
    <w:p w14:paraId="1DA34700" w14:textId="77777777" w:rsidR="00446FD3" w:rsidRDefault="00446FD3"/>
    <w:p w14:paraId="1BE7997D" w14:textId="77777777" w:rsidR="00446FD3" w:rsidRDefault="00446FD3">
      <w:r>
        <w:lastRenderedPageBreak/>
        <w:br w:type="page"/>
      </w:r>
    </w:p>
    <w:p w14:paraId="1EF8215F" w14:textId="77777777" w:rsidR="00F30956" w:rsidRDefault="00F30956" w:rsidP="00F86A83">
      <w:pPr>
        <w:ind w:right="-496"/>
        <w:contextualSpacing/>
        <w:jc w:val="both"/>
        <w:rPr>
          <w:rFonts w:ascii="Arial" w:hAnsi="Arial" w:cs="Arial"/>
          <w:b/>
          <w:color w:val="404040"/>
        </w:rPr>
      </w:pPr>
      <w:r w:rsidRPr="00F86A83">
        <w:rPr>
          <w:rFonts w:ascii="Arial" w:hAnsi="Arial" w:cs="Arial"/>
          <w:b/>
          <w:color w:val="404040"/>
        </w:rPr>
        <w:lastRenderedPageBreak/>
        <w:t>Introducción</w:t>
      </w:r>
    </w:p>
    <w:p w14:paraId="30250A40" w14:textId="77777777" w:rsidR="00F86A83" w:rsidRPr="00F86A83" w:rsidRDefault="00F86A83" w:rsidP="00F86A83">
      <w:pPr>
        <w:ind w:right="-496"/>
        <w:contextualSpacing/>
        <w:jc w:val="both"/>
        <w:rPr>
          <w:rFonts w:ascii="Arial" w:hAnsi="Arial" w:cs="Arial"/>
          <w:b/>
          <w:color w:val="404040"/>
        </w:rPr>
      </w:pPr>
    </w:p>
    <w:p w14:paraId="1806F515" w14:textId="77777777" w:rsidR="00F30956" w:rsidRPr="00921E5A" w:rsidRDefault="00F30956" w:rsidP="00F30956">
      <w:pPr>
        <w:pStyle w:val="ListParagraph"/>
        <w:numPr>
          <w:ilvl w:val="0"/>
          <w:numId w:val="22"/>
        </w:numPr>
        <w:ind w:right="-496"/>
        <w:contextualSpacing/>
        <w:jc w:val="both"/>
        <w:rPr>
          <w:rFonts w:ascii="Arial" w:hAnsi="Arial" w:cs="Arial"/>
          <w:b/>
          <w:color w:val="404040"/>
          <w:sz w:val="22"/>
          <w:szCs w:val="22"/>
        </w:rPr>
      </w:pPr>
      <w:r w:rsidRPr="00921E5A">
        <w:rPr>
          <w:rFonts w:ascii="Arial" w:hAnsi="Arial" w:cs="Arial"/>
          <w:b/>
          <w:color w:val="404040"/>
          <w:sz w:val="22"/>
          <w:szCs w:val="22"/>
        </w:rPr>
        <w:t xml:space="preserve">Objetivos </w:t>
      </w:r>
    </w:p>
    <w:p w14:paraId="5DF4EED2" w14:textId="77777777" w:rsidR="00F30956" w:rsidRDefault="00F30956" w:rsidP="00F30956">
      <w:pPr>
        <w:pStyle w:val="ListParagraph"/>
        <w:ind w:left="720" w:right="-496"/>
        <w:contextualSpacing/>
        <w:jc w:val="both"/>
        <w:rPr>
          <w:rFonts w:ascii="Arial" w:hAnsi="Arial" w:cs="Arial"/>
          <w:b/>
          <w:color w:val="404040"/>
          <w:sz w:val="22"/>
          <w:szCs w:val="22"/>
        </w:rPr>
      </w:pPr>
    </w:p>
    <w:p w14:paraId="187ADBB9" w14:textId="77777777" w:rsidR="00F30956" w:rsidRDefault="00F30956" w:rsidP="00F30956">
      <w:pPr>
        <w:pStyle w:val="ListParagraph"/>
        <w:numPr>
          <w:ilvl w:val="1"/>
          <w:numId w:val="22"/>
        </w:numPr>
        <w:ind w:right="-496"/>
        <w:contextualSpacing/>
        <w:jc w:val="both"/>
        <w:rPr>
          <w:rFonts w:ascii="Arial" w:hAnsi="Arial" w:cs="Arial"/>
          <w:b/>
          <w:color w:val="404040"/>
          <w:sz w:val="22"/>
          <w:szCs w:val="22"/>
        </w:rPr>
      </w:pPr>
      <w:r w:rsidRPr="00F53152">
        <w:rPr>
          <w:rFonts w:ascii="Arial" w:hAnsi="Arial" w:cs="Arial"/>
          <w:b/>
          <w:color w:val="404040"/>
          <w:sz w:val="22"/>
          <w:szCs w:val="22"/>
        </w:rPr>
        <w:t>General</w:t>
      </w:r>
    </w:p>
    <w:p w14:paraId="3C4C19E1" w14:textId="77777777" w:rsidR="001065F6" w:rsidRPr="001065F6" w:rsidRDefault="001065F6" w:rsidP="001065F6">
      <w:pPr>
        <w:pStyle w:val="ListParagraph"/>
        <w:ind w:left="720" w:right="-496"/>
        <w:contextualSpacing/>
        <w:jc w:val="both"/>
        <w:rPr>
          <w:rFonts w:ascii="Arial" w:hAnsi="Arial" w:cs="Arial"/>
          <w:b/>
          <w:color w:val="404040"/>
          <w:sz w:val="22"/>
          <w:szCs w:val="22"/>
        </w:rPr>
      </w:pPr>
    </w:p>
    <w:p w14:paraId="4E89A621" w14:textId="3C7D19CE" w:rsidR="00623B13" w:rsidRPr="001065F6" w:rsidRDefault="00E17D95" w:rsidP="0094297E">
      <w:pPr>
        <w:pStyle w:val="BodyTextIndent"/>
        <w:tabs>
          <w:tab w:val="left" w:pos="993"/>
        </w:tabs>
        <w:ind w:left="0" w:right="133"/>
        <w:jc w:val="both"/>
        <w:rPr>
          <w:rFonts w:ascii="Arial" w:hAnsi="Arial" w:cs="Arial"/>
        </w:rPr>
      </w:pPr>
      <w:r w:rsidRPr="001065F6">
        <w:rPr>
          <w:rFonts w:ascii="Arial" w:hAnsi="Arial" w:cs="Arial"/>
        </w:rPr>
        <w:t>D</w:t>
      </w:r>
      <w:r w:rsidR="00623B13" w:rsidRPr="001065F6">
        <w:rPr>
          <w:rFonts w:ascii="Arial" w:hAnsi="Arial" w:cs="Arial"/>
        </w:rPr>
        <w:t>efinir</w:t>
      </w:r>
      <w:r w:rsidRPr="001065F6">
        <w:rPr>
          <w:rFonts w:ascii="Arial" w:hAnsi="Arial" w:cs="Arial"/>
        </w:rPr>
        <w:t xml:space="preserve"> las acciones para</w:t>
      </w:r>
      <w:r w:rsidR="00623B13" w:rsidRPr="001065F6">
        <w:rPr>
          <w:rFonts w:ascii="Arial" w:hAnsi="Arial" w:cs="Arial"/>
        </w:rPr>
        <w:t xml:space="preserve"> ejecutar, controlar y documentar las actividades asociadas al </w:t>
      </w:r>
      <w:r w:rsidR="00E77D1A">
        <w:rPr>
          <w:rFonts w:ascii="Arial" w:hAnsi="Arial" w:cs="Arial"/>
        </w:rPr>
        <w:t xml:space="preserve">protocolo de seguridad eléctrica </w:t>
      </w:r>
      <w:r w:rsidR="00623B13" w:rsidRPr="001065F6">
        <w:rPr>
          <w:rFonts w:ascii="Arial" w:hAnsi="Arial" w:cs="Arial"/>
        </w:rPr>
        <w:t>de acuerdo a las políticas de calidad y seguridad asistencial de</w:t>
      </w:r>
      <w:r w:rsidRPr="001065F6">
        <w:rPr>
          <w:rFonts w:ascii="Arial" w:hAnsi="Arial" w:cs="Arial"/>
        </w:rPr>
        <w:t xml:space="preserve">l Hospital El Carmen de Maipú </w:t>
      </w:r>
    </w:p>
    <w:p w14:paraId="11B70E37" w14:textId="77777777" w:rsidR="00707AB8" w:rsidRPr="00F53152" w:rsidRDefault="00707AB8" w:rsidP="00707AB8">
      <w:pPr>
        <w:pStyle w:val="ListParagraph"/>
        <w:ind w:left="720" w:right="-496"/>
        <w:contextualSpacing/>
        <w:jc w:val="both"/>
        <w:rPr>
          <w:rFonts w:ascii="Arial" w:hAnsi="Arial" w:cs="Arial"/>
          <w:b/>
          <w:color w:val="404040"/>
          <w:sz w:val="22"/>
          <w:szCs w:val="22"/>
        </w:rPr>
      </w:pPr>
    </w:p>
    <w:p w14:paraId="36A91FBC" w14:textId="77777777" w:rsidR="00F30956" w:rsidRDefault="00F30956" w:rsidP="00F30956">
      <w:pPr>
        <w:pStyle w:val="ListParagraph"/>
        <w:numPr>
          <w:ilvl w:val="0"/>
          <w:numId w:val="22"/>
        </w:numPr>
        <w:ind w:right="-496"/>
        <w:contextualSpacing/>
        <w:jc w:val="both"/>
        <w:rPr>
          <w:rFonts w:ascii="Arial" w:hAnsi="Arial" w:cs="Arial"/>
          <w:b/>
          <w:color w:val="404040"/>
          <w:sz w:val="22"/>
          <w:szCs w:val="22"/>
        </w:rPr>
      </w:pPr>
      <w:r w:rsidRPr="004C3F07">
        <w:rPr>
          <w:rFonts w:ascii="Arial" w:hAnsi="Arial" w:cs="Arial"/>
          <w:b/>
          <w:color w:val="404040"/>
          <w:sz w:val="22"/>
          <w:szCs w:val="22"/>
        </w:rPr>
        <w:t>Alcance:</w:t>
      </w:r>
      <w:r w:rsidRPr="00921E5A">
        <w:rPr>
          <w:rFonts w:ascii="Arial" w:hAnsi="Arial" w:cs="Arial"/>
          <w:b/>
          <w:color w:val="404040"/>
          <w:sz w:val="22"/>
          <w:szCs w:val="22"/>
        </w:rPr>
        <w:t xml:space="preserve"> </w:t>
      </w:r>
    </w:p>
    <w:p w14:paraId="11333B47" w14:textId="77777777" w:rsidR="006C39F7" w:rsidRDefault="006C39F7" w:rsidP="006C39F7">
      <w:pPr>
        <w:pStyle w:val="ListParagraph"/>
        <w:ind w:left="360" w:right="-496"/>
        <w:contextualSpacing/>
        <w:jc w:val="both"/>
        <w:rPr>
          <w:rFonts w:ascii="Arial" w:hAnsi="Arial" w:cs="Arial"/>
          <w:b/>
          <w:color w:val="404040"/>
          <w:sz w:val="22"/>
          <w:szCs w:val="22"/>
        </w:rPr>
      </w:pPr>
    </w:p>
    <w:p w14:paraId="7575CD4F" w14:textId="24947ADF" w:rsidR="00707AB8" w:rsidRDefault="006C39F7" w:rsidP="006C39F7">
      <w:pPr>
        <w:pStyle w:val="ListParagraph"/>
        <w:ind w:left="0" w:right="-496"/>
        <w:contextualSpacing/>
        <w:jc w:val="both"/>
        <w:rPr>
          <w:rFonts w:ascii="Arial" w:hAnsi="Arial" w:cs="Arial"/>
          <w:sz w:val="22"/>
          <w:szCs w:val="22"/>
        </w:rPr>
      </w:pPr>
      <w:r w:rsidRPr="006C39F7">
        <w:rPr>
          <w:rFonts w:ascii="Arial" w:hAnsi="Arial" w:cs="Arial"/>
          <w:sz w:val="22"/>
          <w:szCs w:val="22"/>
        </w:rPr>
        <w:t xml:space="preserve">Las definiciones del documento aplican </w:t>
      </w:r>
      <w:r w:rsidR="00621C85">
        <w:rPr>
          <w:rFonts w:ascii="Arial" w:hAnsi="Arial" w:cs="Arial"/>
          <w:sz w:val="22"/>
          <w:szCs w:val="22"/>
        </w:rPr>
        <w:t>a</w:t>
      </w:r>
      <w:r w:rsidR="00682898">
        <w:rPr>
          <w:rFonts w:ascii="Arial" w:hAnsi="Arial" w:cs="Arial"/>
          <w:sz w:val="22"/>
          <w:szCs w:val="22"/>
        </w:rPr>
        <w:t>l equipamiento bajo normativa</w:t>
      </w:r>
      <w:r w:rsidR="00E77D1A">
        <w:rPr>
          <w:rFonts w:ascii="Arial" w:hAnsi="Arial" w:cs="Arial"/>
          <w:sz w:val="22"/>
          <w:szCs w:val="22"/>
        </w:rPr>
        <w:t xml:space="preserve"> Nch 2893 o definir listado de equipos.</w:t>
      </w:r>
    </w:p>
    <w:p w14:paraId="43524A95" w14:textId="77777777" w:rsidR="006C39F7" w:rsidRPr="006C39F7" w:rsidRDefault="006C39F7" w:rsidP="006C39F7">
      <w:pPr>
        <w:pStyle w:val="ListParagraph"/>
        <w:ind w:left="0" w:right="-496"/>
        <w:contextualSpacing/>
        <w:jc w:val="both"/>
        <w:rPr>
          <w:rFonts w:ascii="Arial" w:hAnsi="Arial" w:cs="Arial"/>
          <w:b/>
          <w:color w:val="404040"/>
          <w:sz w:val="22"/>
          <w:szCs w:val="22"/>
        </w:rPr>
      </w:pPr>
    </w:p>
    <w:p w14:paraId="47040BC6" w14:textId="77777777" w:rsidR="00F30956" w:rsidRDefault="00F30956" w:rsidP="00F30956">
      <w:pPr>
        <w:pStyle w:val="ListParagraph"/>
        <w:numPr>
          <w:ilvl w:val="0"/>
          <w:numId w:val="22"/>
        </w:numPr>
        <w:ind w:right="-496"/>
        <w:contextualSpacing/>
        <w:jc w:val="both"/>
        <w:rPr>
          <w:rFonts w:ascii="Arial" w:hAnsi="Arial" w:cs="Arial"/>
          <w:b/>
          <w:color w:val="404040"/>
          <w:sz w:val="22"/>
          <w:szCs w:val="22"/>
        </w:rPr>
      </w:pPr>
      <w:r w:rsidRPr="004C3F07">
        <w:rPr>
          <w:rFonts w:ascii="Arial" w:hAnsi="Arial" w:cs="Arial"/>
          <w:b/>
          <w:color w:val="404040"/>
          <w:sz w:val="22"/>
          <w:szCs w:val="22"/>
        </w:rPr>
        <w:t xml:space="preserve">Documentación de Referencia: </w:t>
      </w:r>
    </w:p>
    <w:p w14:paraId="01447603" w14:textId="77777777" w:rsidR="001065F6" w:rsidRPr="001065F6" w:rsidRDefault="001065F6" w:rsidP="001065F6">
      <w:pPr>
        <w:pStyle w:val="ListParagraph"/>
        <w:rPr>
          <w:rFonts w:ascii="Arial" w:hAnsi="Arial" w:cs="Arial"/>
          <w:b/>
          <w:color w:val="404040"/>
          <w:sz w:val="22"/>
          <w:szCs w:val="22"/>
        </w:rPr>
      </w:pPr>
    </w:p>
    <w:p w14:paraId="223B4AB3" w14:textId="77777777" w:rsidR="00A319ED" w:rsidRPr="00DC0C45" w:rsidRDefault="00A319ED" w:rsidP="00A319ED">
      <w:pPr>
        <w:pStyle w:val="ListParagraph"/>
        <w:numPr>
          <w:ilvl w:val="0"/>
          <w:numId w:val="49"/>
        </w:numPr>
        <w:spacing w:line="360" w:lineRule="auto"/>
        <w:ind w:left="426" w:hanging="436"/>
        <w:jc w:val="both"/>
        <w:rPr>
          <w:rFonts w:ascii="Arial" w:hAnsi="Arial" w:cs="Arial"/>
          <w:sz w:val="22"/>
          <w:szCs w:val="22"/>
        </w:rPr>
      </w:pPr>
      <w:r w:rsidRPr="00DC0C45">
        <w:rPr>
          <w:rFonts w:ascii="Arial" w:hAnsi="Arial" w:cs="Arial"/>
          <w:sz w:val="22"/>
          <w:szCs w:val="22"/>
        </w:rPr>
        <w:t>Norma Chilena Nch 2893/1 (IEC 60601 – 1).</w:t>
      </w:r>
    </w:p>
    <w:p w14:paraId="57AD6F52" w14:textId="77777777" w:rsidR="00A319ED" w:rsidRPr="00DC0C45" w:rsidRDefault="00A319ED" w:rsidP="00A319ED">
      <w:pPr>
        <w:pStyle w:val="ListParagraph"/>
        <w:numPr>
          <w:ilvl w:val="0"/>
          <w:numId w:val="49"/>
        </w:numPr>
        <w:spacing w:line="360" w:lineRule="auto"/>
        <w:ind w:left="426" w:hanging="436"/>
        <w:jc w:val="both"/>
        <w:rPr>
          <w:rFonts w:ascii="Arial" w:hAnsi="Arial" w:cs="Arial"/>
          <w:sz w:val="22"/>
          <w:szCs w:val="22"/>
        </w:rPr>
      </w:pPr>
      <w:r w:rsidRPr="00DC0C45">
        <w:rPr>
          <w:rFonts w:ascii="Arial" w:hAnsi="Arial" w:cs="Arial"/>
          <w:sz w:val="22"/>
          <w:szCs w:val="22"/>
        </w:rPr>
        <w:t>Norma Particular IEC 60601 – 2 – X respectiva para cada dispositivo médico.</w:t>
      </w:r>
    </w:p>
    <w:p w14:paraId="7671C016" w14:textId="77777777" w:rsidR="00707AB8" w:rsidRPr="004C3F07" w:rsidRDefault="00707AB8" w:rsidP="00707AB8">
      <w:pPr>
        <w:pStyle w:val="ListParagraph"/>
        <w:ind w:left="360" w:right="-496"/>
        <w:contextualSpacing/>
        <w:jc w:val="both"/>
        <w:rPr>
          <w:rFonts w:ascii="Arial" w:hAnsi="Arial" w:cs="Arial"/>
          <w:b/>
          <w:color w:val="404040"/>
          <w:sz w:val="22"/>
          <w:szCs w:val="22"/>
        </w:rPr>
      </w:pPr>
    </w:p>
    <w:p w14:paraId="04E30EF9" w14:textId="77777777" w:rsidR="00F30956" w:rsidRDefault="00F30956" w:rsidP="00F30956">
      <w:pPr>
        <w:pStyle w:val="ListParagraph"/>
        <w:numPr>
          <w:ilvl w:val="0"/>
          <w:numId w:val="22"/>
        </w:numPr>
        <w:contextualSpacing/>
        <w:jc w:val="both"/>
        <w:rPr>
          <w:rFonts w:ascii="Arial" w:hAnsi="Arial" w:cs="Arial"/>
          <w:b/>
          <w:color w:val="404040"/>
          <w:sz w:val="22"/>
          <w:szCs w:val="22"/>
        </w:rPr>
      </w:pPr>
      <w:r w:rsidRPr="00921E5A">
        <w:rPr>
          <w:rFonts w:ascii="Arial" w:hAnsi="Arial" w:cs="Arial"/>
          <w:b/>
          <w:color w:val="404040"/>
          <w:sz w:val="22"/>
          <w:szCs w:val="22"/>
        </w:rPr>
        <w:t xml:space="preserve">Responsabilidades </w:t>
      </w:r>
    </w:p>
    <w:p w14:paraId="15C2070E" w14:textId="77777777" w:rsidR="009F17BD" w:rsidRDefault="009F17BD" w:rsidP="009F17BD">
      <w:pPr>
        <w:pStyle w:val="Title"/>
        <w:jc w:val="both"/>
        <w:rPr>
          <w:rFonts w:ascii="Arial" w:hAnsi="Arial" w:cs="Arial"/>
          <w:sz w:val="20"/>
          <w:lang w:val="es-CL"/>
        </w:rPr>
      </w:pPr>
    </w:p>
    <w:p w14:paraId="4F955816" w14:textId="4E852F88" w:rsidR="009F17BD" w:rsidRPr="009F17BD" w:rsidRDefault="009F17BD" w:rsidP="009F17BD">
      <w:pPr>
        <w:pStyle w:val="Title"/>
        <w:jc w:val="both"/>
        <w:rPr>
          <w:rFonts w:ascii="Arial" w:hAnsi="Arial" w:cs="Arial"/>
          <w:szCs w:val="22"/>
        </w:rPr>
      </w:pPr>
      <w:r w:rsidRPr="009F17BD">
        <w:rPr>
          <w:rFonts w:ascii="Arial" w:hAnsi="Arial" w:cs="Arial"/>
          <w:szCs w:val="22"/>
          <w:lang w:val="es-CL"/>
        </w:rPr>
        <w:t>E</w:t>
      </w:r>
      <w:r w:rsidRPr="009F17BD">
        <w:rPr>
          <w:rFonts w:ascii="Arial" w:hAnsi="Arial" w:cs="Arial"/>
          <w:szCs w:val="22"/>
        </w:rPr>
        <w:t xml:space="preserve">l Jefe de la Unidad de Ingenieria Biomédica es el responsable del cumplimiento del protocolo de </w:t>
      </w:r>
      <w:r w:rsidR="00E77D1A">
        <w:rPr>
          <w:rFonts w:ascii="Arial" w:hAnsi="Arial" w:cs="Arial"/>
          <w:szCs w:val="22"/>
        </w:rPr>
        <w:t>de seguridad eléctrica</w:t>
      </w:r>
      <w:r w:rsidRPr="009F17BD">
        <w:rPr>
          <w:rFonts w:ascii="Arial" w:hAnsi="Arial" w:cs="Arial"/>
          <w:szCs w:val="22"/>
        </w:rPr>
        <w:t xml:space="preserve">, quien delega la ejecución de las actividades en </w:t>
      </w:r>
      <w:r w:rsidR="00E77D1A">
        <w:rPr>
          <w:rFonts w:ascii="Arial" w:hAnsi="Arial" w:cs="Arial"/>
          <w:szCs w:val="22"/>
        </w:rPr>
        <w:t>los  Ingenieros de servicio</w:t>
      </w:r>
      <w:r w:rsidR="00682898">
        <w:rPr>
          <w:rFonts w:ascii="Arial" w:hAnsi="Arial" w:cs="Arial"/>
          <w:szCs w:val="22"/>
        </w:rPr>
        <w:t xml:space="preserve"> y técnicos biomédicos</w:t>
      </w:r>
      <w:r w:rsidRPr="009F17BD">
        <w:rPr>
          <w:rFonts w:ascii="Arial" w:hAnsi="Arial" w:cs="Arial"/>
          <w:szCs w:val="22"/>
        </w:rPr>
        <w:t>. Estos últimos, son los responsables de recopilar y almacenar todos los documentos y registros que se generen a raíz de la ejecución de las actividades descritas en este documento.</w:t>
      </w:r>
    </w:p>
    <w:p w14:paraId="2F612015" w14:textId="77777777" w:rsidR="009F17BD" w:rsidRPr="009F17BD" w:rsidRDefault="009F17BD" w:rsidP="009F17BD">
      <w:pPr>
        <w:pStyle w:val="ListParagraph"/>
        <w:ind w:left="0"/>
        <w:contextualSpacing/>
        <w:jc w:val="both"/>
        <w:rPr>
          <w:rFonts w:ascii="Arial" w:hAnsi="Arial" w:cs="Arial"/>
          <w:b/>
          <w:color w:val="404040"/>
          <w:sz w:val="22"/>
          <w:szCs w:val="22"/>
          <w:lang w:val="es-ES"/>
        </w:rPr>
      </w:pPr>
    </w:p>
    <w:p w14:paraId="3C18822C" w14:textId="77777777" w:rsidR="00707AB8" w:rsidRDefault="00707AB8" w:rsidP="00707AB8">
      <w:pPr>
        <w:pStyle w:val="ListParagraph"/>
        <w:ind w:left="360"/>
        <w:contextualSpacing/>
        <w:jc w:val="both"/>
        <w:rPr>
          <w:rFonts w:ascii="Arial" w:hAnsi="Arial" w:cs="Arial"/>
          <w:b/>
          <w:color w:val="404040"/>
          <w:sz w:val="22"/>
          <w:szCs w:val="22"/>
        </w:rPr>
      </w:pPr>
    </w:p>
    <w:p w14:paraId="1346A2D6" w14:textId="77777777" w:rsidR="00707AB8" w:rsidRPr="00570E9A" w:rsidRDefault="00F30956" w:rsidP="00F30956">
      <w:pPr>
        <w:pStyle w:val="ListParagraph"/>
        <w:numPr>
          <w:ilvl w:val="0"/>
          <w:numId w:val="22"/>
        </w:numPr>
        <w:contextualSpacing/>
        <w:jc w:val="both"/>
        <w:rPr>
          <w:rFonts w:ascii="Arial" w:hAnsi="Arial" w:cs="Arial"/>
          <w:b/>
          <w:sz w:val="22"/>
          <w:szCs w:val="22"/>
        </w:rPr>
      </w:pPr>
      <w:r w:rsidRPr="00921E5A">
        <w:rPr>
          <w:rFonts w:ascii="Arial" w:hAnsi="Arial" w:cs="Arial"/>
          <w:b/>
          <w:color w:val="404040"/>
          <w:sz w:val="22"/>
          <w:szCs w:val="22"/>
        </w:rPr>
        <w:t>Definiciones:</w:t>
      </w:r>
    </w:p>
    <w:p w14:paraId="17E19ED9" w14:textId="77777777" w:rsidR="00570E9A" w:rsidRDefault="00570E9A" w:rsidP="009F17BD">
      <w:pPr>
        <w:contextualSpacing/>
        <w:jc w:val="both"/>
        <w:rPr>
          <w:rFonts w:ascii="Arial" w:hAnsi="Arial" w:cs="Arial"/>
          <w:b/>
        </w:rPr>
      </w:pPr>
    </w:p>
    <w:p w14:paraId="08729E93" w14:textId="082C7E3F" w:rsidR="002A73D5" w:rsidRDefault="00E77D1A" w:rsidP="002A73D5">
      <w:pPr>
        <w:jc w:val="both"/>
        <w:rPr>
          <w:rFonts w:ascii="Arial" w:hAnsi="Arial" w:cs="Arial"/>
        </w:rPr>
      </w:pPr>
      <w:r>
        <w:rPr>
          <w:rFonts w:ascii="Arial" w:hAnsi="Arial" w:cs="Arial"/>
        </w:rPr>
        <w:t xml:space="preserve">Ver anexo </w:t>
      </w:r>
    </w:p>
    <w:p w14:paraId="303A2D51" w14:textId="77777777" w:rsidR="0094297E" w:rsidRDefault="0094297E" w:rsidP="002A73D5">
      <w:pPr>
        <w:jc w:val="both"/>
        <w:rPr>
          <w:rFonts w:ascii="Arial" w:hAnsi="Arial" w:cs="Arial"/>
        </w:rPr>
      </w:pPr>
    </w:p>
    <w:p w14:paraId="6F3A7CB3" w14:textId="77777777" w:rsidR="00682898" w:rsidRDefault="00682898" w:rsidP="002A73D5">
      <w:pPr>
        <w:jc w:val="both"/>
        <w:rPr>
          <w:rFonts w:ascii="Arial" w:hAnsi="Arial" w:cs="Arial"/>
        </w:rPr>
      </w:pPr>
    </w:p>
    <w:p w14:paraId="31CEC801" w14:textId="77777777" w:rsidR="00682898" w:rsidRDefault="00682898" w:rsidP="002A73D5">
      <w:pPr>
        <w:jc w:val="both"/>
        <w:rPr>
          <w:rFonts w:ascii="Arial" w:hAnsi="Arial" w:cs="Arial"/>
        </w:rPr>
      </w:pPr>
    </w:p>
    <w:p w14:paraId="42E953F1" w14:textId="77777777" w:rsidR="0094297E" w:rsidRDefault="0094297E" w:rsidP="002A73D5">
      <w:pPr>
        <w:jc w:val="both"/>
        <w:rPr>
          <w:rFonts w:ascii="Arial" w:hAnsi="Arial" w:cs="Arial"/>
        </w:rPr>
      </w:pPr>
    </w:p>
    <w:p w14:paraId="0C462463" w14:textId="77777777" w:rsidR="0094297E" w:rsidRDefault="0094297E" w:rsidP="002A73D5">
      <w:pPr>
        <w:jc w:val="both"/>
        <w:rPr>
          <w:rFonts w:ascii="Arial" w:hAnsi="Arial" w:cs="Arial"/>
        </w:rPr>
      </w:pPr>
    </w:p>
    <w:p w14:paraId="79EEA9A7" w14:textId="77777777" w:rsidR="0094297E" w:rsidRDefault="0094297E" w:rsidP="002A73D5">
      <w:pPr>
        <w:jc w:val="both"/>
        <w:rPr>
          <w:rFonts w:ascii="Arial" w:hAnsi="Arial" w:cs="Arial"/>
        </w:rPr>
      </w:pPr>
    </w:p>
    <w:p w14:paraId="53EF54A4" w14:textId="77777777" w:rsidR="0094297E" w:rsidRPr="00AF6A6E" w:rsidRDefault="0094297E" w:rsidP="002A73D5">
      <w:pPr>
        <w:jc w:val="both"/>
        <w:rPr>
          <w:rFonts w:ascii="Arial" w:hAnsi="Arial" w:cs="Arial"/>
        </w:rPr>
      </w:pPr>
    </w:p>
    <w:p w14:paraId="1F8F03DA" w14:textId="77777777" w:rsidR="00D81C74" w:rsidRDefault="00F30956" w:rsidP="00D81C74">
      <w:pPr>
        <w:pStyle w:val="ListParagraph"/>
        <w:numPr>
          <w:ilvl w:val="0"/>
          <w:numId w:val="22"/>
        </w:numPr>
        <w:contextualSpacing/>
        <w:jc w:val="both"/>
        <w:rPr>
          <w:rFonts w:ascii="Arial" w:hAnsi="Arial" w:cs="Arial"/>
          <w:b/>
          <w:color w:val="404040"/>
          <w:sz w:val="22"/>
          <w:szCs w:val="22"/>
        </w:rPr>
      </w:pPr>
      <w:r w:rsidRPr="00921E5A">
        <w:rPr>
          <w:rFonts w:ascii="Arial" w:hAnsi="Arial" w:cs="Arial"/>
          <w:b/>
          <w:color w:val="404040"/>
          <w:sz w:val="22"/>
          <w:szCs w:val="22"/>
        </w:rPr>
        <w:lastRenderedPageBreak/>
        <w:t>Desarrollo del Protocolo</w:t>
      </w:r>
      <w:r w:rsidR="00D81C74">
        <w:rPr>
          <w:rFonts w:ascii="Arial" w:hAnsi="Arial" w:cs="Arial"/>
          <w:b/>
          <w:color w:val="404040"/>
          <w:sz w:val="22"/>
          <w:szCs w:val="22"/>
        </w:rPr>
        <w:t xml:space="preserve">: </w:t>
      </w:r>
    </w:p>
    <w:p w14:paraId="4C9387BA" w14:textId="77777777" w:rsidR="00570E9A" w:rsidRDefault="00570E9A" w:rsidP="00570E9A">
      <w:pPr>
        <w:pStyle w:val="ListParagraph"/>
        <w:ind w:left="360"/>
        <w:contextualSpacing/>
        <w:jc w:val="both"/>
        <w:rPr>
          <w:rFonts w:ascii="Arial" w:hAnsi="Arial" w:cs="Arial"/>
          <w:b/>
          <w:color w:val="404040"/>
          <w:sz w:val="22"/>
          <w:szCs w:val="22"/>
        </w:rPr>
      </w:pPr>
    </w:p>
    <w:p w14:paraId="56033120" w14:textId="77777777" w:rsidR="00C050E0" w:rsidRPr="00923379" w:rsidRDefault="00C050E0" w:rsidP="00923379">
      <w:pPr>
        <w:pStyle w:val="ListParagraph"/>
        <w:ind w:left="360"/>
        <w:contextualSpacing/>
        <w:jc w:val="both"/>
        <w:rPr>
          <w:rFonts w:ascii="Arial" w:hAnsi="Arial" w:cs="Arial"/>
          <w:b/>
          <w:color w:val="404040"/>
          <w:sz w:val="22"/>
          <w:szCs w:val="22"/>
        </w:rPr>
      </w:pPr>
    </w:p>
    <w:p w14:paraId="538077B5" w14:textId="0D25659C" w:rsidR="00C050E0" w:rsidRDefault="00C050E0" w:rsidP="00923379">
      <w:pPr>
        <w:pStyle w:val="ListParagraph"/>
        <w:numPr>
          <w:ilvl w:val="1"/>
          <w:numId w:val="22"/>
        </w:numPr>
        <w:contextualSpacing/>
        <w:jc w:val="both"/>
        <w:rPr>
          <w:rFonts w:ascii="Arial" w:hAnsi="Arial" w:cs="Arial"/>
          <w:b/>
          <w:color w:val="404040"/>
          <w:sz w:val="22"/>
          <w:szCs w:val="22"/>
        </w:rPr>
      </w:pPr>
      <w:r w:rsidRPr="00923379">
        <w:rPr>
          <w:rFonts w:ascii="Arial" w:hAnsi="Arial" w:cs="Arial"/>
          <w:b/>
          <w:color w:val="404040"/>
          <w:sz w:val="22"/>
          <w:szCs w:val="22"/>
        </w:rPr>
        <w:t>Definición del ESA6</w:t>
      </w:r>
      <w:r w:rsidR="00262D0C" w:rsidRPr="00923379">
        <w:rPr>
          <w:rFonts w:ascii="Arial" w:hAnsi="Arial" w:cs="Arial"/>
          <w:b/>
          <w:color w:val="404040"/>
          <w:sz w:val="22"/>
          <w:szCs w:val="22"/>
        </w:rPr>
        <w:t>12</w:t>
      </w:r>
      <w:r w:rsidR="00AF5530">
        <w:rPr>
          <w:rFonts w:ascii="Arial" w:hAnsi="Arial" w:cs="Arial"/>
          <w:b/>
          <w:color w:val="404040"/>
          <w:sz w:val="22"/>
          <w:szCs w:val="22"/>
          <w:vertAlign w:val="superscript"/>
        </w:rPr>
        <w:t>1</w:t>
      </w:r>
    </w:p>
    <w:p w14:paraId="6BFDFFBB" w14:textId="77777777" w:rsidR="00923379" w:rsidRPr="00923379" w:rsidRDefault="00923379" w:rsidP="00923379">
      <w:pPr>
        <w:pStyle w:val="ListParagraph"/>
        <w:ind w:left="720"/>
        <w:contextualSpacing/>
        <w:jc w:val="both"/>
        <w:rPr>
          <w:rFonts w:ascii="Arial" w:hAnsi="Arial" w:cs="Arial"/>
          <w:b/>
          <w:color w:val="404040"/>
          <w:sz w:val="22"/>
          <w:szCs w:val="22"/>
        </w:rPr>
      </w:pPr>
    </w:p>
    <w:p w14:paraId="027D47DB" w14:textId="20C5E025"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 xml:space="preserve">Este equipo está diseñado para verificar la seguridad eléctrica de dispositivos médicos. El analizador realiza pruebas de acuerdo con </w:t>
      </w:r>
      <w:r w:rsidR="00262D0C">
        <w:rPr>
          <w:rFonts w:ascii="Times New Roman" w:hAnsi="Times New Roman" w:cs="Times New Roman"/>
          <w:sz w:val="24"/>
          <w:szCs w:val="24"/>
        </w:rPr>
        <w:t>los</w:t>
      </w:r>
      <w:r>
        <w:rPr>
          <w:rFonts w:ascii="Times New Roman" w:hAnsi="Times New Roman" w:cs="Times New Roman"/>
          <w:sz w:val="24"/>
          <w:szCs w:val="24"/>
        </w:rPr>
        <w:t xml:space="preserve"> </w:t>
      </w:r>
      <w:r w:rsidR="00262D0C" w:rsidRPr="00262D0C">
        <w:rPr>
          <w:rFonts w:ascii="Times New Roman" w:hAnsi="Times New Roman" w:cs="Times New Roman"/>
          <w:sz w:val="24"/>
          <w:szCs w:val="24"/>
        </w:rPr>
        <w:t>estándares de seguridad eléctrica estadounidenses (ANSI/AAMI ES1, NFPA 99) e internacionales (IEC62353, AN/NZS 3551 y partes de IEC 60601-1)</w:t>
      </w:r>
    </w:p>
    <w:p w14:paraId="1B3A3BA8" w14:textId="5BE49A3D" w:rsidR="00C050E0" w:rsidRDefault="00C050E0" w:rsidP="00923379">
      <w:pPr>
        <w:pStyle w:val="ListParagraph"/>
        <w:numPr>
          <w:ilvl w:val="1"/>
          <w:numId w:val="22"/>
        </w:numPr>
        <w:contextualSpacing/>
        <w:jc w:val="both"/>
        <w:rPr>
          <w:rFonts w:ascii="Arial" w:hAnsi="Arial" w:cs="Arial"/>
          <w:b/>
          <w:color w:val="404040"/>
          <w:sz w:val="22"/>
          <w:szCs w:val="22"/>
        </w:rPr>
      </w:pPr>
      <w:r w:rsidRPr="00923379">
        <w:rPr>
          <w:rFonts w:ascii="Arial" w:hAnsi="Arial" w:cs="Arial"/>
          <w:b/>
          <w:color w:val="404040"/>
          <w:sz w:val="22"/>
          <w:szCs w:val="22"/>
        </w:rPr>
        <w:t>Pruebas que Realiza el Analizador ESA6</w:t>
      </w:r>
      <w:r w:rsidR="00262D0C" w:rsidRPr="00923379">
        <w:rPr>
          <w:rFonts w:ascii="Arial" w:hAnsi="Arial" w:cs="Arial"/>
          <w:b/>
          <w:color w:val="404040"/>
          <w:sz w:val="22"/>
          <w:szCs w:val="22"/>
        </w:rPr>
        <w:t>12</w:t>
      </w:r>
    </w:p>
    <w:p w14:paraId="0A48A684" w14:textId="77777777" w:rsidR="00923379" w:rsidRPr="00923379" w:rsidRDefault="00923379" w:rsidP="00923379">
      <w:pPr>
        <w:pStyle w:val="ListParagraph"/>
        <w:ind w:left="720"/>
        <w:contextualSpacing/>
        <w:jc w:val="both"/>
        <w:rPr>
          <w:rFonts w:ascii="Arial" w:hAnsi="Arial" w:cs="Arial"/>
          <w:b/>
          <w:color w:val="404040"/>
          <w:sz w:val="22"/>
          <w:szCs w:val="22"/>
        </w:rPr>
      </w:pPr>
    </w:p>
    <w:p w14:paraId="240F5E1F"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El analizador de seguridad eléctrica realiza las siguientes pruebas:</w:t>
      </w:r>
    </w:p>
    <w:p w14:paraId="40BB66E9" w14:textId="77777777" w:rsidR="009C1C7B" w:rsidRPr="009C1C7B" w:rsidRDefault="009C1C7B" w:rsidP="00C050E0">
      <w:pPr>
        <w:pStyle w:val="ListParagraph"/>
        <w:numPr>
          <w:ilvl w:val="0"/>
          <w:numId w:val="32"/>
        </w:numPr>
        <w:spacing w:after="200" w:line="276" w:lineRule="auto"/>
        <w:contextualSpacing/>
        <w:jc w:val="both"/>
      </w:pPr>
      <w:r w:rsidRPr="009C1C7B">
        <w:t>Voltaje de línea (red principal)</w:t>
      </w:r>
    </w:p>
    <w:p w14:paraId="29F036BA" w14:textId="6D084A90" w:rsidR="0081707D" w:rsidRDefault="0081707D" w:rsidP="0081707D">
      <w:pPr>
        <w:pStyle w:val="ListParagraph"/>
        <w:numPr>
          <w:ilvl w:val="0"/>
          <w:numId w:val="32"/>
        </w:numPr>
        <w:spacing w:after="200" w:line="276" w:lineRule="auto"/>
        <w:contextualSpacing/>
        <w:jc w:val="both"/>
        <w:rPr>
          <w:rFonts w:ascii="Arial" w:eastAsia="Meiryo" w:hAnsi="Arial" w:cs="Arial"/>
          <w:color w:val="000000"/>
          <w:sz w:val="18"/>
          <w:szCs w:val="18"/>
        </w:rPr>
      </w:pPr>
      <w:r w:rsidRPr="0081707D">
        <w:t>Resistencia de línea de tierra (o toma de tierra de</w:t>
      </w:r>
      <w:r>
        <w:t xml:space="preserve"> protección)</w:t>
      </w:r>
    </w:p>
    <w:p w14:paraId="614FBDC0" w14:textId="77777777" w:rsidR="0081707D" w:rsidRPr="0081707D" w:rsidRDefault="0081707D" w:rsidP="00C050E0">
      <w:pPr>
        <w:pStyle w:val="ListParagraph"/>
        <w:numPr>
          <w:ilvl w:val="0"/>
          <w:numId w:val="32"/>
        </w:numPr>
        <w:spacing w:after="200" w:line="276" w:lineRule="auto"/>
        <w:contextualSpacing/>
        <w:jc w:val="both"/>
      </w:pPr>
      <w:r w:rsidRPr="0081707D">
        <w:t>Corriente del equipo</w:t>
      </w:r>
    </w:p>
    <w:p w14:paraId="3E5A70A7" w14:textId="733F6C27" w:rsidR="0081707D" w:rsidRDefault="0081707D" w:rsidP="00C050E0">
      <w:pPr>
        <w:pStyle w:val="ListParagraph"/>
        <w:numPr>
          <w:ilvl w:val="0"/>
          <w:numId w:val="32"/>
        </w:numPr>
        <w:spacing w:after="200" w:line="276" w:lineRule="auto"/>
        <w:contextualSpacing/>
        <w:jc w:val="both"/>
      </w:pPr>
      <w:r w:rsidRPr="0081707D">
        <w:t>Resistencia de aislamiento</w:t>
      </w:r>
      <w:r>
        <w:t xml:space="preserve"> </w:t>
      </w:r>
    </w:p>
    <w:p w14:paraId="1C1CA0E8" w14:textId="2EA09647" w:rsidR="00C050E0" w:rsidRDefault="00C050E0" w:rsidP="00C050E0">
      <w:pPr>
        <w:pStyle w:val="ListParagraph"/>
        <w:numPr>
          <w:ilvl w:val="0"/>
          <w:numId w:val="32"/>
        </w:numPr>
        <w:spacing w:after="200" w:line="276" w:lineRule="auto"/>
        <w:contextualSpacing/>
        <w:jc w:val="both"/>
      </w:pPr>
      <w:r>
        <w:t>Corrientes de fugas</w:t>
      </w:r>
    </w:p>
    <w:p w14:paraId="1155AF4A" w14:textId="163A18FC" w:rsidR="00C050E0" w:rsidRDefault="00C050E0" w:rsidP="00C050E0">
      <w:pPr>
        <w:pStyle w:val="ListParagraph"/>
        <w:numPr>
          <w:ilvl w:val="1"/>
          <w:numId w:val="32"/>
        </w:numPr>
        <w:spacing w:after="200" w:line="276" w:lineRule="auto"/>
        <w:contextualSpacing/>
        <w:jc w:val="both"/>
      </w:pPr>
      <w:r>
        <w:t>Fugas de la conexión a tierra</w:t>
      </w:r>
      <w:r w:rsidR="003973EF">
        <w:t xml:space="preserve"> </w:t>
      </w:r>
      <w:r w:rsidR="003973EF" w:rsidRPr="003973EF">
        <w:t>(toma de tierra)</w:t>
      </w:r>
    </w:p>
    <w:p w14:paraId="1F32568B" w14:textId="4DDD401B" w:rsidR="00C050E0" w:rsidRDefault="00C050E0" w:rsidP="00C050E0">
      <w:pPr>
        <w:pStyle w:val="ListParagraph"/>
        <w:numPr>
          <w:ilvl w:val="1"/>
          <w:numId w:val="32"/>
        </w:numPr>
        <w:spacing w:after="200" w:line="276" w:lineRule="auto"/>
        <w:contextualSpacing/>
        <w:jc w:val="both"/>
      </w:pPr>
      <w:r>
        <w:t>Fugas de la envolvente (chasis</w:t>
      </w:r>
      <w:r w:rsidR="003973EF">
        <w:t xml:space="preserve"> o caja</w:t>
      </w:r>
      <w:r>
        <w:t>)</w:t>
      </w:r>
    </w:p>
    <w:p w14:paraId="692ECFDC" w14:textId="77777777" w:rsidR="00C050E0" w:rsidRDefault="00C050E0" w:rsidP="00C050E0">
      <w:pPr>
        <w:pStyle w:val="ListParagraph"/>
        <w:numPr>
          <w:ilvl w:val="1"/>
          <w:numId w:val="32"/>
        </w:numPr>
        <w:spacing w:after="200" w:line="276" w:lineRule="auto"/>
        <w:contextualSpacing/>
        <w:jc w:val="both"/>
      </w:pPr>
      <w:r>
        <w:t>Fugas del paciente (conductor a tierra) y de elementos auxiliares al paciente (conductor a conductor).</w:t>
      </w:r>
    </w:p>
    <w:p w14:paraId="43E9220F" w14:textId="77777777" w:rsidR="00C050E0" w:rsidRPr="00C45283" w:rsidRDefault="00C050E0" w:rsidP="00C050E0">
      <w:pPr>
        <w:pStyle w:val="ListParagraph"/>
        <w:numPr>
          <w:ilvl w:val="1"/>
          <w:numId w:val="32"/>
        </w:numPr>
        <w:spacing w:after="200" w:line="276" w:lineRule="auto"/>
        <w:contextualSpacing/>
        <w:jc w:val="both"/>
      </w:pPr>
      <w:r>
        <w:t>Fugas de la red eléctrica a las partes aplicables (aislamiento de conductores)</w:t>
      </w:r>
    </w:p>
    <w:p w14:paraId="61CC6BF2" w14:textId="77777777" w:rsidR="00C050E0" w:rsidRDefault="00C050E0" w:rsidP="00C050E0">
      <w:pPr>
        <w:pStyle w:val="ListParagraph"/>
        <w:numPr>
          <w:ilvl w:val="1"/>
          <w:numId w:val="32"/>
        </w:numPr>
        <w:spacing w:after="200" w:line="276" w:lineRule="auto"/>
        <w:contextualSpacing/>
        <w:jc w:val="both"/>
      </w:pPr>
      <w:r>
        <w:t>Fugas del equipo alternativo</w:t>
      </w:r>
    </w:p>
    <w:p w14:paraId="7A55FC3A" w14:textId="77777777" w:rsidR="00C050E0" w:rsidRDefault="00C050E0" w:rsidP="00C050E0">
      <w:pPr>
        <w:pStyle w:val="ListParagraph"/>
        <w:numPr>
          <w:ilvl w:val="1"/>
          <w:numId w:val="32"/>
        </w:numPr>
        <w:spacing w:after="200" w:line="276" w:lineRule="auto"/>
        <w:contextualSpacing/>
        <w:jc w:val="both"/>
      </w:pPr>
      <w:r w:rsidRPr="00C45283">
        <w:t xml:space="preserve">Fugas del paciente y de las </w:t>
      </w:r>
      <w:r>
        <w:t>partes aplicables</w:t>
      </w:r>
      <w:r w:rsidRPr="00C45283">
        <w:t xml:space="preserve"> alternativas</w:t>
      </w:r>
    </w:p>
    <w:p w14:paraId="4FBA2AB1" w14:textId="77777777" w:rsidR="00C050E0" w:rsidRDefault="00C050E0" w:rsidP="00C050E0">
      <w:pPr>
        <w:pStyle w:val="ListParagraph"/>
        <w:numPr>
          <w:ilvl w:val="1"/>
          <w:numId w:val="32"/>
        </w:numPr>
        <w:spacing w:after="200" w:line="276" w:lineRule="auto"/>
        <w:contextualSpacing/>
        <w:jc w:val="both"/>
      </w:pPr>
      <w:r>
        <w:t>Fugas directas del equipo</w:t>
      </w:r>
    </w:p>
    <w:p w14:paraId="34049840" w14:textId="77777777" w:rsidR="00C050E0" w:rsidRDefault="00C050E0" w:rsidP="00C050E0">
      <w:pPr>
        <w:pStyle w:val="ListParagraph"/>
        <w:numPr>
          <w:ilvl w:val="1"/>
          <w:numId w:val="32"/>
        </w:numPr>
        <w:spacing w:after="200" w:line="276" w:lineRule="auto"/>
        <w:contextualSpacing/>
        <w:jc w:val="both"/>
      </w:pPr>
      <w:r>
        <w:t>Fugas directas de las partes aplicables</w:t>
      </w:r>
    </w:p>
    <w:p w14:paraId="2F51A1D3" w14:textId="77777777" w:rsidR="00C050E0" w:rsidRPr="00B04FCA" w:rsidRDefault="00C050E0" w:rsidP="00C050E0">
      <w:pPr>
        <w:pStyle w:val="ListParagraph"/>
        <w:numPr>
          <w:ilvl w:val="1"/>
          <w:numId w:val="32"/>
        </w:numPr>
        <w:spacing w:after="200" w:line="276" w:lineRule="auto"/>
        <w:contextualSpacing/>
        <w:jc w:val="both"/>
      </w:pPr>
      <w:r>
        <w:t>Fugas diferenciales</w:t>
      </w:r>
    </w:p>
    <w:p w14:paraId="69B9D592" w14:textId="77777777" w:rsidR="00C050E0" w:rsidRDefault="00C050E0" w:rsidP="00C050E0">
      <w:pPr>
        <w:pStyle w:val="ListParagraph"/>
        <w:numPr>
          <w:ilvl w:val="0"/>
          <w:numId w:val="32"/>
        </w:numPr>
        <w:spacing w:after="200" w:line="276" w:lineRule="auto"/>
        <w:contextualSpacing/>
        <w:jc w:val="both"/>
      </w:pPr>
      <w:r>
        <w:t>Mediciones de Punto a Punto</w:t>
      </w:r>
    </w:p>
    <w:p w14:paraId="19432B8A" w14:textId="77777777" w:rsidR="00C050E0" w:rsidRDefault="00C050E0" w:rsidP="00C050E0">
      <w:pPr>
        <w:pStyle w:val="ListParagraph"/>
        <w:numPr>
          <w:ilvl w:val="1"/>
          <w:numId w:val="32"/>
        </w:numPr>
        <w:spacing w:after="200" w:line="276" w:lineRule="auto"/>
        <w:contextualSpacing/>
        <w:jc w:val="both"/>
      </w:pPr>
      <w:r>
        <w:t xml:space="preserve">Tensión </w:t>
      </w:r>
    </w:p>
    <w:p w14:paraId="40EA1D62" w14:textId="77777777" w:rsidR="00C050E0" w:rsidRDefault="00C050E0" w:rsidP="00C050E0">
      <w:pPr>
        <w:pStyle w:val="ListParagraph"/>
        <w:numPr>
          <w:ilvl w:val="1"/>
          <w:numId w:val="32"/>
        </w:numPr>
        <w:spacing w:after="200" w:line="276" w:lineRule="auto"/>
        <w:contextualSpacing/>
        <w:jc w:val="both"/>
      </w:pPr>
      <w:r>
        <w:t>Resistencia</w:t>
      </w:r>
      <w:r w:rsidRPr="00B04FCA">
        <w:t xml:space="preserve"> </w:t>
      </w:r>
    </w:p>
    <w:p w14:paraId="707600AE" w14:textId="77777777" w:rsidR="00C050E0" w:rsidRPr="00B04FCA" w:rsidRDefault="00C050E0" w:rsidP="00C050E0">
      <w:pPr>
        <w:pStyle w:val="ListParagraph"/>
        <w:numPr>
          <w:ilvl w:val="1"/>
          <w:numId w:val="32"/>
        </w:numPr>
        <w:spacing w:after="200" w:line="276" w:lineRule="auto"/>
        <w:contextualSpacing/>
        <w:jc w:val="both"/>
      </w:pPr>
      <w:r>
        <w:t>Fugas</w:t>
      </w:r>
    </w:p>
    <w:p w14:paraId="7A05095F" w14:textId="77777777" w:rsidR="00C050E0" w:rsidRDefault="00C050E0" w:rsidP="00C050E0">
      <w:pPr>
        <w:pStyle w:val="ListParagraph"/>
        <w:numPr>
          <w:ilvl w:val="0"/>
          <w:numId w:val="32"/>
        </w:numPr>
        <w:spacing w:after="200" w:line="276" w:lineRule="auto"/>
        <w:contextualSpacing/>
        <w:jc w:val="both"/>
      </w:pPr>
      <w:r>
        <w:t>Formas de onda de simulación y rendimiento del ECG</w:t>
      </w:r>
    </w:p>
    <w:p w14:paraId="7A392C20" w14:textId="6BB39473" w:rsidR="009C1C7B" w:rsidRDefault="009C1C7B" w:rsidP="009C1C7B">
      <w:pPr>
        <w:contextualSpacing/>
        <w:jc w:val="both"/>
      </w:pPr>
    </w:p>
    <w:p w14:paraId="2E456C96" w14:textId="69EA4083" w:rsidR="00C050E0" w:rsidRPr="00255795" w:rsidRDefault="00C050E0" w:rsidP="00255795">
      <w:pPr>
        <w:pStyle w:val="ListParagraph"/>
        <w:numPr>
          <w:ilvl w:val="1"/>
          <w:numId w:val="22"/>
        </w:numPr>
        <w:contextualSpacing/>
        <w:jc w:val="both"/>
        <w:rPr>
          <w:rFonts w:ascii="Arial" w:hAnsi="Arial" w:cs="Arial"/>
          <w:b/>
          <w:color w:val="404040"/>
          <w:sz w:val="22"/>
          <w:szCs w:val="22"/>
        </w:rPr>
      </w:pPr>
      <w:r w:rsidRPr="00255795">
        <w:rPr>
          <w:rFonts w:ascii="Arial" w:hAnsi="Arial" w:cs="Arial"/>
          <w:b/>
          <w:color w:val="404040"/>
          <w:sz w:val="22"/>
          <w:szCs w:val="22"/>
        </w:rPr>
        <w:t>Descripción del Instrumento y sus Conexiones.</w:t>
      </w:r>
    </w:p>
    <w:p w14:paraId="01EDC108" w14:textId="77777777" w:rsidR="00CA3CF7" w:rsidRDefault="00C050E0" w:rsidP="00CA3CF7">
      <w:pPr>
        <w:pStyle w:val="NormalWeb"/>
        <w:jc w:val="both"/>
      </w:pPr>
      <w:r>
        <w:t xml:space="preserve">La figura 1 y la tabla 1 describen los controles y </w:t>
      </w:r>
      <w:r w:rsidR="008D5F48" w:rsidRPr="008D5F48">
        <w:t>y las conexiones del panel frontal del analizador</w:t>
      </w:r>
      <w:r>
        <w:t>.</w:t>
      </w:r>
    </w:p>
    <w:p w14:paraId="382C9671" w14:textId="4750BB8C" w:rsidR="008D5F48" w:rsidRDefault="00CA3CF7" w:rsidP="00BD4218">
      <w:pPr>
        <w:pStyle w:val="NormalWeb"/>
        <w:jc w:val="center"/>
      </w:pPr>
      <w:r>
        <w:rPr>
          <w:noProof/>
          <w:lang w:val="en-US" w:eastAsia="en-US"/>
        </w:rPr>
        <w:lastRenderedPageBreak/>
        <w:drawing>
          <wp:inline distT="0" distB="0" distL="0" distR="0" wp14:anchorId="144B1C91" wp14:editId="55619C78">
            <wp:extent cx="4724400" cy="47752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400" cy="4775200"/>
                    </a:xfrm>
                    <a:prstGeom prst="rect">
                      <a:avLst/>
                    </a:prstGeom>
                    <a:noFill/>
                    <a:ln>
                      <a:noFill/>
                    </a:ln>
                  </pic:spPr>
                </pic:pic>
              </a:graphicData>
            </a:graphic>
          </wp:inline>
        </w:drawing>
      </w:r>
    </w:p>
    <w:p w14:paraId="54EACCE2" w14:textId="77777777" w:rsidR="00C050E0" w:rsidRPr="00974CC5" w:rsidRDefault="00C050E0" w:rsidP="00C050E0">
      <w:pPr>
        <w:pStyle w:val="NormalWeb"/>
        <w:jc w:val="center"/>
        <w:rPr>
          <w:b/>
          <w:i/>
          <w:sz w:val="18"/>
        </w:rPr>
      </w:pPr>
      <w:r w:rsidRPr="00974CC5">
        <w:rPr>
          <w:b/>
          <w:i/>
          <w:sz w:val="18"/>
        </w:rPr>
        <w:t>Figura 1. Controles y conexiones del panel superior.</w:t>
      </w:r>
    </w:p>
    <w:p w14:paraId="4EC2E83F" w14:textId="77777777" w:rsidR="00C050E0" w:rsidRPr="00974CC5" w:rsidRDefault="00C050E0" w:rsidP="00C050E0">
      <w:pPr>
        <w:pStyle w:val="NormalWeb"/>
        <w:jc w:val="both"/>
        <w:rPr>
          <w:b/>
          <w:sz w:val="18"/>
        </w:rPr>
      </w:pPr>
      <w:r w:rsidRPr="00974CC5">
        <w:rPr>
          <w:b/>
          <w:sz w:val="18"/>
        </w:rPr>
        <w:t>Tabla 1. Controles y conexiones del panel superior.</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016"/>
        <w:gridCol w:w="3061"/>
        <w:gridCol w:w="4901"/>
      </w:tblGrid>
      <w:tr w:rsidR="00C050E0" w14:paraId="638D4A73" w14:textId="77777777" w:rsidTr="00C050E0">
        <w:tc>
          <w:tcPr>
            <w:tcW w:w="1016" w:type="dxa"/>
            <w:shd w:val="clear" w:color="auto" w:fill="000000" w:themeFill="text1"/>
          </w:tcPr>
          <w:p w14:paraId="2654932D" w14:textId="77777777" w:rsidR="00C050E0" w:rsidRPr="00974CC5" w:rsidRDefault="00C050E0" w:rsidP="00C050E0">
            <w:pPr>
              <w:pStyle w:val="NormalWeb"/>
              <w:jc w:val="center"/>
              <w:rPr>
                <w:b/>
                <w:i/>
                <w:sz w:val="22"/>
              </w:rPr>
            </w:pPr>
            <w:r w:rsidRPr="00974CC5">
              <w:rPr>
                <w:b/>
                <w:i/>
                <w:sz w:val="22"/>
              </w:rPr>
              <w:t>Artículo</w:t>
            </w:r>
          </w:p>
        </w:tc>
        <w:tc>
          <w:tcPr>
            <w:tcW w:w="3061" w:type="dxa"/>
            <w:shd w:val="clear" w:color="auto" w:fill="000000" w:themeFill="text1"/>
          </w:tcPr>
          <w:p w14:paraId="159EFA78" w14:textId="77777777" w:rsidR="00C050E0" w:rsidRPr="00974CC5" w:rsidRDefault="00C050E0" w:rsidP="00C050E0">
            <w:pPr>
              <w:pStyle w:val="NormalWeb"/>
              <w:jc w:val="center"/>
              <w:rPr>
                <w:b/>
                <w:i/>
                <w:sz w:val="22"/>
              </w:rPr>
            </w:pPr>
            <w:r w:rsidRPr="00974CC5">
              <w:rPr>
                <w:b/>
                <w:i/>
                <w:sz w:val="22"/>
              </w:rPr>
              <w:t>Nombre</w:t>
            </w:r>
          </w:p>
        </w:tc>
        <w:tc>
          <w:tcPr>
            <w:tcW w:w="4901" w:type="dxa"/>
            <w:shd w:val="clear" w:color="auto" w:fill="000000" w:themeFill="text1"/>
          </w:tcPr>
          <w:p w14:paraId="0EFB8E43" w14:textId="77777777" w:rsidR="00C050E0" w:rsidRPr="00974CC5" w:rsidRDefault="00C050E0" w:rsidP="00C050E0">
            <w:pPr>
              <w:pStyle w:val="NormalWeb"/>
              <w:jc w:val="center"/>
              <w:rPr>
                <w:b/>
                <w:i/>
                <w:sz w:val="22"/>
              </w:rPr>
            </w:pPr>
            <w:r w:rsidRPr="00974CC5">
              <w:rPr>
                <w:b/>
                <w:i/>
                <w:sz w:val="22"/>
              </w:rPr>
              <w:t>Descripción</w:t>
            </w:r>
          </w:p>
        </w:tc>
      </w:tr>
      <w:tr w:rsidR="00C050E0" w14:paraId="0185AA35" w14:textId="77777777" w:rsidTr="00C050E0">
        <w:tc>
          <w:tcPr>
            <w:tcW w:w="1016" w:type="dxa"/>
          </w:tcPr>
          <w:p w14:paraId="3E6DFAC4" w14:textId="77777777" w:rsidR="00C050E0" w:rsidRPr="00974CC5" w:rsidRDefault="00C050E0" w:rsidP="00C050E0">
            <w:pPr>
              <w:pStyle w:val="NormalWeb"/>
              <w:jc w:val="center"/>
              <w:rPr>
                <w:sz w:val="20"/>
              </w:rPr>
            </w:pPr>
            <w:r w:rsidRPr="00974CC5">
              <w:rPr>
                <w:sz w:val="20"/>
              </w:rPr>
              <w:t>1</w:t>
            </w:r>
          </w:p>
        </w:tc>
        <w:tc>
          <w:tcPr>
            <w:tcW w:w="3061" w:type="dxa"/>
          </w:tcPr>
          <w:p w14:paraId="1C39F4A4" w14:textId="1B5126D2" w:rsidR="00C050E0" w:rsidRPr="00974CC5" w:rsidRDefault="008D23B1" w:rsidP="00C050E0">
            <w:pPr>
              <w:pStyle w:val="NormalWeb"/>
              <w:jc w:val="both"/>
              <w:rPr>
                <w:sz w:val="20"/>
              </w:rPr>
            </w:pPr>
            <w:r w:rsidRPr="008D23B1">
              <w:rPr>
                <w:sz w:val="20"/>
              </w:rPr>
              <w:t>Botones de configuración de la toma del equipo</w:t>
            </w:r>
          </w:p>
        </w:tc>
        <w:tc>
          <w:tcPr>
            <w:tcW w:w="4901" w:type="dxa"/>
          </w:tcPr>
          <w:p w14:paraId="766AFD55" w14:textId="3286A71C" w:rsidR="00C050E0" w:rsidRPr="00974CC5" w:rsidRDefault="008D23B1" w:rsidP="008D23B1">
            <w:pPr>
              <w:pStyle w:val="NormalWeb"/>
              <w:jc w:val="both"/>
              <w:rPr>
                <w:sz w:val="20"/>
              </w:rPr>
            </w:pPr>
            <w:r w:rsidRPr="008D23B1">
              <w:rPr>
                <w:sz w:val="20"/>
              </w:rPr>
              <w:t>Controla la configuración</w:t>
            </w:r>
            <w:r>
              <w:rPr>
                <w:sz w:val="20"/>
              </w:rPr>
              <w:t xml:space="preserve"> </w:t>
            </w:r>
            <w:r w:rsidRPr="008D23B1">
              <w:rPr>
                <w:sz w:val="20"/>
              </w:rPr>
              <w:t>de la toma del equipo. Abre y cierra el neutro y la</w:t>
            </w:r>
            <w:r>
              <w:rPr>
                <w:sz w:val="20"/>
              </w:rPr>
              <w:t xml:space="preserve"> </w:t>
            </w:r>
            <w:r w:rsidRPr="008D23B1">
              <w:rPr>
                <w:sz w:val="20"/>
              </w:rPr>
              <w:t>conexión a tierra, e invierte</w:t>
            </w:r>
            <w:r>
              <w:rPr>
                <w:sz w:val="20"/>
              </w:rPr>
              <w:t xml:space="preserve"> </w:t>
            </w:r>
            <w:r w:rsidRPr="008D23B1">
              <w:rPr>
                <w:sz w:val="20"/>
              </w:rPr>
              <w:t>la polaridad de la conexión neutra y activa.</w:t>
            </w:r>
          </w:p>
        </w:tc>
      </w:tr>
      <w:tr w:rsidR="00C050E0" w14:paraId="5E44EAA0" w14:textId="77777777" w:rsidTr="00C050E0">
        <w:tc>
          <w:tcPr>
            <w:tcW w:w="1016" w:type="dxa"/>
          </w:tcPr>
          <w:p w14:paraId="7FDF5E56" w14:textId="77777777" w:rsidR="00C050E0" w:rsidRPr="00974CC5" w:rsidRDefault="00C050E0" w:rsidP="00C050E0">
            <w:pPr>
              <w:pStyle w:val="NormalWeb"/>
              <w:jc w:val="center"/>
              <w:rPr>
                <w:sz w:val="20"/>
              </w:rPr>
            </w:pPr>
            <w:r w:rsidRPr="00974CC5">
              <w:rPr>
                <w:sz w:val="20"/>
              </w:rPr>
              <w:t>2</w:t>
            </w:r>
          </w:p>
        </w:tc>
        <w:tc>
          <w:tcPr>
            <w:tcW w:w="3061" w:type="dxa"/>
          </w:tcPr>
          <w:p w14:paraId="3732F418" w14:textId="5D19E3E7" w:rsidR="00C050E0" w:rsidRPr="00974CC5" w:rsidRDefault="008D23B1" w:rsidP="00C050E0">
            <w:pPr>
              <w:pStyle w:val="NormalWeb"/>
              <w:jc w:val="both"/>
              <w:rPr>
                <w:sz w:val="20"/>
              </w:rPr>
            </w:pPr>
            <w:r w:rsidRPr="008D23B1">
              <w:rPr>
                <w:sz w:val="20"/>
              </w:rPr>
              <w:t>Indicador de tensión alta</w:t>
            </w:r>
          </w:p>
        </w:tc>
        <w:tc>
          <w:tcPr>
            <w:tcW w:w="4901" w:type="dxa"/>
          </w:tcPr>
          <w:p w14:paraId="38CAFC7C" w14:textId="7C7B9B2E" w:rsidR="00C050E0" w:rsidRPr="00974CC5" w:rsidRDefault="00855DBF" w:rsidP="00C050E0">
            <w:pPr>
              <w:pStyle w:val="NormalWeb"/>
              <w:jc w:val="both"/>
              <w:rPr>
                <w:sz w:val="20"/>
              </w:rPr>
            </w:pPr>
            <w:r w:rsidRPr="000B2DD4">
              <w:rPr>
                <w:sz w:val="20"/>
              </w:rPr>
              <w:t>Indica cuándo se aplica una tensión alta a los bornes del ECG/piezas aplicadas, o L1 y L2 del receptáculo de prueba.</w:t>
            </w:r>
          </w:p>
        </w:tc>
      </w:tr>
      <w:tr w:rsidR="00855DBF" w14:paraId="4F1FE806" w14:textId="77777777" w:rsidTr="00C050E0">
        <w:tc>
          <w:tcPr>
            <w:tcW w:w="1016" w:type="dxa"/>
          </w:tcPr>
          <w:p w14:paraId="14E9E434" w14:textId="77777777" w:rsidR="00855DBF" w:rsidRPr="00974CC5" w:rsidRDefault="00855DBF" w:rsidP="00855DBF">
            <w:pPr>
              <w:pStyle w:val="NormalWeb"/>
              <w:jc w:val="center"/>
              <w:rPr>
                <w:sz w:val="20"/>
              </w:rPr>
            </w:pPr>
            <w:r w:rsidRPr="00974CC5">
              <w:rPr>
                <w:sz w:val="20"/>
              </w:rPr>
              <w:t>3</w:t>
            </w:r>
          </w:p>
        </w:tc>
        <w:tc>
          <w:tcPr>
            <w:tcW w:w="3061" w:type="dxa"/>
          </w:tcPr>
          <w:p w14:paraId="6BE45DD4" w14:textId="4D9210F7" w:rsidR="00855DBF" w:rsidRPr="00974CC5" w:rsidRDefault="00855DBF" w:rsidP="00855DBF">
            <w:pPr>
              <w:pStyle w:val="NormalWeb"/>
              <w:jc w:val="both"/>
              <w:rPr>
                <w:sz w:val="20"/>
              </w:rPr>
            </w:pPr>
            <w:r w:rsidRPr="008D23B1">
              <w:rPr>
                <w:sz w:val="20"/>
              </w:rPr>
              <w:t>Botones de funciones de prueba</w:t>
            </w:r>
          </w:p>
        </w:tc>
        <w:tc>
          <w:tcPr>
            <w:tcW w:w="4901" w:type="dxa"/>
          </w:tcPr>
          <w:p w14:paraId="32F07E09" w14:textId="76487BD9" w:rsidR="00855DBF" w:rsidRPr="00974CC5" w:rsidRDefault="00855DBF" w:rsidP="00855DBF">
            <w:pPr>
              <w:pStyle w:val="NormalWeb"/>
              <w:jc w:val="both"/>
              <w:rPr>
                <w:sz w:val="20"/>
              </w:rPr>
            </w:pPr>
            <w:r w:rsidRPr="000B2DD4">
              <w:rPr>
                <w:sz w:val="20"/>
              </w:rPr>
              <w:t>Selecciona las diversas funciones de prueba del analizador.</w:t>
            </w:r>
          </w:p>
        </w:tc>
      </w:tr>
      <w:tr w:rsidR="00C050E0" w14:paraId="00E9226E" w14:textId="77777777" w:rsidTr="00C050E0">
        <w:tc>
          <w:tcPr>
            <w:tcW w:w="1016" w:type="dxa"/>
          </w:tcPr>
          <w:p w14:paraId="16151655" w14:textId="77777777" w:rsidR="00C050E0" w:rsidRPr="00974CC5" w:rsidRDefault="00C050E0" w:rsidP="00C050E0">
            <w:pPr>
              <w:pStyle w:val="NormalWeb"/>
              <w:jc w:val="center"/>
              <w:rPr>
                <w:sz w:val="20"/>
              </w:rPr>
            </w:pPr>
            <w:r w:rsidRPr="00974CC5">
              <w:rPr>
                <w:sz w:val="20"/>
              </w:rPr>
              <w:t>4</w:t>
            </w:r>
          </w:p>
        </w:tc>
        <w:tc>
          <w:tcPr>
            <w:tcW w:w="3061" w:type="dxa"/>
          </w:tcPr>
          <w:p w14:paraId="420680CA" w14:textId="5DF33E9A" w:rsidR="00C050E0" w:rsidRPr="00974CC5" w:rsidRDefault="008D23B1" w:rsidP="00C050E0">
            <w:pPr>
              <w:pStyle w:val="NormalWeb"/>
              <w:jc w:val="both"/>
              <w:rPr>
                <w:sz w:val="20"/>
              </w:rPr>
            </w:pPr>
            <w:r w:rsidRPr="008D23B1">
              <w:rPr>
                <w:sz w:val="20"/>
              </w:rPr>
              <w:t>Botones de navegación</w:t>
            </w:r>
          </w:p>
        </w:tc>
        <w:tc>
          <w:tcPr>
            <w:tcW w:w="4901" w:type="dxa"/>
          </w:tcPr>
          <w:p w14:paraId="0E878AEB" w14:textId="3642A89B" w:rsidR="00C050E0" w:rsidRPr="00974CC5" w:rsidRDefault="00855DBF" w:rsidP="00C050E0">
            <w:pPr>
              <w:pStyle w:val="NormalWeb"/>
              <w:jc w:val="both"/>
              <w:rPr>
                <w:sz w:val="20"/>
              </w:rPr>
            </w:pPr>
            <w:r w:rsidRPr="000B2DD4">
              <w:rPr>
                <w:sz w:val="20"/>
              </w:rPr>
              <w:t>Botones de control del cursor para navegar por los menús y las listas.</w:t>
            </w:r>
          </w:p>
        </w:tc>
      </w:tr>
      <w:tr w:rsidR="00C050E0" w14:paraId="790EA150" w14:textId="77777777" w:rsidTr="00C050E0">
        <w:tc>
          <w:tcPr>
            <w:tcW w:w="1016" w:type="dxa"/>
          </w:tcPr>
          <w:p w14:paraId="0ADA8D43" w14:textId="77777777" w:rsidR="00C050E0" w:rsidRPr="00974CC5" w:rsidRDefault="00C050E0" w:rsidP="00C050E0">
            <w:pPr>
              <w:pStyle w:val="NormalWeb"/>
              <w:jc w:val="center"/>
              <w:rPr>
                <w:sz w:val="20"/>
              </w:rPr>
            </w:pPr>
            <w:r w:rsidRPr="00974CC5">
              <w:rPr>
                <w:sz w:val="20"/>
              </w:rPr>
              <w:t>5</w:t>
            </w:r>
          </w:p>
        </w:tc>
        <w:tc>
          <w:tcPr>
            <w:tcW w:w="3061" w:type="dxa"/>
          </w:tcPr>
          <w:p w14:paraId="7D69F8C3" w14:textId="1337545B" w:rsidR="00C050E0" w:rsidRPr="00974CC5" w:rsidRDefault="008D23B1" w:rsidP="00C050E0">
            <w:pPr>
              <w:pStyle w:val="NormalWeb"/>
              <w:jc w:val="both"/>
              <w:rPr>
                <w:sz w:val="20"/>
              </w:rPr>
            </w:pPr>
            <w:r w:rsidRPr="008D23B1">
              <w:rPr>
                <w:sz w:val="20"/>
              </w:rPr>
              <w:t>Botón de prueba</w:t>
            </w:r>
          </w:p>
        </w:tc>
        <w:tc>
          <w:tcPr>
            <w:tcW w:w="4901" w:type="dxa"/>
          </w:tcPr>
          <w:p w14:paraId="657949BC" w14:textId="5E4735F2" w:rsidR="00C050E0" w:rsidRPr="00974CC5" w:rsidRDefault="00855DBF" w:rsidP="00C050E0">
            <w:pPr>
              <w:pStyle w:val="NormalWeb"/>
              <w:jc w:val="both"/>
              <w:rPr>
                <w:sz w:val="20"/>
              </w:rPr>
            </w:pPr>
            <w:r w:rsidRPr="000B2DD4">
              <w:rPr>
                <w:sz w:val="20"/>
              </w:rPr>
              <w:t>Inicia las pruebas seleccionadas.</w:t>
            </w:r>
          </w:p>
        </w:tc>
      </w:tr>
      <w:tr w:rsidR="00C050E0" w14:paraId="1394D447" w14:textId="77777777" w:rsidTr="00C050E0">
        <w:tc>
          <w:tcPr>
            <w:tcW w:w="1016" w:type="dxa"/>
          </w:tcPr>
          <w:p w14:paraId="414F691B" w14:textId="77777777" w:rsidR="00C050E0" w:rsidRPr="00974CC5" w:rsidRDefault="00C050E0" w:rsidP="00C050E0">
            <w:pPr>
              <w:pStyle w:val="NormalWeb"/>
              <w:jc w:val="center"/>
              <w:rPr>
                <w:sz w:val="20"/>
              </w:rPr>
            </w:pPr>
            <w:r w:rsidRPr="00974CC5">
              <w:rPr>
                <w:sz w:val="20"/>
              </w:rPr>
              <w:t>6</w:t>
            </w:r>
          </w:p>
        </w:tc>
        <w:tc>
          <w:tcPr>
            <w:tcW w:w="3061" w:type="dxa"/>
          </w:tcPr>
          <w:p w14:paraId="1E801225" w14:textId="63E45C97" w:rsidR="00C050E0" w:rsidRPr="00974CC5" w:rsidRDefault="008D23B1" w:rsidP="00C050E0">
            <w:pPr>
              <w:pStyle w:val="NormalWeb"/>
              <w:jc w:val="both"/>
              <w:rPr>
                <w:sz w:val="20"/>
              </w:rPr>
            </w:pPr>
            <w:r w:rsidRPr="008D23B1">
              <w:rPr>
                <w:sz w:val="20"/>
              </w:rPr>
              <w:t>Botón Guardar</w:t>
            </w:r>
          </w:p>
        </w:tc>
        <w:tc>
          <w:tcPr>
            <w:tcW w:w="4901" w:type="dxa"/>
          </w:tcPr>
          <w:p w14:paraId="3244C70C" w14:textId="565348FC" w:rsidR="00C050E0" w:rsidRPr="00974CC5" w:rsidRDefault="00855DBF" w:rsidP="00C050E0">
            <w:pPr>
              <w:pStyle w:val="NormalWeb"/>
              <w:jc w:val="both"/>
              <w:rPr>
                <w:sz w:val="20"/>
              </w:rPr>
            </w:pPr>
            <w:r w:rsidRPr="000B2DD4">
              <w:rPr>
                <w:sz w:val="20"/>
              </w:rPr>
              <w:t>Guarda la medición o la forma de onda ECG en la memoria.</w:t>
            </w:r>
          </w:p>
        </w:tc>
      </w:tr>
      <w:tr w:rsidR="00C050E0" w14:paraId="135401E8" w14:textId="77777777" w:rsidTr="00C050E0">
        <w:tc>
          <w:tcPr>
            <w:tcW w:w="1016" w:type="dxa"/>
          </w:tcPr>
          <w:p w14:paraId="4FA0751E" w14:textId="77777777" w:rsidR="00C050E0" w:rsidRPr="00974CC5" w:rsidRDefault="00C050E0" w:rsidP="00C050E0">
            <w:pPr>
              <w:pStyle w:val="NormalWeb"/>
              <w:jc w:val="center"/>
              <w:rPr>
                <w:sz w:val="20"/>
              </w:rPr>
            </w:pPr>
            <w:r w:rsidRPr="00974CC5">
              <w:rPr>
                <w:sz w:val="20"/>
              </w:rPr>
              <w:lastRenderedPageBreak/>
              <w:t>7</w:t>
            </w:r>
          </w:p>
        </w:tc>
        <w:tc>
          <w:tcPr>
            <w:tcW w:w="3061" w:type="dxa"/>
          </w:tcPr>
          <w:p w14:paraId="59B9EB1F" w14:textId="5DBFF290" w:rsidR="00C050E0" w:rsidRPr="008D23B1" w:rsidRDefault="008D23B1" w:rsidP="008D23B1">
            <w:pPr>
              <w:pStyle w:val="NormalWeb"/>
              <w:jc w:val="both"/>
              <w:rPr>
                <w:sz w:val="20"/>
              </w:rPr>
            </w:pPr>
            <w:r w:rsidRPr="008D23B1">
              <w:rPr>
                <w:sz w:val="20"/>
              </w:rPr>
              <w:t>Conectores hembra de entrada</w:t>
            </w:r>
          </w:p>
        </w:tc>
        <w:tc>
          <w:tcPr>
            <w:tcW w:w="4901" w:type="dxa"/>
          </w:tcPr>
          <w:p w14:paraId="4C7DDB54" w14:textId="3FCDC6CF" w:rsidR="00C050E0" w:rsidRPr="00974CC5" w:rsidRDefault="00855DBF" w:rsidP="00C050E0">
            <w:pPr>
              <w:pStyle w:val="NormalWeb"/>
              <w:jc w:val="both"/>
              <w:rPr>
                <w:sz w:val="20"/>
              </w:rPr>
            </w:pPr>
            <w:r w:rsidRPr="000B2DD4">
              <w:rPr>
                <w:sz w:val="20"/>
              </w:rPr>
              <w:t>Conectores para las puntas de prueba.</w:t>
            </w:r>
          </w:p>
        </w:tc>
      </w:tr>
      <w:tr w:rsidR="00C050E0" w14:paraId="35E1FFB0" w14:textId="77777777" w:rsidTr="00C050E0">
        <w:tc>
          <w:tcPr>
            <w:tcW w:w="1016" w:type="dxa"/>
          </w:tcPr>
          <w:p w14:paraId="18D9D356" w14:textId="77777777" w:rsidR="00C050E0" w:rsidRPr="00974CC5" w:rsidRDefault="00C050E0" w:rsidP="00C050E0">
            <w:pPr>
              <w:pStyle w:val="NormalWeb"/>
              <w:jc w:val="center"/>
              <w:rPr>
                <w:sz w:val="20"/>
              </w:rPr>
            </w:pPr>
            <w:r w:rsidRPr="00974CC5">
              <w:rPr>
                <w:sz w:val="20"/>
              </w:rPr>
              <w:t>8</w:t>
            </w:r>
          </w:p>
        </w:tc>
        <w:tc>
          <w:tcPr>
            <w:tcW w:w="3061" w:type="dxa"/>
          </w:tcPr>
          <w:p w14:paraId="778D4A9A" w14:textId="147483AA" w:rsidR="00C050E0" w:rsidRPr="00974CC5" w:rsidRDefault="003974E3" w:rsidP="00C050E0">
            <w:pPr>
              <w:pStyle w:val="NormalWeb"/>
              <w:jc w:val="both"/>
              <w:rPr>
                <w:sz w:val="20"/>
              </w:rPr>
            </w:pPr>
            <w:r w:rsidRPr="00296462">
              <w:rPr>
                <w:rFonts w:ascii="Arial" w:hAnsi="Arial" w:cs="Arial"/>
                <w:spacing w:val="2"/>
                <w:sz w:val="18"/>
                <w:szCs w:val="18"/>
              </w:rPr>
              <w:t>T</w:t>
            </w:r>
            <w:r w:rsidRPr="00296462">
              <w:rPr>
                <w:rFonts w:ascii="Arial" w:hAnsi="Arial" w:cs="Arial"/>
                <w:spacing w:val="-1"/>
                <w:sz w:val="18"/>
                <w:szCs w:val="18"/>
              </w:rPr>
              <w:t>o</w:t>
            </w:r>
            <w:r w:rsidRPr="00296462">
              <w:rPr>
                <w:rFonts w:ascii="Arial" w:hAnsi="Arial" w:cs="Arial"/>
                <w:sz w:val="18"/>
                <w:szCs w:val="18"/>
              </w:rPr>
              <w:t>ma de anu</w:t>
            </w:r>
            <w:r w:rsidRPr="00296462">
              <w:rPr>
                <w:rFonts w:ascii="Arial" w:hAnsi="Arial" w:cs="Arial"/>
                <w:spacing w:val="1"/>
                <w:sz w:val="18"/>
                <w:szCs w:val="18"/>
              </w:rPr>
              <w:t>la</w:t>
            </w:r>
            <w:r w:rsidRPr="00296462">
              <w:rPr>
                <w:rFonts w:ascii="Arial" w:hAnsi="Arial" w:cs="Arial"/>
                <w:sz w:val="18"/>
                <w:szCs w:val="18"/>
              </w:rPr>
              <w:t>ción</w:t>
            </w:r>
          </w:p>
        </w:tc>
        <w:tc>
          <w:tcPr>
            <w:tcW w:w="4901" w:type="dxa"/>
          </w:tcPr>
          <w:p w14:paraId="0273F747" w14:textId="091EE387" w:rsidR="00C050E0" w:rsidRPr="00974CC5" w:rsidRDefault="00855DBF" w:rsidP="00C050E0">
            <w:pPr>
              <w:pStyle w:val="NormalWeb"/>
              <w:jc w:val="both"/>
              <w:rPr>
                <w:sz w:val="20"/>
              </w:rPr>
            </w:pPr>
            <w:r w:rsidRPr="000B2DD4">
              <w:rPr>
                <w:sz w:val="20"/>
              </w:rPr>
              <w:t>Conexión para poner a cero la resistencia de la punta de prueba.</w:t>
            </w:r>
          </w:p>
        </w:tc>
      </w:tr>
      <w:tr w:rsidR="00C050E0" w14:paraId="48FF54F4" w14:textId="77777777" w:rsidTr="00C050E0">
        <w:tc>
          <w:tcPr>
            <w:tcW w:w="1016" w:type="dxa"/>
          </w:tcPr>
          <w:p w14:paraId="3A1AD2D0" w14:textId="77777777" w:rsidR="00C050E0" w:rsidRPr="00974CC5" w:rsidRDefault="00C050E0" w:rsidP="00C050E0">
            <w:pPr>
              <w:pStyle w:val="NormalWeb"/>
              <w:jc w:val="center"/>
              <w:rPr>
                <w:sz w:val="20"/>
              </w:rPr>
            </w:pPr>
            <w:r w:rsidRPr="00974CC5">
              <w:rPr>
                <w:sz w:val="20"/>
              </w:rPr>
              <w:t>9</w:t>
            </w:r>
          </w:p>
        </w:tc>
        <w:tc>
          <w:tcPr>
            <w:tcW w:w="3061" w:type="dxa"/>
          </w:tcPr>
          <w:p w14:paraId="3216582B" w14:textId="0A7B5C97" w:rsidR="00C050E0" w:rsidRPr="00974CC5" w:rsidRDefault="003974E3" w:rsidP="00C050E0">
            <w:pPr>
              <w:pStyle w:val="NormalWeb"/>
              <w:jc w:val="both"/>
              <w:rPr>
                <w:sz w:val="20"/>
              </w:rPr>
            </w:pPr>
            <w:r w:rsidRPr="00296462">
              <w:rPr>
                <w:rFonts w:ascii="Arial" w:hAnsi="Arial" w:cs="Arial"/>
                <w:spacing w:val="2"/>
                <w:sz w:val="18"/>
                <w:szCs w:val="18"/>
              </w:rPr>
              <w:t>T</w:t>
            </w:r>
            <w:r w:rsidRPr="00296462">
              <w:rPr>
                <w:rFonts w:ascii="Arial" w:hAnsi="Arial" w:cs="Arial"/>
                <w:spacing w:val="-1"/>
                <w:sz w:val="18"/>
                <w:szCs w:val="18"/>
              </w:rPr>
              <w:t>e</w:t>
            </w:r>
            <w:r w:rsidRPr="00296462">
              <w:rPr>
                <w:rFonts w:ascii="Arial" w:hAnsi="Arial" w:cs="Arial"/>
                <w:sz w:val="18"/>
                <w:szCs w:val="18"/>
              </w:rPr>
              <w:t>clas prog</w:t>
            </w:r>
            <w:r w:rsidRPr="00296462">
              <w:rPr>
                <w:rFonts w:ascii="Arial" w:hAnsi="Arial" w:cs="Arial"/>
                <w:spacing w:val="1"/>
                <w:sz w:val="18"/>
                <w:szCs w:val="18"/>
              </w:rPr>
              <w:t>r</w:t>
            </w:r>
            <w:r w:rsidRPr="00296462">
              <w:rPr>
                <w:rFonts w:ascii="Arial" w:hAnsi="Arial" w:cs="Arial"/>
                <w:sz w:val="18"/>
                <w:szCs w:val="18"/>
              </w:rPr>
              <w:t>ama</w:t>
            </w:r>
            <w:r w:rsidRPr="00296462">
              <w:rPr>
                <w:rFonts w:ascii="Arial" w:hAnsi="Arial" w:cs="Arial"/>
                <w:spacing w:val="1"/>
                <w:sz w:val="18"/>
                <w:szCs w:val="18"/>
              </w:rPr>
              <w:t>b</w:t>
            </w:r>
            <w:r w:rsidRPr="00296462">
              <w:rPr>
                <w:rFonts w:ascii="Arial" w:hAnsi="Arial" w:cs="Arial"/>
                <w:sz w:val="18"/>
                <w:szCs w:val="18"/>
              </w:rPr>
              <w:t>les</w:t>
            </w:r>
            <w:r w:rsidRPr="00296462">
              <w:rPr>
                <w:rFonts w:ascii="Arial" w:hAnsi="Arial" w:cs="Arial"/>
                <w:spacing w:val="1"/>
                <w:sz w:val="18"/>
                <w:szCs w:val="18"/>
              </w:rPr>
              <w:t xml:space="preserve"> </w:t>
            </w:r>
            <w:r w:rsidRPr="00296462">
              <w:rPr>
                <w:rFonts w:ascii="Arial" w:hAnsi="Arial" w:cs="Arial"/>
                <w:sz w:val="18"/>
                <w:szCs w:val="18"/>
              </w:rPr>
              <w:t>de funci</w:t>
            </w:r>
            <w:r w:rsidRPr="00296462">
              <w:rPr>
                <w:rFonts w:ascii="Arial" w:hAnsi="Arial" w:cs="Arial"/>
                <w:spacing w:val="1"/>
                <w:sz w:val="18"/>
                <w:szCs w:val="18"/>
              </w:rPr>
              <w:t>ó</w:t>
            </w:r>
            <w:r w:rsidRPr="00296462">
              <w:rPr>
                <w:rFonts w:ascii="Arial" w:hAnsi="Arial" w:cs="Arial"/>
                <w:sz w:val="18"/>
                <w:szCs w:val="18"/>
              </w:rPr>
              <w:t>n</w:t>
            </w:r>
          </w:p>
        </w:tc>
        <w:tc>
          <w:tcPr>
            <w:tcW w:w="4901" w:type="dxa"/>
          </w:tcPr>
          <w:p w14:paraId="1E4144F6" w14:textId="7771B2E7" w:rsidR="00C050E0" w:rsidRPr="00974CC5" w:rsidRDefault="003974E3" w:rsidP="00C050E0">
            <w:pPr>
              <w:pStyle w:val="NormalWeb"/>
              <w:jc w:val="both"/>
              <w:rPr>
                <w:sz w:val="20"/>
              </w:rPr>
            </w:pPr>
            <w:r w:rsidRPr="003974E3">
              <w:rPr>
                <w:sz w:val="20"/>
              </w:rPr>
              <w:t>Las teclas F1 a F4 se utilizan para seleccionar varias opciones que aparecen en la pantalla LCD encima de cada tecla programable de función.</w:t>
            </w:r>
          </w:p>
        </w:tc>
      </w:tr>
    </w:tbl>
    <w:p w14:paraId="1D19A1FC" w14:textId="7F37D0A8" w:rsidR="00CA3CF7" w:rsidRPr="00BD4218" w:rsidRDefault="00C050E0" w:rsidP="00BD4218">
      <w:pPr>
        <w:pStyle w:val="NormalWeb"/>
        <w:jc w:val="both"/>
      </w:pPr>
      <w:r>
        <w:t>La figura 2 y tabla 2 describen las conexiones de la parte posterior del analizador.</w:t>
      </w:r>
      <w:r w:rsidR="00CA3CF7" w:rsidRPr="00CA3CF7">
        <w:rPr>
          <w:rFonts w:ascii="Cambria" w:hAnsi="Cambria"/>
          <w:sz w:val="20"/>
          <w:szCs w:val="20"/>
        </w:rPr>
        <w:t> </w:t>
      </w:r>
    </w:p>
    <w:p w14:paraId="4B41D4B0" w14:textId="1B4CC554" w:rsidR="000C32E9" w:rsidRDefault="00CA3CF7" w:rsidP="00BD4218">
      <w:pPr>
        <w:pStyle w:val="NormalWeb"/>
        <w:jc w:val="center"/>
      </w:pPr>
      <w:r>
        <w:rPr>
          <w:noProof/>
          <w:lang w:val="en-US" w:eastAsia="en-US"/>
        </w:rPr>
        <w:drawing>
          <wp:inline distT="0" distB="0" distL="0" distR="0" wp14:anchorId="24A41BA6" wp14:editId="01F30E51">
            <wp:extent cx="6332220" cy="3576979"/>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3576979"/>
                    </a:xfrm>
                    <a:prstGeom prst="rect">
                      <a:avLst/>
                    </a:prstGeom>
                    <a:noFill/>
                    <a:ln>
                      <a:noFill/>
                    </a:ln>
                  </pic:spPr>
                </pic:pic>
              </a:graphicData>
            </a:graphic>
          </wp:inline>
        </w:drawing>
      </w:r>
    </w:p>
    <w:p w14:paraId="6B3AEA93" w14:textId="60147DA7" w:rsidR="00BD4218" w:rsidRDefault="00C050E0" w:rsidP="00AF5530">
      <w:pPr>
        <w:pStyle w:val="NormalWeb"/>
        <w:jc w:val="center"/>
        <w:rPr>
          <w:b/>
          <w:i/>
          <w:sz w:val="18"/>
        </w:rPr>
      </w:pPr>
      <w:r>
        <w:rPr>
          <w:b/>
          <w:i/>
          <w:sz w:val="18"/>
        </w:rPr>
        <w:t>Figura 2</w:t>
      </w:r>
      <w:r w:rsidRPr="00974CC5">
        <w:rPr>
          <w:b/>
          <w:i/>
          <w:sz w:val="18"/>
        </w:rPr>
        <w:t>. Controle</w:t>
      </w:r>
      <w:r>
        <w:rPr>
          <w:b/>
          <w:i/>
          <w:sz w:val="18"/>
        </w:rPr>
        <w:t>s y conexiones del panel posterior</w:t>
      </w:r>
      <w:r w:rsidRPr="00974CC5">
        <w:rPr>
          <w:b/>
          <w:i/>
          <w:sz w:val="18"/>
        </w:rPr>
        <w:t>.</w:t>
      </w:r>
    </w:p>
    <w:p w14:paraId="45C84EE0" w14:textId="77777777" w:rsidR="00C050E0" w:rsidRPr="00B106EF" w:rsidRDefault="00C050E0" w:rsidP="00C050E0">
      <w:pPr>
        <w:pStyle w:val="NormalWeb"/>
        <w:ind w:left="16992" w:hanging="16992"/>
        <w:jc w:val="both"/>
        <w:rPr>
          <w:b/>
          <w:sz w:val="18"/>
        </w:rPr>
      </w:pPr>
      <w:r>
        <w:rPr>
          <w:b/>
          <w:sz w:val="18"/>
        </w:rPr>
        <w:t>Tabla 2</w:t>
      </w:r>
      <w:r w:rsidRPr="00974CC5">
        <w:rPr>
          <w:b/>
          <w:sz w:val="18"/>
        </w:rPr>
        <w:t xml:space="preserve">. </w:t>
      </w:r>
      <w:r>
        <w:rPr>
          <w:b/>
          <w:sz w:val="18"/>
        </w:rPr>
        <w:t>Conexiones del panel posterior.</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016"/>
        <w:gridCol w:w="3061"/>
        <w:gridCol w:w="4901"/>
      </w:tblGrid>
      <w:tr w:rsidR="00C050E0" w:rsidRPr="00974CC5" w14:paraId="48E9077B" w14:textId="77777777" w:rsidTr="00C050E0">
        <w:tc>
          <w:tcPr>
            <w:tcW w:w="1016" w:type="dxa"/>
            <w:shd w:val="clear" w:color="auto" w:fill="000000" w:themeFill="text1"/>
          </w:tcPr>
          <w:p w14:paraId="3086CC3B" w14:textId="77777777" w:rsidR="00C050E0" w:rsidRPr="00974CC5" w:rsidRDefault="00C050E0" w:rsidP="00C050E0">
            <w:pPr>
              <w:pStyle w:val="NormalWeb"/>
              <w:jc w:val="center"/>
              <w:rPr>
                <w:b/>
                <w:i/>
                <w:sz w:val="22"/>
              </w:rPr>
            </w:pPr>
            <w:r w:rsidRPr="00974CC5">
              <w:rPr>
                <w:b/>
                <w:i/>
                <w:sz w:val="22"/>
              </w:rPr>
              <w:t>Artículo</w:t>
            </w:r>
          </w:p>
        </w:tc>
        <w:tc>
          <w:tcPr>
            <w:tcW w:w="3061" w:type="dxa"/>
            <w:shd w:val="clear" w:color="auto" w:fill="000000" w:themeFill="text1"/>
          </w:tcPr>
          <w:p w14:paraId="3E55B9A4" w14:textId="77777777" w:rsidR="00C050E0" w:rsidRPr="00974CC5" w:rsidRDefault="00C050E0" w:rsidP="00C050E0">
            <w:pPr>
              <w:pStyle w:val="NormalWeb"/>
              <w:jc w:val="center"/>
              <w:rPr>
                <w:b/>
                <w:i/>
                <w:sz w:val="22"/>
              </w:rPr>
            </w:pPr>
            <w:r w:rsidRPr="00974CC5">
              <w:rPr>
                <w:b/>
                <w:i/>
                <w:sz w:val="22"/>
              </w:rPr>
              <w:t>Nombre</w:t>
            </w:r>
          </w:p>
        </w:tc>
        <w:tc>
          <w:tcPr>
            <w:tcW w:w="4901" w:type="dxa"/>
            <w:shd w:val="clear" w:color="auto" w:fill="000000" w:themeFill="text1"/>
          </w:tcPr>
          <w:p w14:paraId="79BFA9FB" w14:textId="77777777" w:rsidR="00C050E0" w:rsidRPr="00974CC5" w:rsidRDefault="00C050E0" w:rsidP="00C050E0">
            <w:pPr>
              <w:pStyle w:val="NormalWeb"/>
              <w:jc w:val="center"/>
              <w:rPr>
                <w:b/>
                <w:i/>
                <w:sz w:val="22"/>
              </w:rPr>
            </w:pPr>
            <w:r w:rsidRPr="00974CC5">
              <w:rPr>
                <w:b/>
                <w:i/>
                <w:sz w:val="22"/>
              </w:rPr>
              <w:t>Descripción</w:t>
            </w:r>
          </w:p>
        </w:tc>
      </w:tr>
      <w:tr w:rsidR="00C050E0" w:rsidRPr="00974CC5" w14:paraId="726A9BD0" w14:textId="77777777" w:rsidTr="00C050E0">
        <w:tc>
          <w:tcPr>
            <w:tcW w:w="1016" w:type="dxa"/>
          </w:tcPr>
          <w:p w14:paraId="2ED0D8EB" w14:textId="77777777" w:rsidR="00C050E0" w:rsidRPr="00974CC5" w:rsidRDefault="00C050E0" w:rsidP="00C050E0">
            <w:pPr>
              <w:pStyle w:val="NormalWeb"/>
              <w:jc w:val="center"/>
              <w:rPr>
                <w:sz w:val="20"/>
              </w:rPr>
            </w:pPr>
            <w:r w:rsidRPr="00974CC5">
              <w:rPr>
                <w:sz w:val="20"/>
              </w:rPr>
              <w:t>1</w:t>
            </w:r>
          </w:p>
        </w:tc>
        <w:tc>
          <w:tcPr>
            <w:tcW w:w="3061" w:type="dxa"/>
          </w:tcPr>
          <w:p w14:paraId="1D1E840B" w14:textId="41C5B88D" w:rsidR="00C050E0" w:rsidRPr="00974CC5" w:rsidRDefault="009437F5" w:rsidP="00C050E0">
            <w:pPr>
              <w:pStyle w:val="NormalWeb"/>
              <w:jc w:val="both"/>
              <w:rPr>
                <w:sz w:val="20"/>
              </w:rPr>
            </w:pPr>
            <w:r w:rsidRPr="009437F5">
              <w:rPr>
                <w:sz w:val="20"/>
              </w:rPr>
              <w:t>Salida del equipo</w:t>
            </w:r>
          </w:p>
        </w:tc>
        <w:tc>
          <w:tcPr>
            <w:tcW w:w="4901" w:type="dxa"/>
          </w:tcPr>
          <w:p w14:paraId="36BC5737" w14:textId="55F9ABCF" w:rsidR="00C050E0" w:rsidRPr="00974CC5" w:rsidRDefault="009437F5" w:rsidP="00C050E0">
            <w:pPr>
              <w:pStyle w:val="NormalWeb"/>
              <w:jc w:val="both"/>
              <w:rPr>
                <w:sz w:val="20"/>
              </w:rPr>
            </w:pPr>
            <w:r w:rsidRPr="009437F5">
              <w:rPr>
                <w:sz w:val="20"/>
              </w:rPr>
              <w:t>Salida del equipo, específica de la versión del analizador, que ofrece una conexión al dispositivo bajo prueba</w:t>
            </w:r>
            <w:r w:rsidR="008B6C99">
              <w:rPr>
                <w:sz w:val="20"/>
              </w:rPr>
              <w:t xml:space="preserve"> (DBP</w:t>
            </w:r>
            <w:r w:rsidR="00923379">
              <w:rPr>
                <w:sz w:val="20"/>
                <w:vertAlign w:val="superscript"/>
              </w:rPr>
              <w:t>2</w:t>
            </w:r>
            <w:r w:rsidR="008B6C99">
              <w:rPr>
                <w:sz w:val="20"/>
              </w:rPr>
              <w:t>)</w:t>
            </w:r>
            <w:r w:rsidRPr="009437F5">
              <w:rPr>
                <w:sz w:val="20"/>
              </w:rPr>
              <w:t>.</w:t>
            </w:r>
          </w:p>
        </w:tc>
      </w:tr>
      <w:tr w:rsidR="009437F5" w:rsidRPr="00974CC5" w14:paraId="6609CD9F" w14:textId="77777777" w:rsidTr="00C050E0">
        <w:tc>
          <w:tcPr>
            <w:tcW w:w="1016" w:type="dxa"/>
          </w:tcPr>
          <w:p w14:paraId="7EE87BA9" w14:textId="77777777" w:rsidR="009437F5" w:rsidRPr="00974CC5" w:rsidRDefault="009437F5" w:rsidP="00C050E0">
            <w:pPr>
              <w:pStyle w:val="NormalWeb"/>
              <w:jc w:val="center"/>
              <w:rPr>
                <w:sz w:val="20"/>
              </w:rPr>
            </w:pPr>
            <w:r w:rsidRPr="00974CC5">
              <w:rPr>
                <w:sz w:val="20"/>
              </w:rPr>
              <w:t>2</w:t>
            </w:r>
          </w:p>
        </w:tc>
        <w:tc>
          <w:tcPr>
            <w:tcW w:w="3061" w:type="dxa"/>
          </w:tcPr>
          <w:p w14:paraId="37DD0166" w14:textId="67990E48" w:rsidR="009437F5" w:rsidRPr="00974CC5" w:rsidRDefault="009437F5" w:rsidP="00923379">
            <w:pPr>
              <w:pStyle w:val="NormalWeb"/>
              <w:jc w:val="both"/>
              <w:rPr>
                <w:sz w:val="20"/>
              </w:rPr>
            </w:pPr>
            <w:r w:rsidRPr="00E34A7D">
              <w:rPr>
                <w:sz w:val="20"/>
              </w:rPr>
              <w:t>Puerto de dispositivo USB (conector de tipo Mini B)</w:t>
            </w:r>
            <w:r w:rsidR="00923379">
              <w:rPr>
                <w:sz w:val="20"/>
                <w:vertAlign w:val="superscript"/>
              </w:rPr>
              <w:t>3</w:t>
            </w:r>
          </w:p>
        </w:tc>
        <w:tc>
          <w:tcPr>
            <w:tcW w:w="4901" w:type="dxa"/>
          </w:tcPr>
          <w:p w14:paraId="348B7B66" w14:textId="0D9A3DB3" w:rsidR="009437F5" w:rsidRPr="00974CC5" w:rsidRDefault="009437F5" w:rsidP="00C050E0">
            <w:pPr>
              <w:pStyle w:val="NormalWeb"/>
              <w:jc w:val="both"/>
              <w:rPr>
                <w:sz w:val="20"/>
              </w:rPr>
            </w:pPr>
            <w:r w:rsidRPr="009437F5">
              <w:rPr>
                <w:sz w:val="20"/>
              </w:rPr>
              <w:t>Conexión digital para controlar el analizador desde un PC o controlador de instrumentos.</w:t>
            </w:r>
          </w:p>
        </w:tc>
      </w:tr>
      <w:tr w:rsidR="009437F5" w:rsidRPr="00974CC5" w14:paraId="0F1BD9A0" w14:textId="77777777" w:rsidTr="00C050E0">
        <w:tc>
          <w:tcPr>
            <w:tcW w:w="1016" w:type="dxa"/>
          </w:tcPr>
          <w:p w14:paraId="2122373D" w14:textId="77777777" w:rsidR="009437F5" w:rsidRPr="00974CC5" w:rsidRDefault="009437F5" w:rsidP="00C050E0">
            <w:pPr>
              <w:pStyle w:val="NormalWeb"/>
              <w:jc w:val="center"/>
              <w:rPr>
                <w:sz w:val="20"/>
              </w:rPr>
            </w:pPr>
            <w:r w:rsidRPr="00974CC5">
              <w:rPr>
                <w:sz w:val="20"/>
              </w:rPr>
              <w:t>3</w:t>
            </w:r>
          </w:p>
        </w:tc>
        <w:tc>
          <w:tcPr>
            <w:tcW w:w="3061" w:type="dxa"/>
          </w:tcPr>
          <w:p w14:paraId="38ADD6E8" w14:textId="77A49781" w:rsidR="009437F5" w:rsidRPr="00974CC5" w:rsidRDefault="009437F5" w:rsidP="00C050E0">
            <w:pPr>
              <w:pStyle w:val="NormalWeb"/>
              <w:jc w:val="both"/>
              <w:rPr>
                <w:sz w:val="20"/>
              </w:rPr>
            </w:pPr>
            <w:r w:rsidRPr="00E34A7D">
              <w:rPr>
                <w:sz w:val="20"/>
              </w:rPr>
              <w:t>Puerto de acceso del fusible</w:t>
            </w:r>
          </w:p>
        </w:tc>
        <w:tc>
          <w:tcPr>
            <w:tcW w:w="4901" w:type="dxa"/>
          </w:tcPr>
          <w:p w14:paraId="001A6185" w14:textId="68EF9D99" w:rsidR="009437F5" w:rsidRPr="00974CC5" w:rsidRDefault="009437F5" w:rsidP="00C050E0">
            <w:pPr>
              <w:pStyle w:val="NormalWeb"/>
              <w:jc w:val="both"/>
              <w:rPr>
                <w:sz w:val="20"/>
              </w:rPr>
            </w:pPr>
            <w:r w:rsidRPr="009437F5">
              <w:rPr>
                <w:sz w:val="20"/>
              </w:rPr>
              <w:t>Cubre los fusibles de salida del equipamiento.</w:t>
            </w:r>
          </w:p>
        </w:tc>
      </w:tr>
      <w:tr w:rsidR="009437F5" w:rsidRPr="00974CC5" w14:paraId="437D5B78" w14:textId="77777777" w:rsidTr="00C050E0">
        <w:tc>
          <w:tcPr>
            <w:tcW w:w="1016" w:type="dxa"/>
          </w:tcPr>
          <w:p w14:paraId="3A788C58" w14:textId="77777777" w:rsidR="009437F5" w:rsidRPr="00974CC5" w:rsidRDefault="009437F5" w:rsidP="00C050E0">
            <w:pPr>
              <w:pStyle w:val="NormalWeb"/>
              <w:jc w:val="center"/>
              <w:rPr>
                <w:sz w:val="20"/>
              </w:rPr>
            </w:pPr>
            <w:r w:rsidRPr="00974CC5">
              <w:rPr>
                <w:sz w:val="20"/>
              </w:rPr>
              <w:t>4</w:t>
            </w:r>
          </w:p>
        </w:tc>
        <w:tc>
          <w:tcPr>
            <w:tcW w:w="3061" w:type="dxa"/>
          </w:tcPr>
          <w:p w14:paraId="3DACDD2C" w14:textId="605DFFB2" w:rsidR="009437F5" w:rsidRPr="00974CC5" w:rsidRDefault="009437F5" w:rsidP="00C050E0">
            <w:pPr>
              <w:pStyle w:val="NormalWeb"/>
              <w:jc w:val="both"/>
              <w:rPr>
                <w:sz w:val="20"/>
              </w:rPr>
            </w:pPr>
            <w:r w:rsidRPr="00E34A7D">
              <w:rPr>
                <w:sz w:val="20"/>
              </w:rPr>
              <w:t>Soporte inclinado</w:t>
            </w:r>
          </w:p>
        </w:tc>
        <w:tc>
          <w:tcPr>
            <w:tcW w:w="4901" w:type="dxa"/>
          </w:tcPr>
          <w:p w14:paraId="2BADBECC" w14:textId="393ADCA9" w:rsidR="009437F5" w:rsidRPr="00974CC5" w:rsidRDefault="009437F5" w:rsidP="00C050E0">
            <w:pPr>
              <w:pStyle w:val="NormalWeb"/>
              <w:jc w:val="both"/>
              <w:rPr>
                <w:sz w:val="20"/>
              </w:rPr>
            </w:pPr>
            <w:r w:rsidRPr="009437F5">
              <w:rPr>
                <w:sz w:val="20"/>
              </w:rPr>
              <w:t>Soporte para mantener el analizador en una posición inclinada.</w:t>
            </w:r>
          </w:p>
        </w:tc>
      </w:tr>
      <w:tr w:rsidR="009437F5" w:rsidRPr="00974CC5" w14:paraId="48ADF80B" w14:textId="77777777" w:rsidTr="00C050E0">
        <w:tc>
          <w:tcPr>
            <w:tcW w:w="1016" w:type="dxa"/>
          </w:tcPr>
          <w:p w14:paraId="5ECBC676" w14:textId="54F9E132" w:rsidR="009437F5" w:rsidRPr="00974CC5" w:rsidRDefault="009437F5" w:rsidP="00C050E0">
            <w:pPr>
              <w:pStyle w:val="NormalWeb"/>
              <w:jc w:val="center"/>
              <w:rPr>
                <w:sz w:val="20"/>
              </w:rPr>
            </w:pPr>
            <w:r>
              <w:rPr>
                <w:sz w:val="20"/>
              </w:rPr>
              <w:t>5</w:t>
            </w:r>
          </w:p>
        </w:tc>
        <w:tc>
          <w:tcPr>
            <w:tcW w:w="3061" w:type="dxa"/>
          </w:tcPr>
          <w:p w14:paraId="4A89871D" w14:textId="11273712" w:rsidR="009437F5" w:rsidRDefault="009437F5" w:rsidP="00C050E0">
            <w:pPr>
              <w:pStyle w:val="NormalWeb"/>
              <w:jc w:val="both"/>
              <w:rPr>
                <w:sz w:val="20"/>
              </w:rPr>
            </w:pPr>
            <w:r w:rsidRPr="00E34A7D">
              <w:rPr>
                <w:sz w:val="20"/>
              </w:rPr>
              <w:t>Interruptor eléctrico de CA</w:t>
            </w:r>
          </w:p>
        </w:tc>
        <w:tc>
          <w:tcPr>
            <w:tcW w:w="4901" w:type="dxa"/>
          </w:tcPr>
          <w:p w14:paraId="1911531B" w14:textId="22300980" w:rsidR="009437F5" w:rsidRDefault="009437F5" w:rsidP="00C050E0">
            <w:pPr>
              <w:pStyle w:val="NormalWeb"/>
              <w:jc w:val="both"/>
              <w:rPr>
                <w:sz w:val="20"/>
              </w:rPr>
            </w:pPr>
            <w:r w:rsidRPr="009437F5">
              <w:rPr>
                <w:sz w:val="20"/>
              </w:rPr>
              <w:t>Enciende y apaga la alimentación de CA.</w:t>
            </w:r>
          </w:p>
        </w:tc>
      </w:tr>
      <w:tr w:rsidR="009437F5" w:rsidRPr="00974CC5" w14:paraId="2AFBFB9F" w14:textId="77777777" w:rsidTr="00C050E0">
        <w:tc>
          <w:tcPr>
            <w:tcW w:w="1016" w:type="dxa"/>
          </w:tcPr>
          <w:p w14:paraId="2F37BFF7" w14:textId="11411BE6" w:rsidR="009437F5" w:rsidRPr="00974CC5" w:rsidRDefault="009437F5" w:rsidP="00C050E0">
            <w:pPr>
              <w:pStyle w:val="NormalWeb"/>
              <w:jc w:val="center"/>
              <w:rPr>
                <w:sz w:val="20"/>
              </w:rPr>
            </w:pPr>
            <w:r>
              <w:rPr>
                <w:sz w:val="20"/>
              </w:rPr>
              <w:t>6</w:t>
            </w:r>
          </w:p>
        </w:tc>
        <w:tc>
          <w:tcPr>
            <w:tcW w:w="3061" w:type="dxa"/>
          </w:tcPr>
          <w:p w14:paraId="08CC2932" w14:textId="28786284" w:rsidR="009437F5" w:rsidRDefault="009437F5" w:rsidP="00C050E0">
            <w:pPr>
              <w:pStyle w:val="NormalWeb"/>
              <w:jc w:val="both"/>
              <w:rPr>
                <w:sz w:val="20"/>
              </w:rPr>
            </w:pPr>
            <w:r w:rsidRPr="00E34A7D">
              <w:rPr>
                <w:sz w:val="20"/>
              </w:rPr>
              <w:t>Conector de entrada de alimentación</w:t>
            </w:r>
          </w:p>
        </w:tc>
        <w:tc>
          <w:tcPr>
            <w:tcW w:w="4901" w:type="dxa"/>
          </w:tcPr>
          <w:p w14:paraId="1B551B10" w14:textId="27E93FA1" w:rsidR="009437F5" w:rsidRDefault="009437F5" w:rsidP="00C050E0">
            <w:pPr>
              <w:pStyle w:val="NormalWeb"/>
              <w:jc w:val="both"/>
              <w:rPr>
                <w:sz w:val="20"/>
              </w:rPr>
            </w:pPr>
            <w:r w:rsidRPr="009437F5">
              <w:rPr>
                <w:sz w:val="20"/>
              </w:rPr>
              <w:t>Un conector macho de tres patillas (IEC 60320 C19) a tierra, donde se enchufa el cable de alimentación de la red.</w:t>
            </w:r>
          </w:p>
        </w:tc>
      </w:tr>
      <w:tr w:rsidR="009437F5" w:rsidRPr="00974CC5" w14:paraId="00EB53B7" w14:textId="77777777" w:rsidTr="00C050E0">
        <w:tc>
          <w:tcPr>
            <w:tcW w:w="1016" w:type="dxa"/>
          </w:tcPr>
          <w:p w14:paraId="09933931" w14:textId="09D80D24" w:rsidR="009437F5" w:rsidRPr="00974CC5" w:rsidRDefault="009437F5" w:rsidP="00C050E0">
            <w:pPr>
              <w:pStyle w:val="NormalWeb"/>
              <w:jc w:val="center"/>
              <w:rPr>
                <w:sz w:val="20"/>
              </w:rPr>
            </w:pPr>
            <w:r>
              <w:rPr>
                <w:sz w:val="20"/>
              </w:rPr>
              <w:lastRenderedPageBreak/>
              <w:t>7</w:t>
            </w:r>
          </w:p>
        </w:tc>
        <w:tc>
          <w:tcPr>
            <w:tcW w:w="3061" w:type="dxa"/>
          </w:tcPr>
          <w:p w14:paraId="7005BABB" w14:textId="149484BD" w:rsidR="009437F5" w:rsidRDefault="009437F5" w:rsidP="00E34A7D">
            <w:pPr>
              <w:pStyle w:val="NormalWeb"/>
              <w:jc w:val="both"/>
              <w:rPr>
                <w:sz w:val="20"/>
              </w:rPr>
            </w:pPr>
            <w:r w:rsidRPr="00E34A7D">
              <w:rPr>
                <w:sz w:val="20"/>
              </w:rPr>
              <w:t>Tomas de piezas aplicadas/ECG</w:t>
            </w:r>
          </w:p>
        </w:tc>
        <w:tc>
          <w:tcPr>
            <w:tcW w:w="4901" w:type="dxa"/>
          </w:tcPr>
          <w:p w14:paraId="26D97F09" w14:textId="3A3ACBF2" w:rsidR="009437F5" w:rsidRDefault="009437F5" w:rsidP="00C050E0">
            <w:pPr>
              <w:pStyle w:val="NormalWeb"/>
              <w:jc w:val="both"/>
              <w:rPr>
                <w:sz w:val="20"/>
              </w:rPr>
            </w:pPr>
            <w:r w:rsidRPr="009437F5">
              <w:rPr>
                <w:sz w:val="20"/>
              </w:rPr>
              <w:t>Bornes de conexión para piezas aplicadas de dispositivo bajo prueba , tales como conductores de ECG. Se utilizan para comprobar la corriente de fugas a través de los conductores y para suministrar señales de ECG y formas de onda de rendimiento a un dispositivo bajo prueba.</w:t>
            </w:r>
          </w:p>
        </w:tc>
      </w:tr>
      <w:tr w:rsidR="009437F5" w:rsidRPr="00974CC5" w14:paraId="76B437B2" w14:textId="77777777" w:rsidTr="00C050E0">
        <w:tc>
          <w:tcPr>
            <w:tcW w:w="1016" w:type="dxa"/>
          </w:tcPr>
          <w:p w14:paraId="0A738A0D" w14:textId="407CD59A" w:rsidR="009437F5" w:rsidRPr="00974CC5" w:rsidRDefault="009437F5" w:rsidP="00C050E0">
            <w:pPr>
              <w:pStyle w:val="NormalWeb"/>
              <w:jc w:val="center"/>
              <w:rPr>
                <w:sz w:val="20"/>
              </w:rPr>
            </w:pPr>
            <w:r>
              <w:rPr>
                <w:sz w:val="20"/>
              </w:rPr>
              <w:t>8</w:t>
            </w:r>
          </w:p>
        </w:tc>
        <w:tc>
          <w:tcPr>
            <w:tcW w:w="3061" w:type="dxa"/>
          </w:tcPr>
          <w:p w14:paraId="0D83C85A" w14:textId="20B4F258" w:rsidR="009437F5" w:rsidRDefault="009437F5" w:rsidP="00C050E0">
            <w:pPr>
              <w:pStyle w:val="NormalWeb"/>
              <w:jc w:val="both"/>
              <w:rPr>
                <w:sz w:val="20"/>
              </w:rPr>
            </w:pPr>
            <w:r w:rsidRPr="00E34A7D">
              <w:rPr>
                <w:sz w:val="20"/>
              </w:rPr>
              <w:t>Adaptador de toma de punta cónica a ECG</w:t>
            </w:r>
          </w:p>
        </w:tc>
        <w:tc>
          <w:tcPr>
            <w:tcW w:w="4901" w:type="dxa"/>
          </w:tcPr>
          <w:p w14:paraId="13A9DDF2" w14:textId="594F6131" w:rsidR="009437F5" w:rsidRDefault="009437F5" w:rsidP="009437F5">
            <w:pPr>
              <w:pStyle w:val="NormalWeb"/>
              <w:jc w:val="both"/>
              <w:rPr>
                <w:sz w:val="20"/>
              </w:rPr>
            </w:pPr>
            <w:r w:rsidRPr="009437F5">
              <w:rPr>
                <w:sz w:val="20"/>
              </w:rPr>
              <w:t>Adaptador para conectar el conductor del adaptador ECG al analizador.</w:t>
            </w:r>
          </w:p>
        </w:tc>
      </w:tr>
      <w:tr w:rsidR="009437F5" w:rsidRPr="00974CC5" w14:paraId="122AB988" w14:textId="77777777" w:rsidTr="00C050E0">
        <w:tc>
          <w:tcPr>
            <w:tcW w:w="1016" w:type="dxa"/>
          </w:tcPr>
          <w:p w14:paraId="4ADFABBE" w14:textId="101B3F47" w:rsidR="009437F5" w:rsidRPr="00974CC5" w:rsidRDefault="009437F5" w:rsidP="00C050E0">
            <w:pPr>
              <w:pStyle w:val="NormalWeb"/>
              <w:jc w:val="center"/>
              <w:rPr>
                <w:sz w:val="20"/>
              </w:rPr>
            </w:pPr>
            <w:r>
              <w:rPr>
                <w:sz w:val="20"/>
              </w:rPr>
              <w:t>9</w:t>
            </w:r>
          </w:p>
        </w:tc>
        <w:tc>
          <w:tcPr>
            <w:tcW w:w="3061" w:type="dxa"/>
          </w:tcPr>
          <w:p w14:paraId="01CC64C1" w14:textId="231AC4BA" w:rsidR="009437F5" w:rsidRDefault="009437F5" w:rsidP="00E34A7D">
            <w:pPr>
              <w:pStyle w:val="NormalWeb"/>
              <w:jc w:val="both"/>
              <w:rPr>
                <w:sz w:val="20"/>
              </w:rPr>
            </w:pPr>
            <w:r w:rsidRPr="00E34A7D">
              <w:rPr>
                <w:sz w:val="20"/>
              </w:rPr>
              <w:t>Asa para transporte</w:t>
            </w:r>
          </w:p>
        </w:tc>
        <w:tc>
          <w:tcPr>
            <w:tcW w:w="4901" w:type="dxa"/>
          </w:tcPr>
          <w:p w14:paraId="1941F397" w14:textId="64134FFA" w:rsidR="009437F5" w:rsidRDefault="009437F5" w:rsidP="009437F5">
            <w:pPr>
              <w:pStyle w:val="NormalWeb"/>
              <w:jc w:val="both"/>
              <w:rPr>
                <w:sz w:val="20"/>
              </w:rPr>
            </w:pPr>
            <w:r w:rsidRPr="009437F5">
              <w:rPr>
                <w:sz w:val="20"/>
              </w:rPr>
              <w:t>Asa para transportar el Analizador. Nota: Las versiones anteriores del</w:t>
            </w:r>
            <w:r w:rsidR="00D951C4">
              <w:rPr>
                <w:sz w:val="20"/>
              </w:rPr>
              <w:t xml:space="preserve"> </w:t>
            </w:r>
            <w:r w:rsidRPr="009437F5">
              <w:rPr>
                <w:sz w:val="20"/>
              </w:rPr>
              <w:t>Analizador no tienen asa.</w:t>
            </w:r>
          </w:p>
        </w:tc>
      </w:tr>
      <w:tr w:rsidR="00E34A7D" w:rsidRPr="00974CC5" w14:paraId="4D47AF52" w14:textId="77777777" w:rsidTr="002A1012">
        <w:tc>
          <w:tcPr>
            <w:tcW w:w="8978" w:type="dxa"/>
            <w:gridSpan w:val="3"/>
          </w:tcPr>
          <w:p w14:paraId="520CB9FB" w14:textId="4162B06F" w:rsidR="00E34A7D" w:rsidRDefault="00923379" w:rsidP="00923379">
            <w:pPr>
              <w:pStyle w:val="FootnoteText"/>
            </w:pPr>
            <w:r w:rsidRPr="00923379">
              <w:rPr>
                <w:rStyle w:val="FootnoteReference"/>
              </w:rPr>
              <w:t>3</w:t>
            </w:r>
            <w:r w:rsidR="00E34A7D" w:rsidRPr="00923379">
              <w:rPr>
                <w:rStyle w:val="FootnoteReference"/>
              </w:rPr>
              <w:t xml:space="preserve">       Las versiones anteriores del Analizador tienen un conector USB de tipo B.</w:t>
            </w:r>
          </w:p>
        </w:tc>
      </w:tr>
    </w:tbl>
    <w:p w14:paraId="56A3882D" w14:textId="77777777" w:rsidR="006E1777" w:rsidRDefault="006E1777" w:rsidP="006E1777">
      <w:pPr>
        <w:pStyle w:val="ListParagraph"/>
        <w:ind w:left="720"/>
        <w:contextualSpacing/>
        <w:jc w:val="both"/>
        <w:rPr>
          <w:rFonts w:ascii="Arial" w:hAnsi="Arial" w:cs="Arial"/>
          <w:b/>
          <w:color w:val="404040"/>
          <w:sz w:val="22"/>
          <w:szCs w:val="22"/>
        </w:rPr>
      </w:pPr>
    </w:p>
    <w:p w14:paraId="5AABFFBC" w14:textId="77777777" w:rsidR="006E1777" w:rsidRDefault="006E1777" w:rsidP="006E1777">
      <w:pPr>
        <w:pStyle w:val="ListParagraph"/>
        <w:ind w:left="720"/>
        <w:contextualSpacing/>
        <w:jc w:val="both"/>
        <w:rPr>
          <w:rFonts w:ascii="Arial" w:hAnsi="Arial" w:cs="Arial"/>
          <w:b/>
          <w:color w:val="404040"/>
          <w:sz w:val="22"/>
          <w:szCs w:val="22"/>
        </w:rPr>
      </w:pPr>
    </w:p>
    <w:p w14:paraId="3B2AEFBF" w14:textId="4BD23D13" w:rsidR="00C050E0" w:rsidRPr="006E1777" w:rsidRDefault="00C050E0" w:rsidP="006E1777">
      <w:pPr>
        <w:pStyle w:val="ListParagraph"/>
        <w:numPr>
          <w:ilvl w:val="1"/>
          <w:numId w:val="22"/>
        </w:numPr>
        <w:contextualSpacing/>
        <w:jc w:val="both"/>
        <w:rPr>
          <w:rFonts w:ascii="Arial" w:hAnsi="Arial" w:cs="Arial"/>
          <w:b/>
          <w:color w:val="404040"/>
          <w:sz w:val="22"/>
          <w:szCs w:val="22"/>
        </w:rPr>
      </w:pPr>
      <w:r w:rsidRPr="006E1777">
        <w:rPr>
          <w:rFonts w:ascii="Arial" w:hAnsi="Arial" w:cs="Arial"/>
          <w:b/>
          <w:color w:val="404040"/>
          <w:sz w:val="22"/>
          <w:szCs w:val="22"/>
        </w:rPr>
        <w:t>Conexión de un DBP al A</w:t>
      </w:r>
      <w:r w:rsidR="0074510E">
        <w:rPr>
          <w:rFonts w:ascii="Arial" w:hAnsi="Arial" w:cs="Arial"/>
          <w:b/>
          <w:color w:val="404040"/>
          <w:sz w:val="22"/>
          <w:szCs w:val="22"/>
        </w:rPr>
        <w:t>nalizador</w:t>
      </w:r>
    </w:p>
    <w:p w14:paraId="310E8FB7" w14:textId="5C9BD181" w:rsidR="00AF5530" w:rsidRPr="00AF5530" w:rsidRDefault="00C050E0" w:rsidP="00AF5530">
      <w:pPr>
        <w:pStyle w:val="NormalWeb"/>
        <w:jc w:val="both"/>
      </w:pPr>
      <w:r>
        <w:t xml:space="preserve">Un DBP puede conectarse de diversas maneras, a continuación en la figura 3 se muestra un DBP conectado a la toma de corriente de prueba, los bornes de partes aplicables y una conexión separada a la envolvente o conductor de protección de tierra del DBP. </w:t>
      </w:r>
    </w:p>
    <w:p w14:paraId="43F4DFAD" w14:textId="0DD5D9E2" w:rsidR="00AF5530" w:rsidRPr="00AF5530" w:rsidRDefault="00AF5530" w:rsidP="00AF5530">
      <w:pPr>
        <w:pStyle w:val="NormalWeb"/>
        <w:jc w:val="center"/>
        <w:rPr>
          <w:noProof/>
          <w:lang w:val="en-US" w:eastAsia="en-US"/>
        </w:rPr>
      </w:pPr>
      <w:r>
        <w:rPr>
          <w:noProof/>
          <w:lang w:val="en-US" w:eastAsia="en-US"/>
        </w:rPr>
        <w:drawing>
          <wp:inline distT="0" distB="0" distL="0" distR="0" wp14:anchorId="6C01856C" wp14:editId="35D8E37C">
            <wp:extent cx="6332220" cy="3635609"/>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3635609"/>
                    </a:xfrm>
                    <a:prstGeom prst="rect">
                      <a:avLst/>
                    </a:prstGeom>
                    <a:noFill/>
                    <a:ln>
                      <a:noFill/>
                    </a:ln>
                  </pic:spPr>
                </pic:pic>
              </a:graphicData>
            </a:graphic>
          </wp:inline>
        </w:drawing>
      </w:r>
    </w:p>
    <w:p w14:paraId="6DFAB862" w14:textId="77777777" w:rsidR="00C050E0" w:rsidRPr="001B1B8C" w:rsidRDefault="00C050E0" w:rsidP="00C050E0">
      <w:pPr>
        <w:pStyle w:val="NormalWeb"/>
        <w:jc w:val="center"/>
        <w:rPr>
          <w:b/>
          <w:i/>
          <w:sz w:val="18"/>
        </w:rPr>
      </w:pPr>
      <w:r>
        <w:tab/>
      </w:r>
      <w:r>
        <w:rPr>
          <w:b/>
          <w:i/>
          <w:sz w:val="18"/>
        </w:rPr>
        <w:t>Figura 3</w:t>
      </w:r>
      <w:r w:rsidRPr="00974CC5">
        <w:rPr>
          <w:b/>
          <w:i/>
          <w:sz w:val="18"/>
        </w:rPr>
        <w:t xml:space="preserve">. </w:t>
      </w:r>
      <w:r>
        <w:rPr>
          <w:b/>
          <w:i/>
          <w:sz w:val="18"/>
        </w:rPr>
        <w:t>DBP conectado al analizador</w:t>
      </w:r>
      <w:r w:rsidRPr="00974CC5">
        <w:rPr>
          <w:b/>
          <w:i/>
          <w:sz w:val="18"/>
        </w:rPr>
        <w:t>.</w:t>
      </w:r>
    </w:p>
    <w:p w14:paraId="46807F0A" w14:textId="77777777" w:rsidR="00C050E0" w:rsidRDefault="00C050E0" w:rsidP="00C050E0">
      <w:pPr>
        <w:ind w:firstLine="708"/>
        <w:jc w:val="both"/>
        <w:rPr>
          <w:rFonts w:ascii="Times New Roman" w:hAnsi="Times New Roman" w:cs="Times New Roman"/>
          <w:b/>
          <w:i/>
          <w:sz w:val="24"/>
          <w:lang w:eastAsia="es-CL"/>
        </w:rPr>
      </w:pPr>
    </w:p>
    <w:p w14:paraId="429052B8" w14:textId="77777777" w:rsidR="00AF5530" w:rsidRDefault="00AF5530" w:rsidP="00C050E0">
      <w:pPr>
        <w:ind w:firstLine="708"/>
        <w:jc w:val="both"/>
        <w:rPr>
          <w:rFonts w:ascii="Times New Roman" w:hAnsi="Times New Roman" w:cs="Times New Roman"/>
          <w:b/>
          <w:i/>
          <w:sz w:val="24"/>
          <w:lang w:eastAsia="es-CL"/>
        </w:rPr>
      </w:pPr>
    </w:p>
    <w:p w14:paraId="35C23629" w14:textId="77777777" w:rsidR="00AF5530" w:rsidRDefault="00AF5530" w:rsidP="00C050E0">
      <w:pPr>
        <w:ind w:firstLine="708"/>
        <w:jc w:val="both"/>
        <w:rPr>
          <w:rFonts w:ascii="Times New Roman" w:hAnsi="Times New Roman" w:cs="Times New Roman"/>
          <w:b/>
          <w:i/>
          <w:sz w:val="24"/>
          <w:lang w:eastAsia="es-CL"/>
        </w:rPr>
      </w:pPr>
    </w:p>
    <w:p w14:paraId="4A966ACA" w14:textId="3674ADE9" w:rsidR="00C050E0" w:rsidRPr="00E513E7" w:rsidRDefault="00C050E0" w:rsidP="0074510E">
      <w:pPr>
        <w:pStyle w:val="ListParagraph"/>
        <w:numPr>
          <w:ilvl w:val="1"/>
          <w:numId w:val="22"/>
        </w:numPr>
        <w:contextualSpacing/>
        <w:jc w:val="both"/>
        <w:rPr>
          <w:rFonts w:ascii="Arial" w:hAnsi="Arial" w:cs="Arial"/>
          <w:b/>
          <w:color w:val="404040"/>
          <w:sz w:val="22"/>
          <w:szCs w:val="22"/>
          <w:highlight w:val="yellow"/>
        </w:rPr>
      </w:pPr>
      <w:r w:rsidRPr="00E513E7">
        <w:rPr>
          <w:rFonts w:ascii="Arial" w:hAnsi="Arial" w:cs="Arial"/>
          <w:b/>
          <w:color w:val="404040"/>
          <w:sz w:val="22"/>
          <w:szCs w:val="22"/>
          <w:highlight w:val="yellow"/>
        </w:rPr>
        <w:lastRenderedPageBreak/>
        <w:t xml:space="preserve">Puesta en Marcha del </w:t>
      </w:r>
      <w:commentRangeStart w:id="0"/>
      <w:r w:rsidRPr="00E513E7">
        <w:rPr>
          <w:rFonts w:ascii="Arial" w:hAnsi="Arial" w:cs="Arial"/>
          <w:b/>
          <w:color w:val="404040"/>
          <w:sz w:val="22"/>
          <w:szCs w:val="22"/>
          <w:highlight w:val="yellow"/>
        </w:rPr>
        <w:t>A</w:t>
      </w:r>
      <w:r w:rsidR="0074510E" w:rsidRPr="00E513E7">
        <w:rPr>
          <w:rFonts w:ascii="Arial" w:hAnsi="Arial" w:cs="Arial"/>
          <w:b/>
          <w:color w:val="404040"/>
          <w:sz w:val="22"/>
          <w:szCs w:val="22"/>
          <w:highlight w:val="yellow"/>
        </w:rPr>
        <w:t>nalizador</w:t>
      </w:r>
      <w:commentRangeEnd w:id="0"/>
      <w:r w:rsidR="00DC6BB6">
        <w:rPr>
          <w:rStyle w:val="CommentReference"/>
          <w:rFonts w:asciiTheme="minorHAnsi" w:eastAsiaTheme="minorHAnsi" w:hAnsiTheme="minorHAnsi" w:cstheme="minorBidi"/>
          <w:lang w:val="es-MX" w:eastAsia="en-US"/>
        </w:rPr>
        <w:commentReference w:id="0"/>
      </w:r>
    </w:p>
    <w:p w14:paraId="41ECDA04" w14:textId="77777777" w:rsidR="0074510E" w:rsidRPr="0074510E" w:rsidRDefault="0074510E" w:rsidP="0074510E">
      <w:pPr>
        <w:pStyle w:val="ListParagraph"/>
        <w:ind w:left="720"/>
        <w:contextualSpacing/>
        <w:jc w:val="both"/>
        <w:rPr>
          <w:rFonts w:ascii="Arial" w:hAnsi="Arial" w:cs="Arial"/>
          <w:b/>
          <w:color w:val="404040"/>
          <w:sz w:val="22"/>
          <w:szCs w:val="22"/>
        </w:rPr>
      </w:pPr>
    </w:p>
    <w:p w14:paraId="078B9E27" w14:textId="77777777" w:rsidR="00C050E0" w:rsidRPr="00BA6C5A"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 xml:space="preserve">Hay parámetros que se deben ajustar y se realiza a través del botón  </w:t>
      </w:r>
      <w:r w:rsidRPr="00BA6C5A">
        <w:rPr>
          <w:rFonts w:ascii="Times New Roman" w:hAnsi="Times New Roman" w:cs="Times New Roman"/>
          <w:b/>
          <w:color w:val="FFFFFF" w:themeColor="background1"/>
          <w:sz w:val="24"/>
          <w:highlight w:val="black"/>
          <w:lang w:eastAsia="es-CL"/>
        </w:rPr>
        <w:t>SET UP</w:t>
      </w:r>
      <w:r>
        <w:rPr>
          <w:rFonts w:ascii="Times New Roman" w:hAnsi="Times New Roman" w:cs="Times New Roman"/>
          <w:b/>
          <w:color w:val="FFFFFF" w:themeColor="background1"/>
          <w:sz w:val="24"/>
          <w:lang w:eastAsia="es-CL"/>
        </w:rPr>
        <w:t xml:space="preserve"> </w:t>
      </w:r>
      <w:r>
        <w:rPr>
          <w:rFonts w:ascii="Times New Roman" w:hAnsi="Times New Roman" w:cs="Times New Roman"/>
          <w:sz w:val="24"/>
          <w:lang w:eastAsia="es-CL"/>
        </w:rPr>
        <w:t xml:space="preserve"> correspondiente a los botones de funciones de prueba (Ver tabla 1, artículo 9). Se agrupan 6 categorías: Instrument, Display, Sound, Instrument Info, Calibration, and Diagnostics.</w:t>
      </w:r>
    </w:p>
    <w:p w14:paraId="123EFEAF"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Lo primordial antes de realizar una prueba de fugas con el ESA620 es comprobar la integridad de la conexión a tierra entre la tierra de la toma de corriente de prueba del analizador y la tierra de protección o envolvente de DBP.</w:t>
      </w:r>
    </w:p>
    <w:p w14:paraId="15BD421D"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Para esto se usa el método de 2 hilos con una corriente de prueba de 200mA:</w:t>
      </w:r>
    </w:p>
    <w:p w14:paraId="189E1167" w14:textId="77777777" w:rsidR="00C050E0" w:rsidRDefault="00C050E0" w:rsidP="00C050E0">
      <w:pPr>
        <w:pStyle w:val="ListParagraph"/>
        <w:numPr>
          <w:ilvl w:val="0"/>
          <w:numId w:val="33"/>
        </w:numPr>
        <w:spacing w:after="200" w:line="276" w:lineRule="auto"/>
        <w:contextualSpacing/>
        <w:jc w:val="both"/>
        <w:rPr>
          <w:lang w:eastAsia="es-CL"/>
        </w:rPr>
      </w:pPr>
      <w:r>
        <w:rPr>
          <w:lang w:eastAsia="es-CL"/>
        </w:rPr>
        <w:t>Asegúrese de que el cable eléctrico proveniente del DBP se enchufe en la toma de corriente de prueba del analizador.</w:t>
      </w:r>
    </w:p>
    <w:p w14:paraId="030E5F1C" w14:textId="77777777" w:rsidR="00C050E0" w:rsidRDefault="00C050E0" w:rsidP="00C050E0">
      <w:pPr>
        <w:pStyle w:val="ListParagraph"/>
        <w:numPr>
          <w:ilvl w:val="0"/>
          <w:numId w:val="33"/>
        </w:numPr>
        <w:spacing w:after="200" w:line="276" w:lineRule="auto"/>
        <w:contextualSpacing/>
        <w:jc w:val="both"/>
        <w:rPr>
          <w:lang w:eastAsia="es-CL"/>
        </w:rPr>
      </w:pPr>
      <w:r>
        <w:rPr>
          <w:lang w:eastAsia="es-CL"/>
        </w:rPr>
        <w:t xml:space="preserve">Pulse  </w:t>
      </w:r>
      <w:r w:rsidRPr="00C050E0">
        <w:rPr>
          <w:b/>
          <w:highlight w:val="lightGray"/>
          <w:lang w:eastAsia="es-CL"/>
        </w:rPr>
        <w:t>Ω</w:t>
      </w:r>
      <w:r>
        <w:rPr>
          <w:lang w:eastAsia="es-CL"/>
        </w:rPr>
        <w:t xml:space="preserve">  para revelar el menú de la función de resistencia.</w:t>
      </w:r>
    </w:p>
    <w:p w14:paraId="59635B9C" w14:textId="77777777" w:rsidR="00C050E0" w:rsidRDefault="00C050E0" w:rsidP="00C050E0">
      <w:pPr>
        <w:pStyle w:val="ListParagraph"/>
        <w:numPr>
          <w:ilvl w:val="0"/>
          <w:numId w:val="33"/>
        </w:numPr>
        <w:spacing w:after="200" w:line="276" w:lineRule="auto"/>
        <w:contextualSpacing/>
        <w:jc w:val="both"/>
        <w:rPr>
          <w:lang w:eastAsia="es-CL"/>
        </w:rPr>
      </w:pPr>
      <w:r>
        <w:rPr>
          <w:lang w:eastAsia="es-CL"/>
        </w:rPr>
        <w:t>Conecte un conductor de prueba entre el conector hembra rojo 2-WIRE V/Ω/A para cable BIFILAR) y el borne de anulación en el centro del panel superior del analizador.</w:t>
      </w:r>
    </w:p>
    <w:p w14:paraId="53BE507B" w14:textId="77777777" w:rsidR="00C050E0" w:rsidRDefault="00C050E0" w:rsidP="00C050E0">
      <w:pPr>
        <w:pStyle w:val="ListParagraph"/>
        <w:numPr>
          <w:ilvl w:val="0"/>
          <w:numId w:val="33"/>
        </w:numPr>
        <w:spacing w:after="200" w:line="276" w:lineRule="auto"/>
        <w:contextualSpacing/>
        <w:jc w:val="both"/>
        <w:rPr>
          <w:lang w:eastAsia="es-CL"/>
        </w:rPr>
      </w:pPr>
      <w:r>
        <w:rPr>
          <w:lang w:eastAsia="es-CL"/>
        </w:rPr>
        <w:t xml:space="preserve">Pulse la tecla programable </w:t>
      </w:r>
      <w:r w:rsidRPr="00224A4D">
        <w:rPr>
          <w:b/>
          <w:lang w:eastAsia="es-CL"/>
        </w:rPr>
        <w:t>Zero Leads</w:t>
      </w:r>
      <w:r>
        <w:rPr>
          <w:lang w:eastAsia="es-CL"/>
        </w:rPr>
        <w:t xml:space="preserve"> (Conductores a cero).</w:t>
      </w:r>
    </w:p>
    <w:p w14:paraId="4722633D" w14:textId="77777777" w:rsidR="00C050E0" w:rsidRPr="006C25E5" w:rsidRDefault="00C050E0" w:rsidP="00C050E0">
      <w:pPr>
        <w:pStyle w:val="ListParagraph"/>
        <w:numPr>
          <w:ilvl w:val="0"/>
          <w:numId w:val="33"/>
        </w:numPr>
        <w:spacing w:after="200" w:line="276" w:lineRule="auto"/>
        <w:contextualSpacing/>
        <w:jc w:val="both"/>
        <w:rPr>
          <w:lang w:eastAsia="es-CL"/>
        </w:rPr>
      </w:pPr>
      <w:r>
        <w:rPr>
          <w:lang w:eastAsia="es-CL"/>
        </w:rPr>
        <w:t>Mueva el conductor de prueba desde el borne de anulación a la envolvente o conductor de protección de tierra del DBP. Aparece la resistencia tal como se muestra en la figura 6.</w:t>
      </w:r>
      <w:r>
        <w:rPr>
          <w:rStyle w:val="FootnoteReference"/>
          <w:lang w:eastAsia="es-CL"/>
        </w:rPr>
        <w:footnoteReference w:id="1"/>
      </w:r>
    </w:p>
    <w:p w14:paraId="0D45EBDD" w14:textId="77777777" w:rsidR="00C050E0" w:rsidRDefault="00C050E0" w:rsidP="00C050E0">
      <w:pPr>
        <w:pStyle w:val="ListParagraph"/>
        <w:jc w:val="center"/>
        <w:rPr>
          <w:lang w:eastAsia="es-CL"/>
        </w:rPr>
      </w:pPr>
      <w:r>
        <w:rPr>
          <w:noProof/>
          <w:lang w:val="en-US" w:eastAsia="en-US"/>
        </w:rPr>
        <w:drawing>
          <wp:inline distT="0" distB="0" distL="0" distR="0" wp14:anchorId="7340C8C0" wp14:editId="17625993">
            <wp:extent cx="2353214" cy="681865"/>
            <wp:effectExtent l="19050" t="0" r="8986"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2353675" cy="681999"/>
                    </a:xfrm>
                    <a:prstGeom prst="rect">
                      <a:avLst/>
                    </a:prstGeom>
                    <a:noFill/>
                    <a:ln w="9525">
                      <a:noFill/>
                      <a:miter lim="800000"/>
                      <a:headEnd/>
                      <a:tailEnd/>
                    </a:ln>
                  </pic:spPr>
                </pic:pic>
              </a:graphicData>
            </a:graphic>
          </wp:inline>
        </w:drawing>
      </w:r>
    </w:p>
    <w:p w14:paraId="4E762273" w14:textId="77777777" w:rsidR="00C050E0" w:rsidRPr="00FD3FD4" w:rsidRDefault="00C050E0" w:rsidP="00C050E0">
      <w:pPr>
        <w:rPr>
          <w:rFonts w:ascii="Times New Roman" w:hAnsi="Times New Roman" w:cs="Times New Roman"/>
          <w:sz w:val="24"/>
          <w:lang w:eastAsia="es-CL"/>
        </w:rPr>
      </w:pPr>
    </w:p>
    <w:p w14:paraId="25147337" w14:textId="77777777" w:rsidR="00C050E0" w:rsidRDefault="00C050E0" w:rsidP="00C050E0">
      <w:pPr>
        <w:pStyle w:val="ListParagraph"/>
        <w:jc w:val="both"/>
        <w:rPr>
          <w:b/>
        </w:rPr>
      </w:pPr>
      <w:r w:rsidRPr="00A676ED">
        <w:rPr>
          <w:b/>
        </w:rPr>
        <w:t>2.6</w:t>
      </w:r>
      <w:r>
        <w:rPr>
          <w:b/>
        </w:rPr>
        <w:tab/>
      </w:r>
      <w:r w:rsidRPr="00A676ED">
        <w:rPr>
          <w:b/>
        </w:rPr>
        <w:t>Mantenimiento.</w:t>
      </w:r>
    </w:p>
    <w:p w14:paraId="71899A04" w14:textId="77777777" w:rsidR="002A1012" w:rsidRPr="00A676ED" w:rsidRDefault="002A1012" w:rsidP="00C050E0">
      <w:pPr>
        <w:pStyle w:val="ListParagraph"/>
        <w:jc w:val="both"/>
        <w:rPr>
          <w:lang w:eastAsia="es-CL"/>
        </w:rPr>
      </w:pPr>
    </w:p>
    <w:p w14:paraId="1C94CBDD"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El analizador ESA620 requiere poca mantención o cuidado especial, no obstante hay que tener precauciones en relación a la calibración. Evitar dejarlo caer o abusos mecánicos que puedan causar variaciones en los ajustes calibrados.</w:t>
      </w:r>
    </w:p>
    <w:p w14:paraId="135DB0AF"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Como cualquier instrumento también necesita limpieza, para tal propósito limpiar ocasionalmente con un paño húmedo y un detergente suave teniendo cuidado de evitar la entrada de líquidos.</w:t>
      </w:r>
    </w:p>
    <w:p w14:paraId="0C4FE36C"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Limpiar los cables del adaptador, frotándolos con el mismo cuidado, inspeccionándolos en busca de daños y deterioro del aislamiento. Comprobar la integridad de las conexiones antes de cada uso.</w:t>
      </w:r>
    </w:p>
    <w:p w14:paraId="356C0DB6" w14:textId="77777777" w:rsidR="002A1012" w:rsidRDefault="002A1012" w:rsidP="00C050E0">
      <w:pPr>
        <w:jc w:val="both"/>
        <w:rPr>
          <w:rFonts w:ascii="Times New Roman" w:hAnsi="Times New Roman" w:cs="Times New Roman"/>
          <w:sz w:val="24"/>
          <w:lang w:eastAsia="es-CL"/>
        </w:rPr>
      </w:pPr>
    </w:p>
    <w:p w14:paraId="0D56D91C" w14:textId="77777777" w:rsidR="002A1012" w:rsidRDefault="002A1012" w:rsidP="00C050E0">
      <w:pPr>
        <w:jc w:val="both"/>
        <w:rPr>
          <w:rFonts w:ascii="Times New Roman" w:hAnsi="Times New Roman" w:cs="Times New Roman"/>
          <w:sz w:val="24"/>
          <w:lang w:eastAsia="es-CL"/>
        </w:rPr>
      </w:pPr>
    </w:p>
    <w:p w14:paraId="57D3C06A" w14:textId="77777777" w:rsidR="002A1012" w:rsidRPr="00FD3FD4" w:rsidRDefault="002A1012" w:rsidP="00C050E0">
      <w:pPr>
        <w:jc w:val="both"/>
        <w:rPr>
          <w:rFonts w:ascii="Times New Roman" w:hAnsi="Times New Roman" w:cs="Times New Roman"/>
          <w:sz w:val="24"/>
          <w:lang w:eastAsia="es-CL"/>
        </w:rPr>
      </w:pPr>
    </w:p>
    <w:p w14:paraId="6FD46266" w14:textId="77777777" w:rsidR="00C050E0" w:rsidRDefault="00C050E0" w:rsidP="00C050E0">
      <w:pPr>
        <w:pStyle w:val="ListParagraph"/>
        <w:jc w:val="center"/>
        <w:rPr>
          <w:b/>
          <w:sz w:val="28"/>
        </w:rPr>
      </w:pPr>
      <w:r>
        <w:rPr>
          <w:b/>
          <w:sz w:val="28"/>
        </w:rPr>
        <w:t>3.</w:t>
      </w:r>
      <w:r>
        <w:rPr>
          <w:b/>
          <w:sz w:val="28"/>
        </w:rPr>
        <w:tab/>
        <w:t>PRUEBAS DE SEGURIDAD ELÉCTRICA</w:t>
      </w:r>
      <w:r>
        <w:rPr>
          <w:rStyle w:val="FootnoteReference"/>
          <w:b/>
          <w:sz w:val="28"/>
        </w:rPr>
        <w:footnoteReference w:id="2"/>
      </w:r>
    </w:p>
    <w:p w14:paraId="41CFDDCA" w14:textId="77777777" w:rsidR="00C050E0" w:rsidRPr="001B1B8C" w:rsidRDefault="00C050E0" w:rsidP="00C050E0">
      <w:pPr>
        <w:pStyle w:val="ListParagraph"/>
        <w:jc w:val="center"/>
        <w:rPr>
          <w:b/>
        </w:rPr>
      </w:pPr>
    </w:p>
    <w:p w14:paraId="5E7C563D" w14:textId="77777777" w:rsidR="00C050E0" w:rsidRPr="001B1B8C" w:rsidRDefault="00C050E0" w:rsidP="00C050E0">
      <w:pPr>
        <w:pStyle w:val="ListParagraph"/>
        <w:jc w:val="center"/>
        <w:rPr>
          <w:b/>
        </w:rPr>
      </w:pPr>
    </w:p>
    <w:p w14:paraId="6305436A" w14:textId="77777777" w:rsidR="00C050E0" w:rsidRPr="00A676ED" w:rsidRDefault="00C050E0" w:rsidP="00C050E0">
      <w:pPr>
        <w:pStyle w:val="ListParagraph"/>
        <w:jc w:val="both"/>
        <w:rPr>
          <w:b/>
        </w:rPr>
      </w:pPr>
      <w:r>
        <w:rPr>
          <w:b/>
        </w:rPr>
        <w:t>3.1</w:t>
      </w:r>
      <w:r>
        <w:rPr>
          <w:b/>
        </w:rPr>
        <w:tab/>
      </w:r>
      <w:r w:rsidRPr="00A676ED">
        <w:rPr>
          <w:b/>
        </w:rPr>
        <w:t>T</w:t>
      </w:r>
      <w:r>
        <w:rPr>
          <w:b/>
        </w:rPr>
        <w:t>ensión (de Alimentación) de la Red P</w:t>
      </w:r>
      <w:r w:rsidRPr="00A676ED">
        <w:rPr>
          <w:b/>
        </w:rPr>
        <w:t xml:space="preserve">rincipal. </w:t>
      </w:r>
    </w:p>
    <w:p w14:paraId="5BF830DE"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Esta prueba mide la tensión en las entradas principal a través de 3 mediciones separadas.</w:t>
      </w:r>
    </w:p>
    <w:p w14:paraId="5B779C0C" w14:textId="77777777" w:rsidR="00C050E0" w:rsidRDefault="00C050E0" w:rsidP="00C050E0">
      <w:pPr>
        <w:pStyle w:val="ListParagraph"/>
        <w:numPr>
          <w:ilvl w:val="0"/>
          <w:numId w:val="35"/>
        </w:numPr>
        <w:spacing w:after="200" w:line="276" w:lineRule="auto"/>
        <w:contextualSpacing/>
        <w:jc w:val="both"/>
        <w:rPr>
          <w:lang w:eastAsia="es-CL"/>
        </w:rPr>
      </w:pPr>
      <w:r>
        <w:rPr>
          <w:lang w:eastAsia="es-CL"/>
        </w:rPr>
        <w:t xml:space="preserve">Pulse  </w:t>
      </w:r>
      <w:r w:rsidRPr="00C050E0">
        <w:rPr>
          <w:b/>
          <w:highlight w:val="lightGray"/>
          <w:lang w:eastAsia="es-CL"/>
        </w:rPr>
        <w:t>V</w:t>
      </w:r>
      <w:r>
        <w:rPr>
          <w:b/>
          <w:color w:val="FFFFFF" w:themeColor="background1"/>
          <w:lang w:eastAsia="es-CL"/>
        </w:rPr>
        <w:t xml:space="preserve">  </w:t>
      </w:r>
      <w:r>
        <w:rPr>
          <w:lang w:eastAsia="es-CL"/>
        </w:rPr>
        <w:t>para acceder a la prueba de tensión de red.</w:t>
      </w:r>
    </w:p>
    <w:p w14:paraId="16AA6BAD" w14:textId="77777777" w:rsidR="00C050E0" w:rsidRDefault="00C050E0" w:rsidP="00C050E0">
      <w:pPr>
        <w:pStyle w:val="ListParagraph"/>
        <w:numPr>
          <w:ilvl w:val="0"/>
          <w:numId w:val="35"/>
        </w:numPr>
        <w:spacing w:after="200" w:line="276" w:lineRule="auto"/>
        <w:contextualSpacing/>
        <w:jc w:val="both"/>
        <w:rPr>
          <w:lang w:eastAsia="es-CL"/>
        </w:rPr>
      </w:pPr>
      <w:r>
        <w:rPr>
          <w:lang w:eastAsia="es-CL"/>
        </w:rPr>
        <w:t xml:space="preserve">Pulsar la tecla programable (Ver tabla 1, artículo 8) en la etiqueta </w:t>
      </w:r>
      <w:r w:rsidRPr="00886EC4">
        <w:rPr>
          <w:b/>
          <w:lang w:eastAsia="es-CL"/>
        </w:rPr>
        <w:t>Mains Voltage.</w:t>
      </w:r>
      <w:r>
        <w:rPr>
          <w:i/>
          <w:lang w:eastAsia="es-CL"/>
        </w:rPr>
        <w:t xml:space="preserve"> </w:t>
      </w:r>
      <w:r>
        <w:rPr>
          <w:lang w:eastAsia="es-CL"/>
        </w:rPr>
        <w:t>Este último tiene un menú con 3 mediciones seleccionables individualmente: L1 a L2, L2 a tierra y L1 a tierra.</w:t>
      </w:r>
    </w:p>
    <w:p w14:paraId="22F1943B"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i/>
          <w:sz w:val="24"/>
          <w:lang w:eastAsia="es-CL"/>
        </w:rPr>
        <w:t>Nota: La toma de corriente de prueba está apagado durante la prueba de tensión de red.</w:t>
      </w:r>
    </w:p>
    <w:p w14:paraId="28D060BE" w14:textId="77777777" w:rsidR="00C050E0" w:rsidRPr="00A676ED" w:rsidRDefault="00C050E0" w:rsidP="00C050E0">
      <w:pPr>
        <w:ind w:firstLine="708"/>
        <w:jc w:val="both"/>
        <w:rPr>
          <w:rFonts w:ascii="Times New Roman" w:hAnsi="Times New Roman" w:cs="Times New Roman"/>
          <w:sz w:val="24"/>
          <w:szCs w:val="24"/>
        </w:rPr>
      </w:pPr>
      <w:r w:rsidRPr="001B1B8C">
        <w:rPr>
          <w:rFonts w:ascii="Times New Roman" w:hAnsi="Times New Roman" w:cs="Times New Roman"/>
          <w:i/>
          <w:sz w:val="24"/>
          <w:lang w:eastAsia="es-CL"/>
        </w:rPr>
        <w:t xml:space="preserve"> </w:t>
      </w:r>
      <w:r>
        <w:rPr>
          <w:rFonts w:ascii="Times New Roman" w:hAnsi="Times New Roman" w:cs="Times New Roman"/>
          <w:b/>
          <w:sz w:val="24"/>
          <w:szCs w:val="24"/>
        </w:rPr>
        <w:t>3.2</w:t>
      </w:r>
      <w:r>
        <w:rPr>
          <w:rFonts w:ascii="Times New Roman" w:hAnsi="Times New Roman" w:cs="Times New Roman"/>
          <w:b/>
          <w:sz w:val="24"/>
          <w:szCs w:val="24"/>
        </w:rPr>
        <w:tab/>
        <w:t>Resistencia de Protección a Tierra (o de Conductor a T</w:t>
      </w:r>
      <w:r w:rsidRPr="00A676ED">
        <w:rPr>
          <w:rFonts w:ascii="Times New Roman" w:hAnsi="Times New Roman" w:cs="Times New Roman"/>
          <w:b/>
          <w:sz w:val="24"/>
          <w:szCs w:val="24"/>
        </w:rPr>
        <w:t>ierra).</w:t>
      </w:r>
    </w:p>
    <w:p w14:paraId="5D1C3389"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Este ítem trata de medir la impedancia entre el terminal PE (protección de tierra) de la toma de corriente del analizador y las partes conductivas expuestas del DBP que son conectadas a la tierra protectora de este dispositivo.</w:t>
      </w:r>
    </w:p>
    <w:p w14:paraId="1DF1F8CC" w14:textId="77777777" w:rsidR="00C050E0" w:rsidRDefault="00C050E0" w:rsidP="00C050E0">
      <w:pPr>
        <w:pStyle w:val="ListParagraph"/>
        <w:numPr>
          <w:ilvl w:val="0"/>
          <w:numId w:val="36"/>
        </w:numPr>
        <w:spacing w:after="200" w:line="276" w:lineRule="auto"/>
        <w:contextualSpacing/>
        <w:jc w:val="both"/>
        <w:rPr>
          <w:lang w:eastAsia="es-CL"/>
        </w:rPr>
      </w:pPr>
      <w:r>
        <w:rPr>
          <w:lang w:eastAsia="es-CL"/>
        </w:rPr>
        <w:t>Garantizar que el cable de alimentación del DBP está enchufado en la toma de corriente de prueba del analizador.</w:t>
      </w:r>
    </w:p>
    <w:p w14:paraId="66E25E68" w14:textId="77777777" w:rsidR="00C050E0" w:rsidRDefault="00C050E0" w:rsidP="00C050E0">
      <w:pPr>
        <w:pStyle w:val="ListParagraph"/>
        <w:numPr>
          <w:ilvl w:val="0"/>
          <w:numId w:val="36"/>
        </w:numPr>
        <w:spacing w:after="200" w:line="276" w:lineRule="auto"/>
        <w:contextualSpacing/>
        <w:jc w:val="both"/>
        <w:rPr>
          <w:lang w:eastAsia="es-CL"/>
        </w:rPr>
      </w:pPr>
      <w:r w:rsidRPr="00FB7B9D">
        <w:rPr>
          <w:lang w:eastAsia="es-CL"/>
        </w:rPr>
        <w:t xml:space="preserve">Pulse  </w:t>
      </w:r>
      <w:r w:rsidRPr="00C050E0">
        <w:rPr>
          <w:b/>
          <w:highlight w:val="lightGray"/>
          <w:lang w:eastAsia="es-CL"/>
        </w:rPr>
        <w:t>Ω</w:t>
      </w:r>
      <w:r w:rsidRPr="00FB7B9D">
        <w:rPr>
          <w:lang w:eastAsia="es-CL"/>
        </w:rPr>
        <w:t xml:space="preserve">  para revelar el menú de la función de resistencia.</w:t>
      </w:r>
    </w:p>
    <w:p w14:paraId="154CB3BF" w14:textId="77777777" w:rsidR="00C050E0" w:rsidRPr="007C4279" w:rsidRDefault="00C050E0" w:rsidP="00C050E0">
      <w:pPr>
        <w:pStyle w:val="ListParagraph"/>
        <w:numPr>
          <w:ilvl w:val="0"/>
          <w:numId w:val="36"/>
        </w:numPr>
        <w:spacing w:after="200" w:line="276" w:lineRule="auto"/>
        <w:contextualSpacing/>
        <w:jc w:val="both"/>
        <w:rPr>
          <w:lang w:eastAsia="es-CL"/>
        </w:rPr>
      </w:pPr>
      <w:r>
        <w:rPr>
          <w:lang w:eastAsia="es-CL"/>
        </w:rPr>
        <w:t>Conecte un conductor de prueba entre el conector hembra rojo 2-WIRE V/Ω/A (Ver figura 3). Una baja lectura de resistencia es requerida para confirmar una buena conexión a tierra a través del cable de alimentación.</w:t>
      </w:r>
    </w:p>
    <w:p w14:paraId="3A985272" w14:textId="77777777" w:rsidR="00C050E0" w:rsidRPr="007C4279" w:rsidRDefault="00C050E0" w:rsidP="00C050E0">
      <w:pPr>
        <w:pStyle w:val="ListParagraph"/>
        <w:numPr>
          <w:ilvl w:val="0"/>
          <w:numId w:val="36"/>
        </w:numPr>
        <w:spacing w:after="200" w:line="276" w:lineRule="auto"/>
        <w:contextualSpacing/>
        <w:jc w:val="both"/>
        <w:rPr>
          <w:lang w:eastAsia="es-CL"/>
        </w:rPr>
      </w:pPr>
      <w:r>
        <w:rPr>
          <w:lang w:eastAsia="es-CL"/>
        </w:rPr>
        <w:t>Conectar el otro conductor de prueba al borne de anulación.</w:t>
      </w:r>
    </w:p>
    <w:p w14:paraId="009FB1C4" w14:textId="77777777" w:rsidR="00C050E0" w:rsidRPr="007C4279" w:rsidRDefault="00C050E0" w:rsidP="00C050E0">
      <w:pPr>
        <w:pStyle w:val="ListParagraph"/>
        <w:numPr>
          <w:ilvl w:val="0"/>
          <w:numId w:val="36"/>
        </w:numPr>
        <w:spacing w:after="200" w:line="276" w:lineRule="auto"/>
        <w:contextualSpacing/>
        <w:jc w:val="both"/>
        <w:rPr>
          <w:lang w:eastAsia="es-CL"/>
        </w:rPr>
      </w:pPr>
      <w:r>
        <w:rPr>
          <w:lang w:eastAsia="es-CL"/>
        </w:rPr>
        <w:t xml:space="preserve">Pulse la tecla programable etiquetada </w:t>
      </w:r>
      <w:r w:rsidRPr="0071577F">
        <w:rPr>
          <w:b/>
          <w:lang w:eastAsia="es-CL"/>
        </w:rPr>
        <w:t>Zero Leads</w:t>
      </w:r>
      <w:r>
        <w:rPr>
          <w:lang w:eastAsia="es-CL"/>
        </w:rPr>
        <w:t xml:space="preserve"> (conductores a cero). De esta manera se cancelan las mediciones de la prueba de resistencia.</w:t>
      </w:r>
    </w:p>
    <w:p w14:paraId="09735139" w14:textId="77777777" w:rsidR="00C050E0" w:rsidRPr="00703EE7" w:rsidRDefault="00C050E0" w:rsidP="00C050E0">
      <w:pPr>
        <w:pStyle w:val="ListParagraph"/>
        <w:numPr>
          <w:ilvl w:val="0"/>
          <w:numId w:val="36"/>
        </w:numPr>
        <w:spacing w:after="200" w:line="276" w:lineRule="auto"/>
        <w:contextualSpacing/>
        <w:jc w:val="both"/>
        <w:rPr>
          <w:lang w:eastAsia="es-CL"/>
        </w:rPr>
      </w:pPr>
      <w:r>
        <w:rPr>
          <w:lang w:eastAsia="es-CL"/>
        </w:rPr>
        <w:t>Conecte un conductor de prueba desde el conector 2-WIRE V/Ω/A a la envolvente del DBP o a la conexión de tierra de protección.</w:t>
      </w:r>
    </w:p>
    <w:p w14:paraId="27FFA0D8"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Ahora dependiendo de cuál de las dos pruebas de corriente sea seleccionada el procedimiento cambia. Se puede utilizar una corriente de 200mA u otra de 25A cambiando la etiqueta de las teclas programables.</w:t>
      </w:r>
    </w:p>
    <w:p w14:paraId="14CA5919" w14:textId="77777777" w:rsidR="00C050E0" w:rsidRPr="00703EE7" w:rsidRDefault="00C050E0" w:rsidP="00C050E0">
      <w:pPr>
        <w:pStyle w:val="ListParagraph"/>
        <w:numPr>
          <w:ilvl w:val="0"/>
          <w:numId w:val="36"/>
        </w:numPr>
        <w:spacing w:after="200" w:line="276" w:lineRule="auto"/>
        <w:contextualSpacing/>
        <w:jc w:val="both"/>
        <w:rPr>
          <w:lang w:eastAsia="es-CL"/>
        </w:rPr>
      </w:pPr>
      <w:r>
        <w:rPr>
          <w:lang w:eastAsia="es-CL"/>
        </w:rPr>
        <w:t xml:space="preserve">Con cualquiera de las dos corrientes, la medida de la resistencia será desplegada en la pantalla luego de pulsar </w:t>
      </w:r>
      <w:r w:rsidRPr="005D160A">
        <w:rPr>
          <w:b/>
          <w:color w:val="FFFFFF" w:themeColor="background1"/>
          <w:highlight w:val="black"/>
          <w:lang w:eastAsia="es-CL"/>
        </w:rPr>
        <w:t>TEST</w:t>
      </w:r>
      <w:r>
        <w:rPr>
          <w:lang w:eastAsia="es-CL"/>
        </w:rPr>
        <w:t>, de esta manera se aplica la prueba de corriente que para una lectura estable toma alrededor de 3 segundos.</w:t>
      </w:r>
    </w:p>
    <w:p w14:paraId="31C8CF04" w14:textId="77777777" w:rsidR="00C050E0" w:rsidRPr="00934CCC" w:rsidRDefault="00C050E0" w:rsidP="00C050E0">
      <w:pPr>
        <w:jc w:val="both"/>
        <w:rPr>
          <w:rFonts w:ascii="Times New Roman" w:hAnsi="Times New Roman" w:cs="Times New Roman"/>
          <w:sz w:val="24"/>
          <w:szCs w:val="24"/>
          <w:lang w:eastAsia="es-CL"/>
        </w:rPr>
      </w:pPr>
      <w:r>
        <w:rPr>
          <w:rFonts w:ascii="Times New Roman" w:hAnsi="Times New Roman" w:cs="Times New Roman"/>
          <w:sz w:val="24"/>
          <w:szCs w:val="24"/>
          <w:lang w:eastAsia="es-CL"/>
        </w:rPr>
        <w:lastRenderedPageBreak/>
        <w:t xml:space="preserve">Es necesario que la lectura de resistencia sea baja para que garantice una buena conexión a tierra a través del cable de alimentación. </w:t>
      </w:r>
    </w:p>
    <w:p w14:paraId="7FBA8DC0" w14:textId="77777777" w:rsidR="00C050E0" w:rsidRDefault="00C050E0" w:rsidP="00C050E0">
      <w:pPr>
        <w:jc w:val="both"/>
        <w:rPr>
          <w:rFonts w:ascii="Times New Roman" w:hAnsi="Times New Roman" w:cs="Times New Roman"/>
          <w:i/>
          <w:sz w:val="24"/>
          <w:szCs w:val="24"/>
          <w:lang w:eastAsia="es-CL"/>
        </w:rPr>
      </w:pPr>
      <w:r>
        <w:rPr>
          <w:rFonts w:ascii="Times New Roman" w:hAnsi="Times New Roman" w:cs="Times New Roman"/>
          <w:i/>
          <w:sz w:val="24"/>
          <w:szCs w:val="24"/>
          <w:lang w:eastAsia="es-CL"/>
        </w:rPr>
        <w:t>Nota: El DBP está apagado para esta prueba.</w:t>
      </w:r>
    </w:p>
    <w:p w14:paraId="32DCF746" w14:textId="77777777" w:rsidR="00C050E0" w:rsidRPr="00A676ED" w:rsidRDefault="00C050E0" w:rsidP="00C050E0">
      <w:pPr>
        <w:ind w:firstLine="708"/>
        <w:jc w:val="both"/>
        <w:rPr>
          <w:rFonts w:ascii="Times New Roman" w:hAnsi="Times New Roman" w:cs="Times New Roman"/>
          <w:sz w:val="24"/>
          <w:szCs w:val="24"/>
        </w:rPr>
      </w:pPr>
      <w:r>
        <w:rPr>
          <w:rFonts w:ascii="Times New Roman" w:hAnsi="Times New Roman" w:cs="Times New Roman"/>
          <w:b/>
          <w:sz w:val="24"/>
          <w:szCs w:val="24"/>
        </w:rPr>
        <w:t>3.3</w:t>
      </w:r>
      <w:r>
        <w:rPr>
          <w:rFonts w:ascii="Times New Roman" w:hAnsi="Times New Roman" w:cs="Times New Roman"/>
          <w:b/>
          <w:sz w:val="24"/>
          <w:szCs w:val="24"/>
        </w:rPr>
        <w:tab/>
        <w:t>Resistencia de A</w:t>
      </w:r>
      <w:r w:rsidRPr="00A676ED">
        <w:rPr>
          <w:rFonts w:ascii="Times New Roman" w:hAnsi="Times New Roman" w:cs="Times New Roman"/>
          <w:b/>
          <w:sz w:val="24"/>
          <w:szCs w:val="24"/>
        </w:rPr>
        <w:t>islamiento.</w:t>
      </w:r>
    </w:p>
    <w:p w14:paraId="620705AE"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Hay cinco pruebas de resistencia de aislamiento que utilizan una tensión de 500V por defecto. Estas pruebas son las siguientes:</w:t>
      </w:r>
    </w:p>
    <w:p w14:paraId="4271C877" w14:textId="77777777" w:rsidR="00C050E0" w:rsidRPr="009753C3" w:rsidRDefault="00C050E0" w:rsidP="00C050E0">
      <w:pPr>
        <w:pStyle w:val="NormalWeb"/>
        <w:jc w:val="both"/>
        <w:rPr>
          <w:b/>
          <w:sz w:val="18"/>
        </w:rPr>
      </w:pPr>
      <w:r>
        <w:rPr>
          <w:b/>
          <w:sz w:val="18"/>
        </w:rPr>
        <w:t>Tabla 3. Pruebas de resistencia de aislamiento.</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4489"/>
        <w:gridCol w:w="4489"/>
      </w:tblGrid>
      <w:tr w:rsidR="00C050E0" w:rsidRPr="00EE2C38" w14:paraId="0A06A60B" w14:textId="77777777" w:rsidTr="00C050E0">
        <w:tc>
          <w:tcPr>
            <w:tcW w:w="4489" w:type="dxa"/>
            <w:shd w:val="clear" w:color="auto" w:fill="000000" w:themeFill="text1"/>
          </w:tcPr>
          <w:p w14:paraId="2224586C" w14:textId="77777777" w:rsidR="00C050E0" w:rsidRPr="00EE2C38" w:rsidRDefault="00C050E0" w:rsidP="00C050E0">
            <w:pPr>
              <w:jc w:val="center"/>
              <w:rPr>
                <w:rFonts w:ascii="Times New Roman" w:hAnsi="Times New Roman" w:cs="Times New Roman"/>
                <w:b/>
                <w:i/>
                <w:szCs w:val="24"/>
              </w:rPr>
            </w:pPr>
            <w:r w:rsidRPr="00EE2C38">
              <w:rPr>
                <w:rFonts w:ascii="Times New Roman" w:hAnsi="Times New Roman" w:cs="Times New Roman"/>
                <w:b/>
                <w:i/>
                <w:szCs w:val="24"/>
              </w:rPr>
              <w:t>Nombre</w:t>
            </w:r>
          </w:p>
        </w:tc>
        <w:tc>
          <w:tcPr>
            <w:tcW w:w="4489" w:type="dxa"/>
            <w:shd w:val="clear" w:color="auto" w:fill="000000" w:themeFill="text1"/>
          </w:tcPr>
          <w:p w14:paraId="6760DCE2" w14:textId="77777777" w:rsidR="00C050E0" w:rsidRPr="00EE2C38" w:rsidRDefault="00C050E0" w:rsidP="00C050E0">
            <w:pPr>
              <w:jc w:val="center"/>
              <w:rPr>
                <w:rFonts w:ascii="Times New Roman" w:hAnsi="Times New Roman" w:cs="Times New Roman"/>
                <w:b/>
                <w:i/>
                <w:szCs w:val="24"/>
              </w:rPr>
            </w:pPr>
            <w:r w:rsidRPr="00EE2C38">
              <w:rPr>
                <w:rFonts w:ascii="Times New Roman" w:hAnsi="Times New Roman" w:cs="Times New Roman"/>
                <w:b/>
                <w:i/>
                <w:szCs w:val="24"/>
              </w:rPr>
              <w:t>Etiqueta en las teclas programables de función</w:t>
            </w:r>
          </w:p>
        </w:tc>
      </w:tr>
      <w:tr w:rsidR="00C050E0" w14:paraId="005E7CFD" w14:textId="77777777" w:rsidTr="00C050E0">
        <w:tc>
          <w:tcPr>
            <w:tcW w:w="4489" w:type="dxa"/>
          </w:tcPr>
          <w:p w14:paraId="3C1CA29A"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Red eléctrica (</w:t>
            </w:r>
            <w:r w:rsidRPr="00EE2C38">
              <w:rPr>
                <w:rFonts w:ascii="Times New Roman" w:hAnsi="Times New Roman" w:cs="Times New Roman"/>
                <w:sz w:val="20"/>
                <w:szCs w:val="24"/>
              </w:rPr>
              <w:t>L1 &amp; L2</w:t>
            </w:r>
            <w:r>
              <w:rPr>
                <w:rFonts w:ascii="Times New Roman" w:hAnsi="Times New Roman" w:cs="Times New Roman"/>
                <w:sz w:val="20"/>
                <w:szCs w:val="24"/>
              </w:rPr>
              <w:t>)</w:t>
            </w:r>
            <w:r w:rsidRPr="00EE2C38">
              <w:rPr>
                <w:rFonts w:ascii="Times New Roman" w:hAnsi="Times New Roman" w:cs="Times New Roman"/>
                <w:sz w:val="20"/>
                <w:szCs w:val="24"/>
              </w:rPr>
              <w:t xml:space="preserve"> a Tierra de protección</w:t>
            </w:r>
          </w:p>
        </w:tc>
        <w:tc>
          <w:tcPr>
            <w:tcW w:w="4489" w:type="dxa"/>
          </w:tcPr>
          <w:p w14:paraId="3196C709" w14:textId="77777777" w:rsidR="00C050E0" w:rsidRPr="00EE2C38" w:rsidRDefault="00C050E0" w:rsidP="00C050E0">
            <w:pPr>
              <w:jc w:val="center"/>
              <w:rPr>
                <w:rFonts w:ascii="Times New Roman" w:hAnsi="Times New Roman" w:cs="Times New Roman"/>
                <w:sz w:val="20"/>
                <w:szCs w:val="24"/>
              </w:rPr>
            </w:pPr>
            <w:r w:rsidRPr="00EE2C38">
              <w:rPr>
                <w:rFonts w:ascii="Times New Roman" w:hAnsi="Times New Roman" w:cs="Times New Roman"/>
                <w:sz w:val="20"/>
                <w:szCs w:val="24"/>
              </w:rPr>
              <w:t>Mains-PE</w:t>
            </w:r>
          </w:p>
        </w:tc>
      </w:tr>
      <w:tr w:rsidR="00C050E0" w14:paraId="3A26ED7E" w14:textId="77777777" w:rsidTr="00C050E0">
        <w:tc>
          <w:tcPr>
            <w:tcW w:w="4489" w:type="dxa"/>
          </w:tcPr>
          <w:p w14:paraId="43EDABC9"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Partes aplicables</w:t>
            </w:r>
            <w:r w:rsidRPr="00EE2C38">
              <w:rPr>
                <w:rFonts w:ascii="Times New Roman" w:hAnsi="Times New Roman" w:cs="Times New Roman"/>
                <w:sz w:val="20"/>
                <w:szCs w:val="24"/>
              </w:rPr>
              <w:t xml:space="preserve"> a Tierra de protección</w:t>
            </w:r>
          </w:p>
        </w:tc>
        <w:tc>
          <w:tcPr>
            <w:tcW w:w="4489" w:type="dxa"/>
          </w:tcPr>
          <w:p w14:paraId="0FE40881" w14:textId="77777777" w:rsidR="00C050E0" w:rsidRPr="00EE2C38" w:rsidRDefault="00C050E0" w:rsidP="00C050E0">
            <w:pPr>
              <w:jc w:val="center"/>
              <w:rPr>
                <w:rFonts w:ascii="Times New Roman" w:hAnsi="Times New Roman" w:cs="Times New Roman"/>
                <w:sz w:val="20"/>
                <w:szCs w:val="24"/>
              </w:rPr>
            </w:pPr>
            <w:r w:rsidRPr="00EE2C38">
              <w:rPr>
                <w:rFonts w:ascii="Times New Roman" w:hAnsi="Times New Roman" w:cs="Times New Roman"/>
                <w:sz w:val="20"/>
                <w:szCs w:val="24"/>
              </w:rPr>
              <w:t>A.P.-PE</w:t>
            </w:r>
          </w:p>
        </w:tc>
      </w:tr>
      <w:tr w:rsidR="00C050E0" w14:paraId="1314FD9A" w14:textId="77777777" w:rsidTr="00C050E0">
        <w:tc>
          <w:tcPr>
            <w:tcW w:w="4489" w:type="dxa"/>
          </w:tcPr>
          <w:p w14:paraId="0271D032"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Red eléctrica (</w:t>
            </w:r>
            <w:r w:rsidRPr="00EE2C38">
              <w:rPr>
                <w:rFonts w:ascii="Times New Roman" w:hAnsi="Times New Roman" w:cs="Times New Roman"/>
                <w:sz w:val="20"/>
                <w:szCs w:val="24"/>
              </w:rPr>
              <w:t>L1 &amp; L2</w:t>
            </w:r>
            <w:r>
              <w:rPr>
                <w:rFonts w:ascii="Times New Roman" w:hAnsi="Times New Roman" w:cs="Times New Roman"/>
                <w:sz w:val="20"/>
                <w:szCs w:val="24"/>
              </w:rPr>
              <w:t>) a Partes aplicables</w:t>
            </w:r>
          </w:p>
        </w:tc>
        <w:tc>
          <w:tcPr>
            <w:tcW w:w="4489" w:type="dxa"/>
          </w:tcPr>
          <w:p w14:paraId="634CC456" w14:textId="77777777" w:rsidR="00C050E0" w:rsidRPr="00EE2C38" w:rsidRDefault="00C050E0" w:rsidP="00C050E0">
            <w:pPr>
              <w:jc w:val="center"/>
              <w:rPr>
                <w:rFonts w:ascii="Times New Roman" w:hAnsi="Times New Roman" w:cs="Times New Roman"/>
                <w:sz w:val="20"/>
                <w:szCs w:val="24"/>
              </w:rPr>
            </w:pPr>
            <w:r w:rsidRPr="00EE2C38">
              <w:rPr>
                <w:rFonts w:ascii="Times New Roman" w:hAnsi="Times New Roman" w:cs="Times New Roman"/>
                <w:sz w:val="20"/>
                <w:szCs w:val="24"/>
              </w:rPr>
              <w:t>Mains/A.P.</w:t>
            </w:r>
          </w:p>
        </w:tc>
      </w:tr>
      <w:tr w:rsidR="00C050E0" w14:paraId="2776A74F" w14:textId="77777777" w:rsidTr="00C050E0">
        <w:tc>
          <w:tcPr>
            <w:tcW w:w="4489" w:type="dxa"/>
          </w:tcPr>
          <w:p w14:paraId="2751A5B5"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Red eléctrica (</w:t>
            </w:r>
            <w:r w:rsidRPr="00EE2C38">
              <w:rPr>
                <w:rFonts w:ascii="Times New Roman" w:hAnsi="Times New Roman" w:cs="Times New Roman"/>
                <w:sz w:val="20"/>
                <w:szCs w:val="24"/>
              </w:rPr>
              <w:t>L1 &amp; L2</w:t>
            </w:r>
            <w:r>
              <w:rPr>
                <w:rFonts w:ascii="Times New Roman" w:hAnsi="Times New Roman" w:cs="Times New Roman"/>
                <w:sz w:val="20"/>
                <w:szCs w:val="24"/>
              </w:rPr>
              <w:t>)</w:t>
            </w:r>
            <w:r w:rsidRPr="00EE2C38">
              <w:rPr>
                <w:rFonts w:ascii="Times New Roman" w:hAnsi="Times New Roman" w:cs="Times New Roman"/>
                <w:sz w:val="20"/>
                <w:szCs w:val="24"/>
              </w:rPr>
              <w:t xml:space="preserve"> a Puntos conductivos accesibles no conectados a tierra</w:t>
            </w:r>
          </w:p>
        </w:tc>
        <w:tc>
          <w:tcPr>
            <w:tcW w:w="4489" w:type="dxa"/>
          </w:tcPr>
          <w:p w14:paraId="024EE367"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Mains/N.E.</w:t>
            </w:r>
          </w:p>
        </w:tc>
      </w:tr>
      <w:tr w:rsidR="00C050E0" w14:paraId="2946B1AB" w14:textId="77777777" w:rsidTr="00C050E0">
        <w:tc>
          <w:tcPr>
            <w:tcW w:w="4489" w:type="dxa"/>
          </w:tcPr>
          <w:p w14:paraId="0DFD40B8"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Partes aplicables</w:t>
            </w:r>
            <w:r w:rsidRPr="00EE2C38">
              <w:rPr>
                <w:rFonts w:ascii="Times New Roman" w:hAnsi="Times New Roman" w:cs="Times New Roman"/>
                <w:sz w:val="20"/>
                <w:szCs w:val="24"/>
              </w:rPr>
              <w:t xml:space="preserve"> a Puntos conductivos accesibles no conectados a tierra</w:t>
            </w:r>
          </w:p>
        </w:tc>
        <w:tc>
          <w:tcPr>
            <w:tcW w:w="4489" w:type="dxa"/>
          </w:tcPr>
          <w:p w14:paraId="47A8941B"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A.P.-N.E.</w:t>
            </w:r>
          </w:p>
        </w:tc>
      </w:tr>
    </w:tbl>
    <w:p w14:paraId="181AA924" w14:textId="77777777" w:rsidR="00C050E0" w:rsidRDefault="00C050E0" w:rsidP="00C050E0">
      <w:pPr>
        <w:jc w:val="both"/>
        <w:rPr>
          <w:rFonts w:ascii="Times New Roman" w:hAnsi="Times New Roman" w:cs="Times New Roman"/>
          <w:sz w:val="24"/>
          <w:szCs w:val="24"/>
        </w:rPr>
      </w:pPr>
    </w:p>
    <w:p w14:paraId="51D79083" w14:textId="77777777" w:rsidR="00C050E0" w:rsidRDefault="00C050E0" w:rsidP="00C050E0">
      <w:pPr>
        <w:pStyle w:val="ListParagraph"/>
        <w:numPr>
          <w:ilvl w:val="0"/>
          <w:numId w:val="37"/>
        </w:numPr>
        <w:spacing w:after="200" w:line="276" w:lineRule="auto"/>
        <w:contextualSpacing/>
        <w:jc w:val="both"/>
        <w:rPr>
          <w:lang w:eastAsia="es-CL"/>
        </w:rPr>
      </w:pPr>
      <w:r w:rsidRPr="00FB7B9D">
        <w:rPr>
          <w:lang w:eastAsia="es-CL"/>
        </w:rPr>
        <w:t xml:space="preserve">Pulse </w:t>
      </w:r>
      <w:r w:rsidRPr="00C050E0">
        <w:rPr>
          <w:b/>
          <w:highlight w:val="lightGray"/>
          <w:lang w:eastAsia="es-CL"/>
        </w:rPr>
        <w:t>MΩ</w:t>
      </w:r>
      <w:r>
        <w:rPr>
          <w:lang w:eastAsia="es-CL"/>
        </w:rPr>
        <w:t xml:space="preserve"> </w:t>
      </w:r>
      <w:r w:rsidRPr="00FB7B9D">
        <w:rPr>
          <w:lang w:eastAsia="es-CL"/>
        </w:rPr>
        <w:t>para revelar el menú de la función de resistencia</w:t>
      </w:r>
      <w:r>
        <w:rPr>
          <w:lang w:eastAsia="es-CL"/>
        </w:rPr>
        <w:t xml:space="preserve"> de aislamiento</w:t>
      </w:r>
      <w:r w:rsidRPr="00FB7B9D">
        <w:rPr>
          <w:lang w:eastAsia="es-CL"/>
        </w:rPr>
        <w:t>.</w:t>
      </w:r>
      <w:r>
        <w:rPr>
          <w:lang w:eastAsia="es-CL"/>
        </w:rPr>
        <w:t xml:space="preserve"> </w:t>
      </w:r>
    </w:p>
    <w:p w14:paraId="55CFC18A" w14:textId="77777777" w:rsidR="00C050E0" w:rsidRDefault="00C050E0" w:rsidP="00C050E0">
      <w:pPr>
        <w:pStyle w:val="ListParagraph"/>
        <w:numPr>
          <w:ilvl w:val="0"/>
          <w:numId w:val="37"/>
        </w:numPr>
        <w:spacing w:after="200" w:line="276" w:lineRule="auto"/>
        <w:contextualSpacing/>
        <w:jc w:val="both"/>
        <w:rPr>
          <w:lang w:eastAsia="es-CL"/>
        </w:rPr>
      </w:pPr>
      <w:r>
        <w:rPr>
          <w:lang w:eastAsia="es-CL"/>
        </w:rPr>
        <w:t xml:space="preserve">En la pantalla LCD se despliegan las diferentes pruebas a los cuales se puede acceder mediante las teclas programables de función. También una etiqueta denominada </w:t>
      </w:r>
      <w:r>
        <w:rPr>
          <w:b/>
          <w:lang w:eastAsia="es-CL"/>
        </w:rPr>
        <w:t>Change Voltage</w:t>
      </w:r>
      <w:r>
        <w:rPr>
          <w:lang w:eastAsia="es-CL"/>
        </w:rPr>
        <w:t xml:space="preserve"> (Cambiar tensión) se puede pulsar, de esta manera se puede cambiar la tensión a 250V.</w:t>
      </w:r>
    </w:p>
    <w:p w14:paraId="1E409DB5" w14:textId="77777777" w:rsidR="00C050E0" w:rsidRDefault="00C050E0" w:rsidP="00C050E0">
      <w:pPr>
        <w:pStyle w:val="ListParagraph"/>
        <w:numPr>
          <w:ilvl w:val="0"/>
          <w:numId w:val="37"/>
        </w:numPr>
        <w:spacing w:after="200" w:line="276" w:lineRule="auto"/>
        <w:contextualSpacing/>
        <w:jc w:val="both"/>
        <w:rPr>
          <w:lang w:eastAsia="es-CL"/>
        </w:rPr>
      </w:pPr>
      <w:r>
        <w:rPr>
          <w:lang w:eastAsia="es-CL"/>
        </w:rPr>
        <w:t xml:space="preserve">Después de seleccionar cualquiera de las pruebas que aparecen en las teclas programables de función hay que pulsar </w:t>
      </w:r>
      <w:r w:rsidRPr="005D160A">
        <w:rPr>
          <w:b/>
          <w:color w:val="FFFFFF" w:themeColor="background1"/>
          <w:highlight w:val="black"/>
          <w:lang w:eastAsia="es-CL"/>
        </w:rPr>
        <w:t>TEST</w:t>
      </w:r>
      <w:r>
        <w:rPr>
          <w:lang w:eastAsia="es-CL"/>
        </w:rPr>
        <w:t xml:space="preserve"> para de esta manera aplicar la tensión seleccionada al DBP y obtener la medida de la resistencia. </w:t>
      </w:r>
    </w:p>
    <w:p w14:paraId="2FEEE2AD" w14:textId="77777777" w:rsidR="00C050E0" w:rsidRDefault="00C050E0" w:rsidP="00C050E0">
      <w:pPr>
        <w:jc w:val="both"/>
        <w:rPr>
          <w:rFonts w:ascii="Times New Roman" w:hAnsi="Times New Roman" w:cs="Times New Roman"/>
          <w:sz w:val="24"/>
          <w:szCs w:val="24"/>
        </w:rPr>
      </w:pPr>
      <w:r>
        <w:rPr>
          <w:rFonts w:ascii="Times New Roman" w:hAnsi="Times New Roman" w:cs="Times New Roman"/>
          <w:i/>
          <w:sz w:val="24"/>
          <w:szCs w:val="24"/>
        </w:rPr>
        <w:t>Nota: El DBP debe estar apagado.</w:t>
      </w:r>
    </w:p>
    <w:p w14:paraId="7A7AC9FB" w14:textId="77777777" w:rsidR="00C050E0" w:rsidRPr="00A676ED" w:rsidRDefault="00C050E0" w:rsidP="00C050E0">
      <w:pPr>
        <w:pStyle w:val="ListParagraph"/>
        <w:numPr>
          <w:ilvl w:val="1"/>
          <w:numId w:val="37"/>
        </w:numPr>
        <w:spacing w:after="200" w:line="276" w:lineRule="auto"/>
        <w:contextualSpacing/>
        <w:jc w:val="both"/>
        <w:rPr>
          <w:b/>
        </w:rPr>
      </w:pPr>
      <w:r>
        <w:rPr>
          <w:b/>
        </w:rPr>
        <w:t xml:space="preserve">   Corrientes de F</w:t>
      </w:r>
      <w:r w:rsidRPr="00A676ED">
        <w:rPr>
          <w:b/>
        </w:rPr>
        <w:t>uga.</w:t>
      </w:r>
    </w:p>
    <w:p w14:paraId="53A398CB"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El analizador ESA620 mide diferentes corrientes de fugas dependiendo el standard que esté seleccionado. Se trabaja en base al IEC 60601 por tanto se pueden realizar las siguientes pruebas.</w:t>
      </w:r>
    </w:p>
    <w:p w14:paraId="46299244" w14:textId="77777777" w:rsidR="00C050E0" w:rsidRPr="009753C3" w:rsidRDefault="00C050E0" w:rsidP="00C050E0">
      <w:pPr>
        <w:pStyle w:val="NormalWeb"/>
        <w:jc w:val="both"/>
        <w:rPr>
          <w:b/>
          <w:sz w:val="18"/>
        </w:rPr>
      </w:pPr>
      <w:r>
        <w:rPr>
          <w:b/>
          <w:sz w:val="18"/>
        </w:rPr>
        <w:t>Tabla 4</w:t>
      </w:r>
      <w:r w:rsidRPr="00974CC5">
        <w:rPr>
          <w:b/>
          <w:sz w:val="18"/>
        </w:rPr>
        <w:t xml:space="preserve">. </w:t>
      </w:r>
      <w:r>
        <w:rPr>
          <w:b/>
          <w:sz w:val="18"/>
        </w:rPr>
        <w:t>Pruebas de corrientes de fuga</w:t>
      </w:r>
      <w:r w:rsidRPr="00974CC5">
        <w:rPr>
          <w:b/>
          <w:sz w:val="18"/>
        </w:rPr>
        <w:t>.</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4489"/>
        <w:gridCol w:w="4489"/>
      </w:tblGrid>
      <w:tr w:rsidR="00C050E0" w:rsidRPr="00EE2C38" w14:paraId="3802577F" w14:textId="77777777" w:rsidTr="00C050E0">
        <w:tc>
          <w:tcPr>
            <w:tcW w:w="4489" w:type="dxa"/>
            <w:tcBorders>
              <w:top w:val="single" w:sz="18" w:space="0" w:color="auto"/>
              <w:bottom w:val="single" w:sz="6" w:space="0" w:color="auto"/>
            </w:tcBorders>
            <w:shd w:val="clear" w:color="auto" w:fill="000000" w:themeFill="text1"/>
          </w:tcPr>
          <w:p w14:paraId="43DD1178" w14:textId="77777777" w:rsidR="00C050E0" w:rsidRPr="00EE2C38" w:rsidRDefault="00C050E0" w:rsidP="00C050E0">
            <w:pPr>
              <w:jc w:val="center"/>
              <w:rPr>
                <w:rFonts w:ascii="Times New Roman" w:hAnsi="Times New Roman" w:cs="Times New Roman"/>
                <w:b/>
                <w:i/>
                <w:szCs w:val="24"/>
              </w:rPr>
            </w:pPr>
            <w:r w:rsidRPr="00EE2C38">
              <w:rPr>
                <w:rFonts w:ascii="Times New Roman" w:hAnsi="Times New Roman" w:cs="Times New Roman"/>
                <w:b/>
                <w:i/>
                <w:szCs w:val="24"/>
              </w:rPr>
              <w:t>Nombre</w:t>
            </w:r>
          </w:p>
        </w:tc>
        <w:tc>
          <w:tcPr>
            <w:tcW w:w="4489" w:type="dxa"/>
            <w:tcBorders>
              <w:top w:val="single" w:sz="18" w:space="0" w:color="auto"/>
              <w:bottom w:val="single" w:sz="6" w:space="0" w:color="auto"/>
            </w:tcBorders>
            <w:shd w:val="clear" w:color="auto" w:fill="000000" w:themeFill="text1"/>
          </w:tcPr>
          <w:p w14:paraId="12F40F79" w14:textId="77777777" w:rsidR="00C050E0" w:rsidRPr="00EE2C38" w:rsidRDefault="00C050E0" w:rsidP="00C050E0">
            <w:pPr>
              <w:jc w:val="center"/>
              <w:rPr>
                <w:rFonts w:ascii="Times New Roman" w:hAnsi="Times New Roman" w:cs="Times New Roman"/>
                <w:b/>
                <w:i/>
                <w:szCs w:val="24"/>
              </w:rPr>
            </w:pPr>
            <w:r w:rsidRPr="00EE2C38">
              <w:rPr>
                <w:rFonts w:ascii="Times New Roman" w:hAnsi="Times New Roman" w:cs="Times New Roman"/>
                <w:b/>
                <w:i/>
                <w:szCs w:val="24"/>
              </w:rPr>
              <w:t>Etiqueta en las teclas programables de función</w:t>
            </w:r>
          </w:p>
        </w:tc>
      </w:tr>
      <w:tr w:rsidR="00C050E0" w14:paraId="35375686" w14:textId="77777777" w:rsidTr="00C050E0">
        <w:tc>
          <w:tcPr>
            <w:tcW w:w="4489" w:type="dxa"/>
          </w:tcPr>
          <w:p w14:paraId="4CE36200" w14:textId="77777777" w:rsidR="00C050E0" w:rsidRPr="00EE2C38" w:rsidRDefault="00C050E0" w:rsidP="00C050E0">
            <w:pPr>
              <w:jc w:val="both"/>
              <w:rPr>
                <w:rFonts w:ascii="Times New Roman" w:hAnsi="Times New Roman" w:cs="Times New Roman"/>
                <w:sz w:val="20"/>
                <w:szCs w:val="24"/>
              </w:rPr>
            </w:pPr>
            <w:r w:rsidRPr="00A05D94">
              <w:rPr>
                <w:rFonts w:ascii="Times New Roman" w:hAnsi="Times New Roman" w:cs="Times New Roman"/>
                <w:sz w:val="20"/>
              </w:rPr>
              <w:t xml:space="preserve">Fugas del </w:t>
            </w:r>
            <w:r>
              <w:rPr>
                <w:rFonts w:ascii="Times New Roman" w:hAnsi="Times New Roman" w:cs="Times New Roman"/>
                <w:sz w:val="20"/>
              </w:rPr>
              <w:t>equipo alternativo</w:t>
            </w:r>
          </w:p>
        </w:tc>
        <w:tc>
          <w:tcPr>
            <w:tcW w:w="4489" w:type="dxa"/>
          </w:tcPr>
          <w:p w14:paraId="4A33830D"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Por defecto</w:t>
            </w:r>
          </w:p>
        </w:tc>
      </w:tr>
      <w:tr w:rsidR="00C050E0" w14:paraId="37DC2A22" w14:textId="77777777" w:rsidTr="00C050E0">
        <w:tc>
          <w:tcPr>
            <w:tcW w:w="4489" w:type="dxa"/>
          </w:tcPr>
          <w:p w14:paraId="26FF337D"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Corriente de fuga de la conexión a tierra</w:t>
            </w:r>
          </w:p>
        </w:tc>
        <w:tc>
          <w:tcPr>
            <w:tcW w:w="4489" w:type="dxa"/>
          </w:tcPr>
          <w:p w14:paraId="27670FF6"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Earth</w:t>
            </w:r>
          </w:p>
        </w:tc>
      </w:tr>
      <w:tr w:rsidR="00C050E0" w14:paraId="30D6266F" w14:textId="77777777" w:rsidTr="00C050E0">
        <w:tc>
          <w:tcPr>
            <w:tcW w:w="4489" w:type="dxa"/>
          </w:tcPr>
          <w:p w14:paraId="1449250F"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Corriente de fuga de la envolvente (chasis)</w:t>
            </w:r>
          </w:p>
        </w:tc>
        <w:tc>
          <w:tcPr>
            <w:tcW w:w="4489" w:type="dxa"/>
          </w:tcPr>
          <w:p w14:paraId="551F6798"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Enclosure</w:t>
            </w:r>
          </w:p>
        </w:tc>
      </w:tr>
      <w:tr w:rsidR="00C050E0" w14:paraId="31127745" w14:textId="77777777" w:rsidTr="00C050E0">
        <w:tc>
          <w:tcPr>
            <w:tcW w:w="4489" w:type="dxa"/>
          </w:tcPr>
          <w:p w14:paraId="228D3F9A"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Corriente de fuga del paciente (conductor a tierra)</w:t>
            </w:r>
          </w:p>
        </w:tc>
        <w:tc>
          <w:tcPr>
            <w:tcW w:w="4489" w:type="dxa"/>
          </w:tcPr>
          <w:p w14:paraId="1FCDB12B"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Patient</w:t>
            </w:r>
          </w:p>
        </w:tc>
      </w:tr>
      <w:tr w:rsidR="00C050E0" w:rsidRPr="00EE2C38" w14:paraId="4ED99C14" w14:textId="77777777" w:rsidTr="00C050E0">
        <w:tc>
          <w:tcPr>
            <w:tcW w:w="4489" w:type="dxa"/>
          </w:tcPr>
          <w:p w14:paraId="2C7651D5"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Corriente de fuga de elementos auxiliares al paciente</w:t>
            </w:r>
          </w:p>
        </w:tc>
        <w:tc>
          <w:tcPr>
            <w:tcW w:w="4489" w:type="dxa"/>
          </w:tcPr>
          <w:p w14:paraId="522E21F5"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Patient Auxiliary</w:t>
            </w:r>
          </w:p>
        </w:tc>
      </w:tr>
      <w:tr w:rsidR="00C050E0" w:rsidRPr="00EE2C38" w14:paraId="52E94758" w14:textId="77777777" w:rsidTr="00C050E0">
        <w:tc>
          <w:tcPr>
            <w:tcW w:w="4489" w:type="dxa"/>
          </w:tcPr>
          <w:p w14:paraId="0D459092"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lastRenderedPageBreak/>
              <w:t>Corriente de fuga de la red eléctrica (L1 &amp; L2) a las partes aplicables (aislamiento de conductores)</w:t>
            </w:r>
          </w:p>
        </w:tc>
        <w:tc>
          <w:tcPr>
            <w:tcW w:w="4489" w:type="dxa"/>
          </w:tcPr>
          <w:p w14:paraId="40C7FAB2"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Mains on A.P.</w:t>
            </w:r>
          </w:p>
        </w:tc>
      </w:tr>
      <w:tr w:rsidR="00C050E0" w:rsidRPr="00EE2C38" w14:paraId="4CEFFFB0" w14:textId="77777777" w:rsidTr="00C050E0">
        <w:tc>
          <w:tcPr>
            <w:tcW w:w="4489" w:type="dxa"/>
          </w:tcPr>
          <w:p w14:paraId="5A62DC26" w14:textId="77777777" w:rsidR="00C050E0" w:rsidRPr="00EE2C38" w:rsidRDefault="00C050E0" w:rsidP="00C050E0">
            <w:pPr>
              <w:jc w:val="both"/>
              <w:rPr>
                <w:rFonts w:ascii="Times New Roman" w:hAnsi="Times New Roman" w:cs="Times New Roman"/>
                <w:sz w:val="20"/>
                <w:szCs w:val="24"/>
              </w:rPr>
            </w:pPr>
            <w:r w:rsidRPr="00A05D94">
              <w:rPr>
                <w:rFonts w:ascii="Times New Roman" w:hAnsi="Times New Roman" w:cs="Times New Roman"/>
                <w:sz w:val="20"/>
              </w:rPr>
              <w:t xml:space="preserve">Fugas del </w:t>
            </w:r>
            <w:r>
              <w:rPr>
                <w:rFonts w:ascii="Times New Roman" w:hAnsi="Times New Roman" w:cs="Times New Roman"/>
                <w:sz w:val="20"/>
              </w:rPr>
              <w:t>paciente y de las partes aplicables alternativas</w:t>
            </w:r>
          </w:p>
        </w:tc>
        <w:tc>
          <w:tcPr>
            <w:tcW w:w="4489" w:type="dxa"/>
          </w:tcPr>
          <w:p w14:paraId="1DA48E33"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Alternative A.P.</w:t>
            </w:r>
          </w:p>
        </w:tc>
      </w:tr>
      <w:tr w:rsidR="00C050E0" w:rsidRPr="00EE2C38" w14:paraId="09FA997A" w14:textId="77777777" w:rsidTr="00C050E0">
        <w:tc>
          <w:tcPr>
            <w:tcW w:w="4489" w:type="dxa"/>
          </w:tcPr>
          <w:p w14:paraId="2E30CF84"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Fugas directas del equipo</w:t>
            </w:r>
          </w:p>
        </w:tc>
        <w:tc>
          <w:tcPr>
            <w:tcW w:w="4489" w:type="dxa"/>
          </w:tcPr>
          <w:p w14:paraId="2195C6DC"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Direct Equipment</w:t>
            </w:r>
          </w:p>
        </w:tc>
      </w:tr>
      <w:tr w:rsidR="00C050E0" w:rsidRPr="00EE2C38" w14:paraId="0A483AF3" w14:textId="77777777" w:rsidTr="00C050E0">
        <w:tc>
          <w:tcPr>
            <w:tcW w:w="4489" w:type="dxa"/>
          </w:tcPr>
          <w:p w14:paraId="6DDE8F98"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Fugas directas de las partes aplicables</w:t>
            </w:r>
          </w:p>
        </w:tc>
        <w:tc>
          <w:tcPr>
            <w:tcW w:w="4489" w:type="dxa"/>
          </w:tcPr>
          <w:p w14:paraId="0E37B5DB"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Direct A.P.</w:t>
            </w:r>
          </w:p>
        </w:tc>
      </w:tr>
      <w:tr w:rsidR="00C050E0" w:rsidRPr="00EE2C38" w14:paraId="3D9A43C4" w14:textId="77777777" w:rsidTr="00C050E0">
        <w:tc>
          <w:tcPr>
            <w:tcW w:w="4489" w:type="dxa"/>
          </w:tcPr>
          <w:p w14:paraId="100A2C16" w14:textId="77777777" w:rsidR="00C050E0" w:rsidRPr="00EE2C38" w:rsidRDefault="00C050E0" w:rsidP="00C050E0">
            <w:pPr>
              <w:jc w:val="both"/>
              <w:rPr>
                <w:rFonts w:ascii="Times New Roman" w:hAnsi="Times New Roman" w:cs="Times New Roman"/>
                <w:sz w:val="20"/>
                <w:szCs w:val="24"/>
              </w:rPr>
            </w:pPr>
            <w:r>
              <w:rPr>
                <w:rFonts w:ascii="Times New Roman" w:hAnsi="Times New Roman" w:cs="Times New Roman"/>
                <w:sz w:val="20"/>
                <w:szCs w:val="24"/>
              </w:rPr>
              <w:t>Fugas diferenciales</w:t>
            </w:r>
          </w:p>
        </w:tc>
        <w:tc>
          <w:tcPr>
            <w:tcW w:w="4489" w:type="dxa"/>
          </w:tcPr>
          <w:p w14:paraId="7149F71F" w14:textId="77777777" w:rsidR="00C050E0" w:rsidRPr="00EE2C38" w:rsidRDefault="00C050E0" w:rsidP="00C050E0">
            <w:pPr>
              <w:jc w:val="center"/>
              <w:rPr>
                <w:rFonts w:ascii="Times New Roman" w:hAnsi="Times New Roman" w:cs="Times New Roman"/>
                <w:sz w:val="20"/>
                <w:szCs w:val="24"/>
              </w:rPr>
            </w:pPr>
            <w:r>
              <w:rPr>
                <w:rFonts w:ascii="Times New Roman" w:hAnsi="Times New Roman" w:cs="Times New Roman"/>
                <w:sz w:val="20"/>
                <w:szCs w:val="24"/>
              </w:rPr>
              <w:t>Differential</w:t>
            </w:r>
          </w:p>
        </w:tc>
      </w:tr>
    </w:tbl>
    <w:p w14:paraId="6226986F" w14:textId="77777777" w:rsidR="00C050E0" w:rsidRDefault="00C050E0" w:rsidP="00C050E0">
      <w:pPr>
        <w:jc w:val="both"/>
        <w:rPr>
          <w:rFonts w:ascii="Times New Roman" w:hAnsi="Times New Roman" w:cs="Times New Roman"/>
          <w:sz w:val="24"/>
          <w:szCs w:val="24"/>
          <w:lang w:eastAsia="es-CL"/>
        </w:rPr>
      </w:pPr>
    </w:p>
    <w:p w14:paraId="7DB2B92E" w14:textId="77777777" w:rsidR="00C050E0" w:rsidRDefault="00C050E0" w:rsidP="00C050E0">
      <w:pPr>
        <w:jc w:val="both"/>
        <w:rPr>
          <w:rFonts w:ascii="Times New Roman" w:hAnsi="Times New Roman" w:cs="Times New Roman"/>
          <w:sz w:val="24"/>
          <w:szCs w:val="24"/>
          <w:lang w:eastAsia="es-CL"/>
        </w:rPr>
      </w:pPr>
      <w:r>
        <w:rPr>
          <w:rFonts w:ascii="Times New Roman" w:hAnsi="Times New Roman" w:cs="Times New Roman"/>
          <w:sz w:val="24"/>
          <w:szCs w:val="24"/>
          <w:lang w:eastAsia="es-CL"/>
        </w:rPr>
        <w:t xml:space="preserve">Una vez en el menú accediendo mediante </w:t>
      </w:r>
      <w:r w:rsidRPr="00C050E0">
        <w:rPr>
          <w:rFonts w:ascii="Times New Roman" w:hAnsi="Times New Roman" w:cs="Times New Roman"/>
          <w:b/>
          <w:sz w:val="24"/>
          <w:szCs w:val="24"/>
          <w:highlight w:val="lightGray"/>
        </w:rPr>
        <w:t>μA</w:t>
      </w:r>
      <w:r>
        <w:rPr>
          <w:rFonts w:ascii="Times New Roman" w:hAnsi="Times New Roman" w:cs="Times New Roman"/>
          <w:b/>
          <w:sz w:val="24"/>
          <w:szCs w:val="24"/>
        </w:rPr>
        <w:t>,</w:t>
      </w:r>
      <w:r>
        <w:rPr>
          <w:rFonts w:ascii="Times New Roman" w:hAnsi="Times New Roman" w:cs="Times New Roman"/>
          <w:sz w:val="24"/>
          <w:szCs w:val="24"/>
          <w:lang w:eastAsia="es-CL"/>
        </w:rPr>
        <w:t xml:space="preserve"> e</w:t>
      </w:r>
      <w:r w:rsidRPr="000D4486">
        <w:rPr>
          <w:rFonts w:ascii="Times New Roman" w:hAnsi="Times New Roman" w:cs="Times New Roman"/>
          <w:sz w:val="24"/>
          <w:szCs w:val="24"/>
          <w:lang w:eastAsia="es-CL"/>
        </w:rPr>
        <w:t>n la pantalla LCD se despliegan las diferentes pruebas a los cuales se puede acceder mediante las teclas programables de función, pulsando la que se requiera para la prueba de corrientes de fuga.</w:t>
      </w:r>
    </w:p>
    <w:p w14:paraId="4C771844" w14:textId="77777777" w:rsidR="00C050E0" w:rsidRPr="00B04FCA" w:rsidRDefault="00C050E0" w:rsidP="00C050E0">
      <w:pPr>
        <w:pStyle w:val="ListParagraph"/>
        <w:numPr>
          <w:ilvl w:val="2"/>
          <w:numId w:val="37"/>
        </w:numPr>
        <w:spacing w:after="200" w:line="276" w:lineRule="auto"/>
        <w:contextualSpacing/>
        <w:jc w:val="both"/>
        <w:rPr>
          <w:b/>
          <w:i/>
        </w:rPr>
      </w:pPr>
      <w:r w:rsidRPr="00B04FCA">
        <w:rPr>
          <w:b/>
          <w:i/>
        </w:rPr>
        <w:t>Fugas de la conexión tierra.</w:t>
      </w:r>
    </w:p>
    <w:p w14:paraId="0FEABA9A" w14:textId="77777777" w:rsidR="00C050E0" w:rsidRPr="000D4486" w:rsidRDefault="00C050E0" w:rsidP="00C050E0">
      <w:pPr>
        <w:jc w:val="both"/>
        <w:rPr>
          <w:rFonts w:ascii="Times New Roman" w:hAnsi="Times New Roman" w:cs="Times New Roman"/>
          <w:sz w:val="24"/>
          <w:szCs w:val="24"/>
        </w:rPr>
      </w:pPr>
      <w:r w:rsidRPr="000D4486">
        <w:rPr>
          <w:rFonts w:ascii="Times New Roman" w:hAnsi="Times New Roman" w:cs="Times New Roman"/>
          <w:sz w:val="24"/>
          <w:szCs w:val="24"/>
        </w:rPr>
        <w:t>Con excepción de la prueba de aislamiento de conductores todas las corrientes de fugas son desplegadas en una de las tres formas siguientes: CA+CC (AC+DC), solamente CA (AC only) o solamente CC (DC only).</w:t>
      </w:r>
    </w:p>
    <w:p w14:paraId="3B056DE1" w14:textId="77777777" w:rsidR="00C050E0" w:rsidRDefault="00C050E0" w:rsidP="00C050E0">
      <w:pPr>
        <w:pStyle w:val="ListParagraph"/>
        <w:numPr>
          <w:ilvl w:val="0"/>
          <w:numId w:val="38"/>
        </w:numPr>
        <w:spacing w:after="200" w:line="276" w:lineRule="auto"/>
        <w:contextualSpacing/>
        <w:jc w:val="both"/>
      </w:pPr>
      <w:r>
        <w:t>Pulse</w:t>
      </w:r>
      <w:r w:rsidRPr="00A4509C">
        <w:rPr>
          <w:b/>
        </w:rPr>
        <w:t xml:space="preserve"> </w:t>
      </w:r>
      <w:r w:rsidRPr="00C050E0">
        <w:rPr>
          <w:b/>
          <w:highlight w:val="lightGray"/>
        </w:rPr>
        <w:t>μA</w:t>
      </w:r>
      <w:r>
        <w:rPr>
          <w:b/>
        </w:rPr>
        <w:t xml:space="preserve"> </w:t>
      </w:r>
      <w:r>
        <w:t>para acceder al menú de la función corriente de fuga.</w:t>
      </w:r>
    </w:p>
    <w:p w14:paraId="5A551299" w14:textId="77777777" w:rsidR="00C050E0" w:rsidRPr="000C43F9" w:rsidRDefault="00C050E0" w:rsidP="00C050E0">
      <w:pPr>
        <w:pStyle w:val="ListParagraph"/>
        <w:numPr>
          <w:ilvl w:val="0"/>
          <w:numId w:val="38"/>
        </w:numPr>
        <w:spacing w:after="200" w:line="276" w:lineRule="auto"/>
        <w:contextualSpacing/>
        <w:jc w:val="both"/>
        <w:rPr>
          <w:b/>
          <w:i/>
        </w:rPr>
      </w:pPr>
      <w:r>
        <w:t xml:space="preserve">Pulsar la etiqueta correspondiente a la prueba o </w:t>
      </w:r>
      <w:r>
        <w:rPr>
          <w:b/>
        </w:rPr>
        <w:t xml:space="preserve">More </w:t>
      </w:r>
      <w:r>
        <w:t>(si no apareciese la prueba en pantalla).</w:t>
      </w:r>
    </w:p>
    <w:p w14:paraId="0CB76AD3" w14:textId="77777777" w:rsidR="00C050E0" w:rsidRPr="00A05D94" w:rsidRDefault="00C050E0" w:rsidP="00C050E0">
      <w:pPr>
        <w:pStyle w:val="ListParagraph"/>
        <w:numPr>
          <w:ilvl w:val="0"/>
          <w:numId w:val="38"/>
        </w:numPr>
        <w:spacing w:after="200" w:line="276" w:lineRule="auto"/>
        <w:contextualSpacing/>
        <w:jc w:val="both"/>
        <w:rPr>
          <w:b/>
          <w:i/>
        </w:rPr>
      </w:pPr>
      <w:r>
        <w:t xml:space="preserve">Pulsar </w:t>
      </w:r>
      <w:r w:rsidRPr="005D160A">
        <w:rPr>
          <w:b/>
          <w:color w:val="FFFFFF" w:themeColor="background1"/>
          <w:highlight w:val="black"/>
          <w:lang w:eastAsia="es-CL"/>
        </w:rPr>
        <w:t>TEST</w:t>
      </w:r>
      <w:r>
        <w:rPr>
          <w:b/>
          <w:color w:val="FFFFFF" w:themeColor="background1"/>
          <w:lang w:eastAsia="es-CL"/>
        </w:rPr>
        <w:t xml:space="preserve"> </w:t>
      </w:r>
      <w:r>
        <w:rPr>
          <w:lang w:eastAsia="es-CL"/>
        </w:rPr>
        <w:t>para aplicar la tensión y leer la corriente de fuga en la pantalla del analizador.</w:t>
      </w:r>
    </w:p>
    <w:p w14:paraId="7389E210"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Dentro de estas pruebas se pueden hacer mediciones combinadas (máximo de 6 combinaciones). Pulsando los botones de configuración de la toma de corriente del equipo.</w:t>
      </w:r>
    </w:p>
    <w:p w14:paraId="0BB26F9C" w14:textId="77777777" w:rsidR="00C050E0" w:rsidRDefault="00C050E0" w:rsidP="00C050E0">
      <w:pPr>
        <w:pStyle w:val="ListParagraph"/>
        <w:numPr>
          <w:ilvl w:val="0"/>
          <w:numId w:val="39"/>
        </w:numPr>
        <w:spacing w:after="200" w:line="276" w:lineRule="auto"/>
        <w:contextualSpacing/>
        <w:jc w:val="both"/>
        <w:rPr>
          <w:lang w:eastAsia="es-CL"/>
        </w:rPr>
      </w:pPr>
      <w:r>
        <w:rPr>
          <w:lang w:eastAsia="es-CL"/>
        </w:rPr>
        <w:t xml:space="preserve">Pulsando </w:t>
      </w:r>
      <w:r w:rsidRPr="00C050E0">
        <w:rPr>
          <w:b/>
          <w:highlight w:val="lightGray"/>
          <w:lang w:eastAsia="es-CL"/>
        </w:rPr>
        <w:t>POLARITY</w:t>
      </w:r>
      <w:r>
        <w:rPr>
          <w:lang w:eastAsia="es-CL"/>
        </w:rPr>
        <w:t xml:space="preserve"> cambia la polaridad de la tensión de la red eléctrica aplicada sobre la toma de corriente de prueba del analizador (off, on).</w:t>
      </w:r>
    </w:p>
    <w:p w14:paraId="57706772" w14:textId="77777777" w:rsidR="00C050E0" w:rsidRDefault="00C050E0" w:rsidP="00C050E0">
      <w:pPr>
        <w:pStyle w:val="ListParagraph"/>
        <w:numPr>
          <w:ilvl w:val="0"/>
          <w:numId w:val="39"/>
        </w:numPr>
        <w:spacing w:after="200" w:line="276" w:lineRule="auto"/>
        <w:contextualSpacing/>
        <w:jc w:val="both"/>
        <w:rPr>
          <w:lang w:eastAsia="es-CL"/>
        </w:rPr>
      </w:pPr>
      <w:r>
        <w:rPr>
          <w:lang w:eastAsia="es-CL"/>
        </w:rPr>
        <w:t xml:space="preserve">Pulsando </w:t>
      </w:r>
      <w:r w:rsidRPr="00C050E0">
        <w:rPr>
          <w:b/>
          <w:highlight w:val="lightGray"/>
          <w:lang w:eastAsia="es-CL"/>
        </w:rPr>
        <w:t>NEUTRAL</w:t>
      </w:r>
      <w:r>
        <w:rPr>
          <w:lang w:eastAsia="es-CL"/>
        </w:rPr>
        <w:t xml:space="preserve"> abre y cierra la conexión neutral de la toma de corriente de prueba del analizador (closed, open).</w:t>
      </w:r>
    </w:p>
    <w:p w14:paraId="0E3D6DF6" w14:textId="77777777" w:rsidR="00C050E0" w:rsidRDefault="00C050E0" w:rsidP="00C050E0">
      <w:pPr>
        <w:pStyle w:val="ListParagraph"/>
        <w:numPr>
          <w:ilvl w:val="0"/>
          <w:numId w:val="39"/>
        </w:numPr>
        <w:spacing w:after="200" w:line="276" w:lineRule="auto"/>
        <w:contextualSpacing/>
        <w:jc w:val="both"/>
        <w:rPr>
          <w:lang w:eastAsia="es-CL"/>
        </w:rPr>
      </w:pPr>
      <w:r>
        <w:rPr>
          <w:lang w:eastAsia="es-CL"/>
        </w:rPr>
        <w:t xml:space="preserve">Pulsando </w:t>
      </w:r>
      <w:r w:rsidRPr="00C050E0">
        <w:rPr>
          <w:b/>
          <w:color w:val="000000" w:themeColor="text1"/>
          <w:highlight w:val="lightGray"/>
        </w:rPr>
        <w:t>EARTH</w:t>
      </w:r>
      <w:r>
        <w:t xml:space="preserve"> abre y cierra la conexión de tierra de la toma de corriente.</w:t>
      </w:r>
    </w:p>
    <w:p w14:paraId="65B03F45"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Para esta prueba en particular, se pueden realizar las siguientes cuatro variantes:</w:t>
      </w:r>
      <w:r w:rsidRPr="0043512A">
        <w:rPr>
          <w:rFonts w:ascii="Times New Roman" w:hAnsi="Times New Roman" w:cs="Times New Roman"/>
          <w:sz w:val="24"/>
          <w:lang w:eastAsia="es-CL"/>
        </w:rPr>
        <w:t xml:space="preserve">   </w:t>
      </w:r>
    </w:p>
    <w:p w14:paraId="35783028" w14:textId="77777777" w:rsidR="00C050E0" w:rsidRDefault="00C050E0" w:rsidP="00C050E0">
      <w:pPr>
        <w:pStyle w:val="ListParagraph"/>
        <w:numPr>
          <w:ilvl w:val="0"/>
          <w:numId w:val="40"/>
        </w:numPr>
        <w:spacing w:after="200" w:line="276" w:lineRule="auto"/>
        <w:contextualSpacing/>
        <w:jc w:val="both"/>
        <w:rPr>
          <w:lang w:eastAsia="es-CL"/>
        </w:rPr>
      </w:pPr>
      <w:r>
        <w:rPr>
          <w:lang w:eastAsia="es-CL"/>
        </w:rPr>
        <w:t>Polaridad Normal.</w:t>
      </w:r>
    </w:p>
    <w:p w14:paraId="5EDC2C32" w14:textId="77777777" w:rsidR="00C050E0" w:rsidRDefault="00C050E0" w:rsidP="00C050E0">
      <w:pPr>
        <w:pStyle w:val="ListParagraph"/>
        <w:numPr>
          <w:ilvl w:val="0"/>
          <w:numId w:val="40"/>
        </w:numPr>
        <w:spacing w:after="200" w:line="276" w:lineRule="auto"/>
        <w:contextualSpacing/>
        <w:jc w:val="both"/>
        <w:rPr>
          <w:lang w:eastAsia="es-CL"/>
        </w:rPr>
      </w:pPr>
      <w:r>
        <w:rPr>
          <w:lang w:eastAsia="es-CL"/>
        </w:rPr>
        <w:t>Polaridad Normal, Neutral Abierto.</w:t>
      </w:r>
    </w:p>
    <w:p w14:paraId="3F9866CF" w14:textId="77777777" w:rsidR="00C050E0" w:rsidRDefault="00C050E0" w:rsidP="00C050E0">
      <w:pPr>
        <w:pStyle w:val="ListParagraph"/>
        <w:numPr>
          <w:ilvl w:val="0"/>
          <w:numId w:val="40"/>
        </w:numPr>
        <w:spacing w:after="200" w:line="276" w:lineRule="auto"/>
        <w:contextualSpacing/>
        <w:jc w:val="both"/>
        <w:rPr>
          <w:lang w:eastAsia="es-CL"/>
        </w:rPr>
      </w:pPr>
      <w:r>
        <w:rPr>
          <w:lang w:eastAsia="es-CL"/>
        </w:rPr>
        <w:t>Polaridad Reversa.</w:t>
      </w:r>
    </w:p>
    <w:p w14:paraId="54ACFB93" w14:textId="77777777" w:rsidR="00C050E0" w:rsidRPr="007205E4" w:rsidRDefault="00C050E0" w:rsidP="00C050E0">
      <w:pPr>
        <w:pStyle w:val="ListParagraph"/>
        <w:numPr>
          <w:ilvl w:val="0"/>
          <w:numId w:val="40"/>
        </w:numPr>
        <w:spacing w:after="200" w:line="276" w:lineRule="auto"/>
        <w:contextualSpacing/>
        <w:jc w:val="both"/>
        <w:rPr>
          <w:lang w:eastAsia="es-CL"/>
        </w:rPr>
      </w:pPr>
      <w:r>
        <w:rPr>
          <w:lang w:eastAsia="es-CL"/>
        </w:rPr>
        <w:t>Polaridad Reversa, Neutral Abierto.</w:t>
      </w:r>
    </w:p>
    <w:p w14:paraId="0B3C1138" w14:textId="77777777" w:rsidR="00C050E0" w:rsidRDefault="00C050E0" w:rsidP="00C050E0">
      <w:pPr>
        <w:pStyle w:val="ListParagraph"/>
        <w:ind w:left="1440"/>
        <w:jc w:val="both"/>
        <w:rPr>
          <w:b/>
          <w:i/>
        </w:rPr>
      </w:pPr>
    </w:p>
    <w:p w14:paraId="1A6D4A84" w14:textId="77777777" w:rsidR="00C050E0" w:rsidRPr="00C45283" w:rsidRDefault="00C050E0" w:rsidP="00C050E0">
      <w:pPr>
        <w:pStyle w:val="ListParagraph"/>
        <w:numPr>
          <w:ilvl w:val="2"/>
          <w:numId w:val="39"/>
        </w:numPr>
        <w:spacing w:after="200" w:line="276" w:lineRule="auto"/>
        <w:contextualSpacing/>
        <w:jc w:val="both"/>
        <w:rPr>
          <w:b/>
          <w:i/>
        </w:rPr>
      </w:pPr>
      <w:r w:rsidRPr="00C45283">
        <w:rPr>
          <w:b/>
          <w:i/>
        </w:rPr>
        <w:t xml:space="preserve">Fugas de la </w:t>
      </w:r>
      <w:r>
        <w:rPr>
          <w:b/>
          <w:i/>
        </w:rPr>
        <w:t xml:space="preserve">envolvente </w:t>
      </w:r>
      <w:r w:rsidRPr="00C45283">
        <w:rPr>
          <w:b/>
          <w:i/>
        </w:rPr>
        <w:t>(chasis)</w:t>
      </w:r>
      <w:r>
        <w:rPr>
          <w:b/>
          <w:i/>
        </w:rPr>
        <w:t>.</w:t>
      </w:r>
    </w:p>
    <w:p w14:paraId="6DD07421"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Esta prueba mide el flujo de corriente entre la envolvente del DBP y PE.</w:t>
      </w:r>
    </w:p>
    <w:p w14:paraId="71040F72" w14:textId="77777777" w:rsidR="00C050E0" w:rsidRPr="00703EE7" w:rsidRDefault="00C050E0" w:rsidP="00C050E0">
      <w:pPr>
        <w:pStyle w:val="ListParagraph"/>
        <w:numPr>
          <w:ilvl w:val="0"/>
          <w:numId w:val="41"/>
        </w:numPr>
        <w:spacing w:after="200" w:line="276" w:lineRule="auto"/>
        <w:contextualSpacing/>
        <w:jc w:val="both"/>
        <w:rPr>
          <w:lang w:eastAsia="es-CL"/>
        </w:rPr>
      </w:pPr>
      <w:r>
        <w:rPr>
          <w:lang w:eastAsia="es-CL"/>
        </w:rPr>
        <w:lastRenderedPageBreak/>
        <w:t>Conecte un conductor entre el conector 2-WIRE V/Ω/A y la envolvente del DBP.</w:t>
      </w:r>
    </w:p>
    <w:p w14:paraId="43D17330" w14:textId="77777777" w:rsidR="00C050E0" w:rsidRDefault="00C050E0" w:rsidP="00C050E0">
      <w:pPr>
        <w:pStyle w:val="ListParagraph"/>
        <w:numPr>
          <w:ilvl w:val="0"/>
          <w:numId w:val="41"/>
        </w:numPr>
        <w:spacing w:after="200" w:line="276" w:lineRule="auto"/>
        <w:contextualSpacing/>
        <w:jc w:val="both"/>
      </w:pPr>
      <w:r>
        <w:t xml:space="preserve">Pulse la tecla programable de función etiquetada </w:t>
      </w:r>
      <w:r w:rsidRPr="007205E4">
        <w:rPr>
          <w:b/>
        </w:rPr>
        <w:t>Enclosure</w:t>
      </w:r>
      <w:r>
        <w:t xml:space="preserve"> del menú de la función de corriente de fuga.</w:t>
      </w:r>
    </w:p>
    <w:p w14:paraId="553CCC22" w14:textId="77777777" w:rsidR="00C050E0" w:rsidRDefault="00C050E0" w:rsidP="00C050E0">
      <w:pPr>
        <w:pStyle w:val="ListParagraph"/>
        <w:numPr>
          <w:ilvl w:val="0"/>
          <w:numId w:val="41"/>
        </w:numPr>
        <w:spacing w:after="200" w:line="276" w:lineRule="auto"/>
        <w:contextualSpacing/>
        <w:jc w:val="both"/>
      </w:pPr>
      <w:r>
        <w:t>El analizador despliega la corriente medida.</w:t>
      </w:r>
    </w:p>
    <w:p w14:paraId="18700A13"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Las dos variantes que se agregan (contando las 4 anteriores) son:</w:t>
      </w:r>
    </w:p>
    <w:p w14:paraId="1D3F2697" w14:textId="77777777" w:rsidR="00C050E0" w:rsidRDefault="00C050E0" w:rsidP="00C050E0">
      <w:pPr>
        <w:pStyle w:val="ListParagraph"/>
        <w:numPr>
          <w:ilvl w:val="0"/>
          <w:numId w:val="40"/>
        </w:numPr>
        <w:spacing w:after="200" w:line="276" w:lineRule="auto"/>
        <w:contextualSpacing/>
        <w:jc w:val="both"/>
      </w:pPr>
      <w:r>
        <w:t>Polaridad Normal, Tierra Abierta.</w:t>
      </w:r>
    </w:p>
    <w:p w14:paraId="1AB81E5D" w14:textId="77777777" w:rsidR="00C050E0" w:rsidRDefault="00C050E0" w:rsidP="00C050E0">
      <w:pPr>
        <w:pStyle w:val="ListParagraph"/>
        <w:numPr>
          <w:ilvl w:val="0"/>
          <w:numId w:val="40"/>
        </w:numPr>
        <w:spacing w:after="200" w:line="276" w:lineRule="auto"/>
        <w:contextualSpacing/>
        <w:jc w:val="both"/>
      </w:pPr>
      <w:r>
        <w:t>Polaridad Reversa, Tierra Abierta.</w:t>
      </w:r>
    </w:p>
    <w:p w14:paraId="24718F68" w14:textId="77777777" w:rsidR="00C050E0" w:rsidRDefault="00C050E0" w:rsidP="00C050E0">
      <w:pPr>
        <w:jc w:val="both"/>
        <w:rPr>
          <w:rFonts w:ascii="Times New Roman" w:hAnsi="Times New Roman" w:cs="Times New Roman"/>
          <w:sz w:val="24"/>
          <w:szCs w:val="24"/>
        </w:rPr>
      </w:pPr>
      <w:r>
        <w:rPr>
          <w:rFonts w:ascii="Times New Roman" w:hAnsi="Times New Roman" w:cs="Times New Roman"/>
          <w:i/>
          <w:sz w:val="24"/>
          <w:szCs w:val="24"/>
        </w:rPr>
        <w:t>Nota: IEC 60601-1 especifica que las partes aplicables deben estar conectadas para estas mediciones.</w:t>
      </w:r>
    </w:p>
    <w:p w14:paraId="33975668" w14:textId="77777777" w:rsidR="00C050E0" w:rsidRPr="0002398D" w:rsidRDefault="00C050E0" w:rsidP="00C050E0">
      <w:pPr>
        <w:pStyle w:val="ListParagraph"/>
        <w:numPr>
          <w:ilvl w:val="2"/>
          <w:numId w:val="39"/>
        </w:numPr>
        <w:spacing w:after="200" w:line="276" w:lineRule="auto"/>
        <w:contextualSpacing/>
        <w:jc w:val="both"/>
      </w:pPr>
      <w:r w:rsidRPr="0002398D">
        <w:rPr>
          <w:b/>
          <w:i/>
        </w:rPr>
        <w:t>Fugas del paciente</w:t>
      </w:r>
      <w:r>
        <w:rPr>
          <w:b/>
          <w:i/>
        </w:rPr>
        <w:t>.</w:t>
      </w:r>
    </w:p>
    <w:p w14:paraId="4FDAB483"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 xml:space="preserve">Esta prueba mide la corriente entre la parte aplicable seleccionada, pudiendo ser un grupo o todas las partes aplicables, y la protección de tierra de la red eléctrica. Se diferencia de las anteriores pruebas que se seleccionan partes aplicables. </w:t>
      </w:r>
    </w:p>
    <w:p w14:paraId="144BF28A" w14:textId="77777777" w:rsidR="00C050E0" w:rsidRPr="000C43F9" w:rsidRDefault="00C050E0" w:rsidP="00C050E0">
      <w:pPr>
        <w:pStyle w:val="ListParagraph"/>
        <w:numPr>
          <w:ilvl w:val="0"/>
          <w:numId w:val="45"/>
        </w:numPr>
        <w:spacing w:after="200" w:line="276" w:lineRule="auto"/>
        <w:contextualSpacing/>
        <w:jc w:val="both"/>
        <w:rPr>
          <w:b/>
          <w:i/>
        </w:rPr>
      </w:pPr>
      <w:r>
        <w:t xml:space="preserve">Hay que seleccionar uno de los grupos de partes aplicables pulsando </w:t>
      </w:r>
      <w:r w:rsidRPr="00C050E0">
        <w:rPr>
          <w:highlight w:val="lightGray"/>
        </w:rPr>
        <w:t>▲</w:t>
      </w:r>
      <w:r>
        <w:t xml:space="preserve"> o </w:t>
      </w:r>
      <w:r w:rsidRPr="00C050E0">
        <w:rPr>
          <w:highlight w:val="lightGray"/>
        </w:rPr>
        <w:t>▼</w:t>
      </w:r>
      <w:r>
        <w:t>.</w:t>
      </w:r>
      <w:r w:rsidRPr="000C43F9">
        <w:t xml:space="preserve"> </w:t>
      </w:r>
    </w:p>
    <w:p w14:paraId="40A44FA8" w14:textId="77777777" w:rsidR="00C050E0" w:rsidRPr="000C43F9" w:rsidRDefault="00C050E0" w:rsidP="00C050E0">
      <w:pPr>
        <w:pStyle w:val="ListParagraph"/>
        <w:numPr>
          <w:ilvl w:val="0"/>
          <w:numId w:val="45"/>
        </w:numPr>
        <w:spacing w:after="200" w:line="276" w:lineRule="auto"/>
        <w:contextualSpacing/>
        <w:jc w:val="both"/>
        <w:rPr>
          <w:b/>
          <w:i/>
        </w:rPr>
      </w:pPr>
      <w:r>
        <w:t xml:space="preserve">Pulsar la tecla programable de función etiquetada como </w:t>
      </w:r>
      <w:r>
        <w:rPr>
          <w:b/>
        </w:rPr>
        <w:t>Select.</w:t>
      </w:r>
    </w:p>
    <w:p w14:paraId="7A90AA5B" w14:textId="77777777" w:rsidR="00C050E0" w:rsidRPr="007F0345" w:rsidRDefault="00C050E0" w:rsidP="00C050E0">
      <w:pPr>
        <w:pStyle w:val="ListParagraph"/>
        <w:numPr>
          <w:ilvl w:val="0"/>
          <w:numId w:val="45"/>
        </w:numPr>
        <w:spacing w:after="200" w:line="276" w:lineRule="auto"/>
        <w:contextualSpacing/>
        <w:jc w:val="both"/>
        <w:rPr>
          <w:b/>
          <w:i/>
        </w:rPr>
      </w:pPr>
      <w:r>
        <w:t>Pulsar</w:t>
      </w:r>
      <w:r>
        <w:rPr>
          <w:b/>
        </w:rPr>
        <w:t xml:space="preserve"> </w:t>
      </w:r>
      <w:r w:rsidRPr="00C050E0">
        <w:rPr>
          <w:b/>
          <w:highlight w:val="lightGray"/>
        </w:rPr>
        <w:t>►</w:t>
      </w:r>
      <w:r>
        <w:t xml:space="preserve"> o</w:t>
      </w:r>
      <w:r>
        <w:rPr>
          <w:b/>
        </w:rPr>
        <w:t xml:space="preserve"> </w:t>
      </w:r>
      <w:r w:rsidRPr="00C050E0">
        <w:rPr>
          <w:b/>
          <w:highlight w:val="lightGray"/>
        </w:rPr>
        <w:t>◄</w:t>
      </w:r>
      <w:r w:rsidRPr="000C43F9">
        <w:t xml:space="preserve"> </w:t>
      </w:r>
      <w:r>
        <w:t>para avanzar a través de cada grupo de partes aplicables, individuales partes aplicables, a tierra. Éstas son seleccionadas y medidas.</w:t>
      </w:r>
    </w:p>
    <w:p w14:paraId="1AE46C75"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Cuenta con las mismas 6 mediciones combinadas que la prueba anterior.</w:t>
      </w:r>
    </w:p>
    <w:p w14:paraId="482180AC" w14:textId="77777777" w:rsidR="00C050E0" w:rsidRPr="009356C0" w:rsidRDefault="00C050E0" w:rsidP="00C050E0">
      <w:pPr>
        <w:pStyle w:val="ListParagraph"/>
        <w:numPr>
          <w:ilvl w:val="2"/>
          <w:numId w:val="39"/>
        </w:numPr>
        <w:spacing w:after="200" w:line="276" w:lineRule="auto"/>
        <w:contextualSpacing/>
        <w:jc w:val="both"/>
      </w:pPr>
      <w:r>
        <w:rPr>
          <w:b/>
          <w:i/>
        </w:rPr>
        <w:t>Fugas de elementos auxiliares al</w:t>
      </w:r>
      <w:r w:rsidRPr="009356C0">
        <w:rPr>
          <w:b/>
          <w:i/>
        </w:rPr>
        <w:t xml:space="preserve"> pacient</w:t>
      </w:r>
      <w:r>
        <w:rPr>
          <w:b/>
          <w:i/>
        </w:rPr>
        <w:t>e.</w:t>
      </w:r>
    </w:p>
    <w:p w14:paraId="48521ADA"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Esta prueba mide la corriente de fuga entre las partes aplicables o conductor y la combinación seleccionada de la conexión de conductores.</w:t>
      </w:r>
    </w:p>
    <w:p w14:paraId="10DD0B45" w14:textId="77777777" w:rsidR="00C050E0" w:rsidRDefault="00C050E0" w:rsidP="00C050E0">
      <w:pPr>
        <w:pStyle w:val="ListParagraph"/>
        <w:numPr>
          <w:ilvl w:val="0"/>
          <w:numId w:val="42"/>
        </w:numPr>
        <w:spacing w:after="200" w:line="276" w:lineRule="auto"/>
        <w:contextualSpacing/>
        <w:jc w:val="both"/>
      </w:pPr>
      <w:r>
        <w:t xml:space="preserve">Pulsar la tecla programable etiquetada como </w:t>
      </w:r>
      <w:r>
        <w:rPr>
          <w:b/>
        </w:rPr>
        <w:t>Patient Auxiliary</w:t>
      </w:r>
      <w:r>
        <w:t xml:space="preserve"> del menú de pruebas de fuga.</w:t>
      </w:r>
    </w:p>
    <w:p w14:paraId="0B060307"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Esta prueba adiciona un diagrama de la conexión de los bornes de las partes aplicables.</w:t>
      </w:r>
    </w:p>
    <w:p w14:paraId="00AED66C" w14:textId="77777777" w:rsidR="00C050E0" w:rsidRPr="00E05B87" w:rsidRDefault="00C050E0" w:rsidP="00C050E0">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3131E91" wp14:editId="7F88630F">
            <wp:extent cx="2066925" cy="608250"/>
            <wp:effectExtent l="19050" t="0" r="9525"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2066925" cy="608250"/>
                    </a:xfrm>
                    <a:prstGeom prst="rect">
                      <a:avLst/>
                    </a:prstGeom>
                    <a:noFill/>
                    <a:ln w="9525">
                      <a:noFill/>
                      <a:miter lim="800000"/>
                      <a:headEnd/>
                      <a:tailEnd/>
                    </a:ln>
                  </pic:spPr>
                </pic:pic>
              </a:graphicData>
            </a:graphic>
          </wp:inline>
        </w:drawing>
      </w:r>
    </w:p>
    <w:p w14:paraId="4E64AD86"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 xml:space="preserve">La figura anterior está representado el borne de la parte aplicable RA/R, indicando que la medición de la corriente viene hecha de RA/R a todos los demás. Al pulsar </w:t>
      </w:r>
      <w:r w:rsidRPr="00C050E0">
        <w:rPr>
          <w:rFonts w:ascii="Times New Roman" w:hAnsi="Times New Roman" w:cs="Times New Roman"/>
          <w:b/>
          <w:sz w:val="24"/>
          <w:szCs w:val="24"/>
          <w:highlight w:val="lightGray"/>
        </w:rPr>
        <w:t>►</w:t>
      </w:r>
      <w:r>
        <w:rPr>
          <w:rFonts w:ascii="Times New Roman" w:hAnsi="Times New Roman" w:cs="Times New Roman"/>
          <w:b/>
          <w:sz w:val="24"/>
          <w:szCs w:val="24"/>
        </w:rPr>
        <w:t xml:space="preserve"> </w:t>
      </w:r>
      <w:r>
        <w:rPr>
          <w:rFonts w:ascii="Times New Roman" w:hAnsi="Times New Roman" w:cs="Times New Roman"/>
          <w:sz w:val="24"/>
          <w:szCs w:val="24"/>
        </w:rPr>
        <w:t xml:space="preserve">se mueve al siguiente borne de la parte aplicable y así sucesivamente. </w:t>
      </w:r>
    </w:p>
    <w:p w14:paraId="0761C1AE"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Se pueden realizar estas combinaciones:</w:t>
      </w:r>
    </w:p>
    <w:p w14:paraId="4C4FE08A" w14:textId="77777777" w:rsidR="00C050E0" w:rsidRDefault="00C050E0" w:rsidP="00C050E0">
      <w:pPr>
        <w:pStyle w:val="ListParagraph"/>
        <w:numPr>
          <w:ilvl w:val="0"/>
          <w:numId w:val="40"/>
        </w:numPr>
        <w:spacing w:after="200" w:line="276" w:lineRule="auto"/>
        <w:contextualSpacing/>
        <w:jc w:val="both"/>
        <w:rPr>
          <w:lang w:eastAsia="es-CL"/>
        </w:rPr>
      </w:pPr>
      <w:r>
        <w:rPr>
          <w:lang w:eastAsia="es-CL"/>
        </w:rPr>
        <w:lastRenderedPageBreak/>
        <w:t>Polaridad Normal.</w:t>
      </w:r>
    </w:p>
    <w:p w14:paraId="2F65EE0B" w14:textId="77777777" w:rsidR="00C050E0" w:rsidRDefault="00C050E0" w:rsidP="00C050E0">
      <w:pPr>
        <w:pStyle w:val="ListParagraph"/>
        <w:numPr>
          <w:ilvl w:val="0"/>
          <w:numId w:val="40"/>
        </w:numPr>
        <w:spacing w:after="200" w:line="276" w:lineRule="auto"/>
        <w:contextualSpacing/>
        <w:jc w:val="both"/>
      </w:pPr>
      <w:r>
        <w:rPr>
          <w:lang w:eastAsia="es-CL"/>
        </w:rPr>
        <w:t>Polaridad Normal, Neutral Abierto.</w:t>
      </w:r>
      <w:r w:rsidRPr="0030354A">
        <w:t xml:space="preserve"> </w:t>
      </w:r>
    </w:p>
    <w:p w14:paraId="7469E2A7" w14:textId="77777777" w:rsidR="00C050E0" w:rsidRDefault="00C050E0" w:rsidP="00C050E0">
      <w:pPr>
        <w:pStyle w:val="ListParagraph"/>
        <w:numPr>
          <w:ilvl w:val="0"/>
          <w:numId w:val="40"/>
        </w:numPr>
        <w:spacing w:after="200" w:line="276" w:lineRule="auto"/>
        <w:contextualSpacing/>
        <w:jc w:val="both"/>
      </w:pPr>
      <w:r>
        <w:t>Polaridad Normal, Tierra Abierta.</w:t>
      </w:r>
    </w:p>
    <w:p w14:paraId="1D290586" w14:textId="77777777" w:rsidR="00C050E0" w:rsidRDefault="00C050E0" w:rsidP="00C050E0">
      <w:pPr>
        <w:pStyle w:val="ListParagraph"/>
        <w:numPr>
          <w:ilvl w:val="0"/>
          <w:numId w:val="40"/>
        </w:numPr>
        <w:spacing w:after="200" w:line="276" w:lineRule="auto"/>
        <w:contextualSpacing/>
        <w:jc w:val="both"/>
        <w:rPr>
          <w:lang w:eastAsia="es-CL"/>
        </w:rPr>
      </w:pPr>
      <w:r>
        <w:rPr>
          <w:lang w:eastAsia="es-CL"/>
        </w:rPr>
        <w:t>Polaridad Reversa, Neutral Abierto.</w:t>
      </w:r>
    </w:p>
    <w:p w14:paraId="49C5AC09" w14:textId="77777777" w:rsidR="00C050E0" w:rsidRDefault="00C050E0" w:rsidP="00C050E0">
      <w:pPr>
        <w:pStyle w:val="ListParagraph"/>
        <w:numPr>
          <w:ilvl w:val="0"/>
          <w:numId w:val="40"/>
        </w:numPr>
        <w:spacing w:after="200" w:line="276" w:lineRule="auto"/>
        <w:contextualSpacing/>
        <w:jc w:val="both"/>
      </w:pPr>
      <w:r>
        <w:t>Polaridad Reversa, Tierra Abierta.</w:t>
      </w:r>
    </w:p>
    <w:p w14:paraId="3F65C49D" w14:textId="77777777" w:rsidR="00C050E0" w:rsidRDefault="00C050E0" w:rsidP="00C050E0">
      <w:pPr>
        <w:pStyle w:val="ListParagraph"/>
        <w:jc w:val="both"/>
        <w:rPr>
          <w:lang w:eastAsia="es-CL"/>
        </w:rPr>
      </w:pPr>
    </w:p>
    <w:p w14:paraId="3E3491BA" w14:textId="77777777" w:rsidR="00C050E0" w:rsidRDefault="00C050E0" w:rsidP="00C050E0">
      <w:pPr>
        <w:pStyle w:val="ListParagraph"/>
        <w:numPr>
          <w:ilvl w:val="2"/>
          <w:numId w:val="39"/>
        </w:numPr>
        <w:spacing w:after="200" w:line="276" w:lineRule="auto"/>
        <w:contextualSpacing/>
        <w:jc w:val="both"/>
        <w:rPr>
          <w:lang w:eastAsia="es-CL"/>
        </w:rPr>
      </w:pPr>
      <w:r>
        <w:rPr>
          <w:b/>
          <w:i/>
          <w:lang w:eastAsia="es-CL"/>
        </w:rPr>
        <w:t>Fugas de la red eléctrica a las partes aplicables (aislamiento de conductores).</w:t>
      </w:r>
    </w:p>
    <w:p w14:paraId="01C76C7C"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Esta prueba mide la corriente que fluye en respuesta a una tensión de CA aislada entre una selección, grupo o todas las partes aplicables y tierra (y cualquier parte conductora conectada al terminal rojo).</w:t>
      </w:r>
    </w:p>
    <w:p w14:paraId="5A997157"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Las mediciones combinadas a realizar son las siguientes:</w:t>
      </w:r>
    </w:p>
    <w:p w14:paraId="4B9DFB76" w14:textId="77777777" w:rsidR="00C050E0" w:rsidRDefault="00C050E0" w:rsidP="00C050E0">
      <w:pPr>
        <w:pStyle w:val="ListParagraph"/>
        <w:numPr>
          <w:ilvl w:val="0"/>
          <w:numId w:val="40"/>
        </w:numPr>
        <w:spacing w:after="200" w:line="276" w:lineRule="auto"/>
        <w:contextualSpacing/>
        <w:jc w:val="both"/>
      </w:pPr>
      <w:r>
        <w:t>Polaridad Normal.</w:t>
      </w:r>
    </w:p>
    <w:p w14:paraId="06C4BB15" w14:textId="77777777" w:rsidR="00C050E0" w:rsidRDefault="00C050E0" w:rsidP="00C050E0">
      <w:pPr>
        <w:pStyle w:val="ListParagraph"/>
        <w:numPr>
          <w:ilvl w:val="0"/>
          <w:numId w:val="40"/>
        </w:numPr>
        <w:spacing w:after="200" w:line="276" w:lineRule="auto"/>
        <w:contextualSpacing/>
        <w:jc w:val="both"/>
      </w:pPr>
      <w:r>
        <w:t>Polaridad Reversa.</w:t>
      </w:r>
    </w:p>
    <w:p w14:paraId="4449C69B" w14:textId="77777777" w:rsidR="00C050E0" w:rsidRDefault="00C050E0" w:rsidP="00C050E0">
      <w:pPr>
        <w:pStyle w:val="ListParagraph"/>
        <w:jc w:val="both"/>
      </w:pPr>
    </w:p>
    <w:p w14:paraId="5D550811" w14:textId="77777777" w:rsidR="00C050E0" w:rsidRDefault="00C050E0" w:rsidP="00C050E0">
      <w:pPr>
        <w:pStyle w:val="ListParagraph"/>
        <w:numPr>
          <w:ilvl w:val="2"/>
          <w:numId w:val="39"/>
        </w:numPr>
        <w:spacing w:after="200" w:line="276" w:lineRule="auto"/>
        <w:contextualSpacing/>
        <w:jc w:val="both"/>
        <w:rPr>
          <w:b/>
          <w:i/>
        </w:rPr>
      </w:pPr>
      <w:r>
        <w:rPr>
          <w:b/>
          <w:i/>
        </w:rPr>
        <w:t>Fugas del equipo alternativo.</w:t>
      </w:r>
    </w:p>
    <w:p w14:paraId="22235343"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Durante esta prueba la fuente de tensión es aplicado entre el enchufe del equipo cortocircuitado de la red eléctrica vivo, neutro, y tierra, la superficie conductiva expuesta  y junto a todas las partes aplicables cortocircuitadas.</w:t>
      </w:r>
    </w:p>
    <w:p w14:paraId="403DF813"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El equipo es separado de la red eléctrica durante la prueba. La corriente medida es la que fluye sobre el aislamiento del DBP.</w:t>
      </w:r>
    </w:p>
    <w:p w14:paraId="2462B65D"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 xml:space="preserve">Esta prueba está en el menú de corrientes de fuga por defecto, por tanto se encuentra seleccionada. </w:t>
      </w:r>
    </w:p>
    <w:p w14:paraId="79FACFDE"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Se pueden mencionar las siguientes condiciones de la toma de corriente para la realización de la prueba:</w:t>
      </w:r>
    </w:p>
    <w:p w14:paraId="26057FCC" w14:textId="77777777" w:rsidR="00C050E0" w:rsidRDefault="00C050E0" w:rsidP="00C050E0">
      <w:pPr>
        <w:pStyle w:val="ListParagraph"/>
        <w:numPr>
          <w:ilvl w:val="0"/>
          <w:numId w:val="40"/>
        </w:numPr>
        <w:spacing w:after="200" w:line="276" w:lineRule="auto"/>
        <w:contextualSpacing/>
        <w:jc w:val="both"/>
      </w:pPr>
      <w:r>
        <w:t>Tierra Cerrada.</w:t>
      </w:r>
    </w:p>
    <w:p w14:paraId="3C046A3C" w14:textId="77777777" w:rsidR="00C050E0" w:rsidRDefault="00C050E0" w:rsidP="00C050E0">
      <w:pPr>
        <w:pStyle w:val="ListParagraph"/>
        <w:numPr>
          <w:ilvl w:val="0"/>
          <w:numId w:val="40"/>
        </w:numPr>
        <w:spacing w:after="200" w:line="276" w:lineRule="auto"/>
        <w:contextualSpacing/>
        <w:jc w:val="both"/>
      </w:pPr>
      <w:r>
        <w:t>Tierra Abierta.</w:t>
      </w:r>
    </w:p>
    <w:p w14:paraId="106C5152" w14:textId="77777777" w:rsidR="00C050E0" w:rsidRDefault="00C050E0" w:rsidP="00C050E0">
      <w:pPr>
        <w:pStyle w:val="ListParagraph"/>
        <w:jc w:val="both"/>
      </w:pPr>
    </w:p>
    <w:p w14:paraId="2678823E" w14:textId="77777777" w:rsidR="00C050E0" w:rsidRDefault="00C050E0" w:rsidP="00C050E0">
      <w:pPr>
        <w:pStyle w:val="ListParagraph"/>
        <w:numPr>
          <w:ilvl w:val="2"/>
          <w:numId w:val="39"/>
        </w:numPr>
        <w:spacing w:after="200" w:line="276" w:lineRule="auto"/>
        <w:contextualSpacing/>
        <w:jc w:val="both"/>
        <w:rPr>
          <w:b/>
          <w:i/>
        </w:rPr>
      </w:pPr>
      <w:r w:rsidRPr="00C45283">
        <w:rPr>
          <w:b/>
          <w:i/>
        </w:rPr>
        <w:t>Fuga</w:t>
      </w:r>
      <w:r>
        <w:rPr>
          <w:b/>
          <w:i/>
        </w:rPr>
        <w:t>s del paciente y de las partes aplicables</w:t>
      </w:r>
      <w:r w:rsidRPr="00C45283">
        <w:rPr>
          <w:b/>
          <w:i/>
        </w:rPr>
        <w:t xml:space="preserve"> alternativas.</w:t>
      </w:r>
    </w:p>
    <w:p w14:paraId="78295AFD"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La tensión de prueba es aplicado entre las partes aplicables cortocircuitadas y el enchufe del equipo cortocircuitado de la red eléctrica vivo, neutro, y tierra, la superficie conductiva expuesta.</w:t>
      </w:r>
    </w:p>
    <w:p w14:paraId="65948D46" w14:textId="77777777" w:rsidR="00C050E0" w:rsidRPr="008C2306" w:rsidRDefault="00C050E0" w:rsidP="00C050E0">
      <w:pPr>
        <w:jc w:val="both"/>
        <w:rPr>
          <w:rFonts w:ascii="Times New Roman" w:hAnsi="Times New Roman" w:cs="Times New Roman"/>
          <w:i/>
          <w:sz w:val="24"/>
          <w:szCs w:val="24"/>
        </w:rPr>
      </w:pPr>
      <w:r w:rsidRPr="008C2306">
        <w:rPr>
          <w:rFonts w:ascii="Times New Roman" w:hAnsi="Times New Roman" w:cs="Times New Roman"/>
          <w:i/>
          <w:sz w:val="24"/>
          <w:szCs w:val="24"/>
        </w:rPr>
        <w:t xml:space="preserve">Nota: Esta prueba solo puede ser hecha para equipos con partes aplicables tipo F. </w:t>
      </w:r>
    </w:p>
    <w:p w14:paraId="0EFCAFE4" w14:textId="77777777" w:rsidR="00C050E0" w:rsidRPr="009E53E7" w:rsidRDefault="00C050E0" w:rsidP="00C050E0">
      <w:pPr>
        <w:pStyle w:val="ListParagraph"/>
        <w:numPr>
          <w:ilvl w:val="2"/>
          <w:numId w:val="39"/>
        </w:numPr>
        <w:spacing w:after="200" w:line="276" w:lineRule="auto"/>
        <w:contextualSpacing/>
        <w:jc w:val="both"/>
        <w:rPr>
          <w:b/>
          <w:i/>
        </w:rPr>
      </w:pPr>
      <w:r w:rsidRPr="009E53E7">
        <w:rPr>
          <w:b/>
          <w:i/>
        </w:rPr>
        <w:t>Fugas directas del equipo.</w:t>
      </w:r>
    </w:p>
    <w:p w14:paraId="0EF4822B"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Esta prueba mide la corriente de fuga entre todas las partes aplicables y la superficie conductiva, a la tierra de la red principal.</w:t>
      </w:r>
    </w:p>
    <w:p w14:paraId="553251E9"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lastRenderedPageBreak/>
        <w:t>Se permiten las siguientes 4 mediciones combinadas:</w:t>
      </w:r>
    </w:p>
    <w:p w14:paraId="067D2A85" w14:textId="77777777" w:rsidR="00C050E0" w:rsidRDefault="00C050E0" w:rsidP="00C050E0">
      <w:pPr>
        <w:pStyle w:val="ListParagraph"/>
        <w:numPr>
          <w:ilvl w:val="0"/>
          <w:numId w:val="40"/>
        </w:numPr>
        <w:spacing w:after="200" w:line="276" w:lineRule="auto"/>
        <w:contextualSpacing/>
        <w:jc w:val="both"/>
      </w:pPr>
      <w:r>
        <w:t>Polaridad Normal, Tierra Cerrada.</w:t>
      </w:r>
    </w:p>
    <w:p w14:paraId="0AD4DFC0" w14:textId="77777777" w:rsidR="00C050E0" w:rsidRPr="009E53E7" w:rsidRDefault="00C050E0" w:rsidP="00C050E0">
      <w:pPr>
        <w:pStyle w:val="ListParagraph"/>
        <w:numPr>
          <w:ilvl w:val="0"/>
          <w:numId w:val="40"/>
        </w:numPr>
        <w:spacing w:after="200" w:line="276" w:lineRule="auto"/>
        <w:contextualSpacing/>
        <w:jc w:val="both"/>
      </w:pPr>
      <w:r>
        <w:t>Polaridad Normal, Tierra Abierta.</w:t>
      </w:r>
    </w:p>
    <w:p w14:paraId="23987B67" w14:textId="77777777" w:rsidR="00C050E0" w:rsidRDefault="00C050E0" w:rsidP="00C050E0">
      <w:pPr>
        <w:pStyle w:val="ListParagraph"/>
        <w:numPr>
          <w:ilvl w:val="0"/>
          <w:numId w:val="40"/>
        </w:numPr>
        <w:spacing w:after="200" w:line="276" w:lineRule="auto"/>
        <w:contextualSpacing/>
        <w:jc w:val="both"/>
      </w:pPr>
      <w:r>
        <w:t>Polaridad Reserva, Tierra Cerrada.</w:t>
      </w:r>
    </w:p>
    <w:p w14:paraId="2BC2F02B" w14:textId="77777777" w:rsidR="00C050E0" w:rsidRDefault="00C050E0" w:rsidP="00C050E0">
      <w:pPr>
        <w:pStyle w:val="ListParagraph"/>
        <w:numPr>
          <w:ilvl w:val="0"/>
          <w:numId w:val="40"/>
        </w:numPr>
        <w:spacing w:after="200" w:line="276" w:lineRule="auto"/>
        <w:contextualSpacing/>
        <w:jc w:val="both"/>
      </w:pPr>
      <w:r>
        <w:t>Polaridad Reserva, Tierra Abierta.</w:t>
      </w:r>
    </w:p>
    <w:p w14:paraId="70845B9D" w14:textId="77777777" w:rsidR="00C050E0" w:rsidRDefault="00C050E0" w:rsidP="00C050E0">
      <w:pPr>
        <w:pStyle w:val="ListParagraph"/>
        <w:jc w:val="both"/>
      </w:pPr>
    </w:p>
    <w:p w14:paraId="20BB8681" w14:textId="77777777" w:rsidR="00C050E0" w:rsidRPr="009E53E7" w:rsidRDefault="00C050E0" w:rsidP="00C050E0">
      <w:pPr>
        <w:pStyle w:val="ListParagraph"/>
        <w:numPr>
          <w:ilvl w:val="2"/>
          <w:numId w:val="39"/>
        </w:numPr>
        <w:spacing w:after="200" w:line="276" w:lineRule="auto"/>
        <w:contextualSpacing/>
        <w:jc w:val="both"/>
        <w:rPr>
          <w:b/>
          <w:i/>
        </w:rPr>
      </w:pPr>
      <w:r w:rsidRPr="009E53E7">
        <w:rPr>
          <w:b/>
          <w:i/>
        </w:rPr>
        <w:t>Fugas directas de las partes aplicables</w:t>
      </w:r>
      <w:r>
        <w:rPr>
          <w:b/>
          <w:i/>
        </w:rPr>
        <w:t>.</w:t>
      </w:r>
    </w:p>
    <w:p w14:paraId="5523CF10"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 xml:space="preserve">Mide la corriente entre todas las partes aplicables de una sola función y la superficie conductiva expuesta, a la tierra de la red principal. </w:t>
      </w:r>
    </w:p>
    <w:p w14:paraId="59CB8E99" w14:textId="77777777" w:rsidR="00C050E0" w:rsidRPr="008C2306" w:rsidRDefault="00C050E0" w:rsidP="00C050E0">
      <w:pPr>
        <w:jc w:val="both"/>
        <w:rPr>
          <w:rFonts w:ascii="Times New Roman" w:hAnsi="Times New Roman" w:cs="Times New Roman"/>
          <w:i/>
          <w:sz w:val="24"/>
          <w:szCs w:val="24"/>
        </w:rPr>
      </w:pPr>
      <w:r w:rsidRPr="008C2306">
        <w:rPr>
          <w:rFonts w:ascii="Times New Roman" w:hAnsi="Times New Roman" w:cs="Times New Roman"/>
          <w:i/>
          <w:sz w:val="24"/>
          <w:szCs w:val="24"/>
        </w:rPr>
        <w:t xml:space="preserve">Nota: Esta prueba solo puede ser hecha para equipos con partes aplicables tipo F. </w:t>
      </w:r>
    </w:p>
    <w:p w14:paraId="712A7219"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Las siguientes combinaciones son permitidas:</w:t>
      </w:r>
    </w:p>
    <w:p w14:paraId="04682637" w14:textId="77777777" w:rsidR="00C050E0" w:rsidRPr="009E53E7" w:rsidRDefault="00C050E0" w:rsidP="00C050E0">
      <w:pPr>
        <w:pStyle w:val="ListParagraph"/>
        <w:numPr>
          <w:ilvl w:val="0"/>
          <w:numId w:val="40"/>
        </w:numPr>
        <w:spacing w:after="200" w:line="276" w:lineRule="auto"/>
        <w:contextualSpacing/>
        <w:jc w:val="both"/>
      </w:pPr>
      <w:r>
        <w:t>Polaridad Normal.</w:t>
      </w:r>
    </w:p>
    <w:p w14:paraId="2A8ECCA5" w14:textId="77777777" w:rsidR="00C050E0" w:rsidRDefault="00C050E0" w:rsidP="00C050E0">
      <w:pPr>
        <w:pStyle w:val="ListParagraph"/>
        <w:numPr>
          <w:ilvl w:val="0"/>
          <w:numId w:val="40"/>
        </w:numPr>
        <w:spacing w:after="200" w:line="276" w:lineRule="auto"/>
        <w:contextualSpacing/>
        <w:jc w:val="both"/>
      </w:pPr>
      <w:r>
        <w:t>Polaridad Reserva.</w:t>
      </w:r>
    </w:p>
    <w:p w14:paraId="434DA66A" w14:textId="77777777" w:rsidR="00C050E0" w:rsidRDefault="00C050E0" w:rsidP="00C050E0">
      <w:pPr>
        <w:pStyle w:val="ListParagraph"/>
        <w:jc w:val="both"/>
      </w:pPr>
    </w:p>
    <w:p w14:paraId="14F60D7F" w14:textId="77777777" w:rsidR="00C050E0" w:rsidRPr="008C2306" w:rsidRDefault="00C050E0" w:rsidP="00C050E0">
      <w:pPr>
        <w:pStyle w:val="ListParagraph"/>
        <w:jc w:val="both"/>
        <w:rPr>
          <w:b/>
          <w:i/>
        </w:rPr>
      </w:pPr>
      <w:r>
        <w:rPr>
          <w:b/>
          <w:i/>
        </w:rPr>
        <w:t>3.4.10</w:t>
      </w:r>
      <w:r>
        <w:rPr>
          <w:b/>
          <w:i/>
        </w:rPr>
        <w:tab/>
        <w:t>Fugas diferenciales.</w:t>
      </w:r>
    </w:p>
    <w:p w14:paraId="3E708493"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Mide la magnitud de la corriente diferencial que fluye en el enchufe del equipo vivo y neutro, con poder aplicado al enchufe del equipo. Todas las partes aplicables deben estar conectadas durante esta prueba.</w:t>
      </w:r>
    </w:p>
    <w:p w14:paraId="7D9AC128" w14:textId="77777777" w:rsidR="00C050E0" w:rsidRDefault="00C050E0" w:rsidP="00C050E0">
      <w:pPr>
        <w:jc w:val="both"/>
        <w:rPr>
          <w:rFonts w:ascii="Times New Roman" w:hAnsi="Times New Roman" w:cs="Times New Roman"/>
          <w:sz w:val="24"/>
          <w:szCs w:val="24"/>
        </w:rPr>
      </w:pPr>
      <w:r>
        <w:rPr>
          <w:rFonts w:ascii="Times New Roman" w:hAnsi="Times New Roman" w:cs="Times New Roman"/>
          <w:sz w:val="24"/>
          <w:szCs w:val="24"/>
        </w:rPr>
        <w:t>Presenta cuatro variantes:</w:t>
      </w:r>
    </w:p>
    <w:p w14:paraId="34F11FDB" w14:textId="77777777" w:rsidR="00C050E0" w:rsidRPr="009E53E7" w:rsidRDefault="00C050E0" w:rsidP="00C050E0">
      <w:pPr>
        <w:pStyle w:val="ListParagraph"/>
        <w:numPr>
          <w:ilvl w:val="0"/>
          <w:numId w:val="40"/>
        </w:numPr>
        <w:spacing w:after="200" w:line="276" w:lineRule="auto"/>
        <w:contextualSpacing/>
        <w:jc w:val="both"/>
      </w:pPr>
      <w:r>
        <w:t>Polaridad Normal, Tierra Cerrada.</w:t>
      </w:r>
    </w:p>
    <w:p w14:paraId="215FE602" w14:textId="77777777" w:rsidR="00C050E0" w:rsidRDefault="00C050E0" w:rsidP="00C050E0">
      <w:pPr>
        <w:pStyle w:val="ListParagraph"/>
        <w:numPr>
          <w:ilvl w:val="0"/>
          <w:numId w:val="40"/>
        </w:numPr>
        <w:spacing w:after="200" w:line="276" w:lineRule="auto"/>
        <w:contextualSpacing/>
        <w:jc w:val="both"/>
      </w:pPr>
      <w:r>
        <w:t>Polaridad Normal, Tierra Abierta.</w:t>
      </w:r>
    </w:p>
    <w:p w14:paraId="77079F35" w14:textId="77777777" w:rsidR="00C050E0" w:rsidRDefault="00C050E0" w:rsidP="00C050E0">
      <w:pPr>
        <w:pStyle w:val="ListParagraph"/>
        <w:numPr>
          <w:ilvl w:val="0"/>
          <w:numId w:val="40"/>
        </w:numPr>
        <w:spacing w:after="200" w:line="276" w:lineRule="auto"/>
        <w:contextualSpacing/>
        <w:jc w:val="both"/>
      </w:pPr>
      <w:r>
        <w:t>Polaridad Reserva, Tierra Cerrada.</w:t>
      </w:r>
    </w:p>
    <w:p w14:paraId="7A73B534" w14:textId="77777777" w:rsidR="00C050E0" w:rsidRDefault="00C050E0" w:rsidP="00C050E0">
      <w:pPr>
        <w:pStyle w:val="ListParagraph"/>
        <w:numPr>
          <w:ilvl w:val="0"/>
          <w:numId w:val="40"/>
        </w:numPr>
        <w:spacing w:after="200" w:line="276" w:lineRule="auto"/>
        <w:contextualSpacing/>
        <w:jc w:val="both"/>
      </w:pPr>
      <w:r>
        <w:t>Polaridad Reserva, Tierra Abierta.</w:t>
      </w:r>
    </w:p>
    <w:p w14:paraId="43FB7CF5" w14:textId="77777777" w:rsidR="00C050E0" w:rsidRPr="00B04FCA" w:rsidRDefault="00C050E0" w:rsidP="00C050E0">
      <w:pPr>
        <w:pStyle w:val="ListParagraph"/>
        <w:jc w:val="both"/>
      </w:pPr>
    </w:p>
    <w:p w14:paraId="21F5A097" w14:textId="77777777" w:rsidR="00C050E0" w:rsidRPr="00A676ED" w:rsidRDefault="00C050E0" w:rsidP="00C050E0">
      <w:pPr>
        <w:pStyle w:val="ListParagraph"/>
        <w:numPr>
          <w:ilvl w:val="1"/>
          <w:numId w:val="39"/>
        </w:numPr>
        <w:spacing w:after="200" w:line="276" w:lineRule="auto"/>
        <w:contextualSpacing/>
        <w:jc w:val="both"/>
        <w:rPr>
          <w:b/>
        </w:rPr>
      </w:pPr>
      <w:r>
        <w:rPr>
          <w:b/>
        </w:rPr>
        <w:t>Mediciones de Punto a P</w:t>
      </w:r>
      <w:r w:rsidRPr="00A676ED">
        <w:rPr>
          <w:b/>
        </w:rPr>
        <w:t>unto.</w:t>
      </w:r>
    </w:p>
    <w:p w14:paraId="671E95AC" w14:textId="77777777" w:rsidR="00C050E0" w:rsidRDefault="00C050E0" w:rsidP="00C050E0">
      <w:pPr>
        <w:jc w:val="both"/>
        <w:rPr>
          <w:rFonts w:ascii="Times New Roman" w:eastAsiaTheme="minorEastAsia"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2E4D341B" wp14:editId="62D4BACF">
            <wp:simplePos x="0" y="0"/>
            <wp:positionH relativeFrom="column">
              <wp:posOffset>3399155</wp:posOffset>
            </wp:positionH>
            <wp:positionV relativeFrom="paragraph">
              <wp:posOffset>617855</wp:posOffset>
            </wp:positionV>
            <wp:extent cx="2199640" cy="635635"/>
            <wp:effectExtent l="19050" t="0" r="0" b="0"/>
            <wp:wrapSquare wrapText="bothSides"/>
            <wp:docPr id="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2199640" cy="635635"/>
                    </a:xfrm>
                    <a:prstGeom prst="rect">
                      <a:avLst/>
                    </a:prstGeom>
                    <a:noFill/>
                    <a:ln w="9525">
                      <a:noFill/>
                      <a:miter lim="800000"/>
                      <a:headEnd/>
                      <a:tailEnd/>
                    </a:ln>
                  </pic:spPr>
                </pic:pic>
              </a:graphicData>
            </a:graphic>
          </wp:anchor>
        </w:drawing>
      </w:r>
      <w:r w:rsidRPr="00B04FCA">
        <w:rPr>
          <w:rFonts w:ascii="Times New Roman" w:hAnsi="Times New Roman" w:cs="Times New Roman"/>
          <w:sz w:val="24"/>
          <w:szCs w:val="24"/>
        </w:rPr>
        <w:t xml:space="preserve"> </w:t>
      </w:r>
      <w:r>
        <w:rPr>
          <w:rFonts w:ascii="Times New Roman" w:hAnsi="Times New Roman" w:cs="Times New Roman"/>
          <w:sz w:val="24"/>
          <w:szCs w:val="24"/>
        </w:rPr>
        <w:t xml:space="preserve">Se accede al menú de </w:t>
      </w:r>
      <w:r>
        <w:rPr>
          <w:rFonts w:ascii="Times New Roman" w:hAnsi="Times New Roman" w:cs="Times New Roman"/>
          <w:i/>
          <w:sz w:val="24"/>
          <w:szCs w:val="24"/>
        </w:rPr>
        <w:t xml:space="preserve">Punto a Punto </w:t>
      </w:r>
      <w:r>
        <w:rPr>
          <w:rFonts w:ascii="Times New Roman" w:hAnsi="Times New Roman" w:cs="Times New Roman"/>
          <w:sz w:val="24"/>
          <w:szCs w:val="24"/>
        </w:rPr>
        <w:t xml:space="preserve">pulsando el botón de función de prueba </w:t>
      </w:r>
      <m:oMath>
        <m:f>
          <m:fPr>
            <m:type m:val="noBar"/>
            <m:ctrlPr>
              <w:ins w:id="1" w:author="Pablo Fuentes" w:date="2015-06-23T17:44:00Z">
                <w:rPr>
                  <w:rFonts w:ascii="Cambria Math" w:hAnsi="Times New Roman" w:cs="Times New Roman"/>
                  <w:b/>
                  <w:sz w:val="24"/>
                  <w:szCs w:val="24"/>
                  <w:highlight w:val="lightGray"/>
                </w:rPr>
              </w:ins>
            </m:ctrlPr>
          </m:fPr>
          <m:num>
            <m:r>
              <m:rPr>
                <m:sty m:val="b"/>
              </m:rPr>
              <w:rPr>
                <w:rFonts w:ascii="Cambria Math" w:hAnsi="Cambria Math" w:cs="Times New Roman"/>
                <w:sz w:val="24"/>
                <w:szCs w:val="24"/>
                <w:highlight w:val="lightGray"/>
              </w:rPr>
              <m:t>POINT TO</m:t>
            </m:r>
          </m:num>
          <m:den>
            <m:r>
              <m:rPr>
                <m:sty m:val="b"/>
              </m:rPr>
              <w:rPr>
                <w:rFonts w:ascii="Cambria Math" w:hAnsi="Cambria Math" w:cs="Times New Roman"/>
                <w:sz w:val="24"/>
                <w:szCs w:val="24"/>
                <w:highlight w:val="lightGray"/>
              </w:rPr>
              <m:t>POINT</m:t>
            </m:r>
          </m:den>
        </m:f>
      </m:oMath>
      <w:r>
        <w:rPr>
          <w:rFonts w:ascii="Times New Roman" w:eastAsiaTheme="minorEastAsia" w:hAnsi="Times New Roman" w:cs="Times New Roman"/>
          <w:sz w:val="24"/>
          <w:szCs w:val="24"/>
        </w:rPr>
        <w:t>. Las teclas programables de función de la F1 a F3 corresponden a las mediciones.</w:t>
      </w:r>
    </w:p>
    <w:p w14:paraId="1B60D901" w14:textId="77777777" w:rsidR="00C050E0" w:rsidRPr="00F02710" w:rsidRDefault="00C050E0" w:rsidP="00C050E0">
      <w:pPr>
        <w:pStyle w:val="ListParagraph"/>
        <w:numPr>
          <w:ilvl w:val="0"/>
          <w:numId w:val="40"/>
        </w:numPr>
        <w:spacing w:after="200" w:line="276" w:lineRule="auto"/>
        <w:contextualSpacing/>
        <w:jc w:val="both"/>
      </w:pPr>
      <w:r>
        <w:rPr>
          <w:rFonts w:eastAsiaTheme="minorEastAsia"/>
        </w:rPr>
        <w:t>F1 – Voltage</w:t>
      </w:r>
    </w:p>
    <w:p w14:paraId="6D71B5F4" w14:textId="77777777" w:rsidR="00C050E0" w:rsidRPr="00F02710" w:rsidRDefault="00C050E0" w:rsidP="00C050E0">
      <w:pPr>
        <w:pStyle w:val="ListParagraph"/>
        <w:numPr>
          <w:ilvl w:val="0"/>
          <w:numId w:val="40"/>
        </w:numPr>
        <w:spacing w:after="200" w:line="276" w:lineRule="auto"/>
        <w:contextualSpacing/>
        <w:jc w:val="both"/>
      </w:pPr>
      <w:r>
        <w:rPr>
          <w:rFonts w:eastAsiaTheme="minorEastAsia"/>
        </w:rPr>
        <w:t>F2 – Resistance</w:t>
      </w:r>
    </w:p>
    <w:p w14:paraId="3E5E537E" w14:textId="77777777" w:rsidR="00C050E0" w:rsidRPr="00A559B1" w:rsidRDefault="00C050E0" w:rsidP="00C050E0">
      <w:pPr>
        <w:pStyle w:val="ListParagraph"/>
        <w:numPr>
          <w:ilvl w:val="0"/>
          <w:numId w:val="40"/>
        </w:numPr>
        <w:spacing w:after="200" w:line="276" w:lineRule="auto"/>
        <w:contextualSpacing/>
        <w:jc w:val="both"/>
      </w:pPr>
      <w:r>
        <w:rPr>
          <w:rFonts w:eastAsiaTheme="minorEastAsia"/>
        </w:rPr>
        <w:t>F3 – Leakage</w:t>
      </w:r>
    </w:p>
    <w:p w14:paraId="43B5DA5F" w14:textId="77777777" w:rsidR="00C050E0" w:rsidRDefault="00C050E0" w:rsidP="00C050E0">
      <w:pPr>
        <w:ind w:left="720"/>
        <w:jc w:val="both"/>
        <w:rPr>
          <w:rFonts w:ascii="Times New Roman" w:eastAsiaTheme="minorEastAsia" w:hAnsi="Times New Roman" w:cs="Times New Roman"/>
          <w:sz w:val="24"/>
          <w:szCs w:val="24"/>
        </w:rPr>
      </w:pPr>
      <w:r>
        <w:rPr>
          <w:rFonts w:ascii="Times New Roman" w:eastAsiaTheme="minorEastAsia" w:hAnsi="Times New Roman" w:cs="Times New Roman"/>
          <w:b/>
          <w:i/>
          <w:sz w:val="24"/>
          <w:szCs w:val="24"/>
        </w:rPr>
        <w:t>3.5.1</w:t>
      </w:r>
      <w:r>
        <w:rPr>
          <w:rFonts w:ascii="Times New Roman" w:eastAsiaTheme="minorEastAsia" w:hAnsi="Times New Roman" w:cs="Times New Roman"/>
          <w:b/>
          <w:i/>
          <w:sz w:val="24"/>
          <w:szCs w:val="24"/>
        </w:rPr>
        <w:tab/>
        <w:t>Medición de tensión.</w:t>
      </w:r>
    </w:p>
    <w:p w14:paraId="328740EF" w14:textId="77777777" w:rsidR="00C050E0" w:rsidRDefault="00C050E0" w:rsidP="00C050E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 Pulse la tecla programable etiquetada </w:t>
      </w:r>
      <w:r>
        <w:rPr>
          <w:rFonts w:ascii="Times New Roman" w:eastAsiaTheme="minorEastAsia" w:hAnsi="Times New Roman" w:cs="Times New Roman"/>
          <w:b/>
          <w:sz w:val="24"/>
          <w:szCs w:val="24"/>
        </w:rPr>
        <w:t>Voltage</w:t>
      </w:r>
      <w:r>
        <w:rPr>
          <w:rFonts w:ascii="Times New Roman" w:eastAsiaTheme="minorEastAsia" w:hAnsi="Times New Roman" w:cs="Times New Roman"/>
          <w:sz w:val="24"/>
          <w:szCs w:val="24"/>
        </w:rPr>
        <w:t xml:space="preserve"> del menú Punto a Punto.</w:t>
      </w:r>
    </w:p>
    <w:p w14:paraId="09D2E32D" w14:textId="77777777" w:rsidR="00C050E0" w:rsidRDefault="00C050E0" w:rsidP="00C050E0">
      <w:pPr>
        <w:jc w:val="both"/>
        <w:rPr>
          <w:rFonts w:ascii="Times New Roman" w:hAnsi="Times New Roman" w:cs="Times New Roman"/>
          <w:sz w:val="24"/>
          <w:lang w:eastAsia="es-CL"/>
        </w:rPr>
      </w:pPr>
      <w:r>
        <w:rPr>
          <w:rFonts w:ascii="Times New Roman" w:eastAsiaTheme="minorEastAsia" w:hAnsi="Times New Roman" w:cs="Times New Roman"/>
          <w:sz w:val="24"/>
          <w:szCs w:val="24"/>
        </w:rPr>
        <w:lastRenderedPageBreak/>
        <w:t xml:space="preserve">2. Inserta los conectores de prueba en los conectores Rojo y Negro del 2-WIRE </w:t>
      </w:r>
      <w:r>
        <w:rPr>
          <w:rFonts w:ascii="Times New Roman" w:hAnsi="Times New Roman" w:cs="Times New Roman"/>
          <w:sz w:val="24"/>
          <w:lang w:eastAsia="es-CL"/>
        </w:rPr>
        <w:t>V/Ω/A.</w:t>
      </w:r>
    </w:p>
    <w:p w14:paraId="7A61DA5C"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3. Poner las puntas de la sonda alrededor de una tensión desconocida y leer la medida en el display del analizador.</w:t>
      </w:r>
    </w:p>
    <w:p w14:paraId="1702F149" w14:textId="77777777" w:rsidR="00C050E0" w:rsidRDefault="00C050E0" w:rsidP="00C050E0">
      <w:pPr>
        <w:jc w:val="both"/>
        <w:rPr>
          <w:rFonts w:ascii="Times New Roman" w:hAnsi="Times New Roman" w:cs="Times New Roman"/>
          <w:i/>
          <w:sz w:val="24"/>
          <w:lang w:eastAsia="es-CL"/>
        </w:rPr>
      </w:pPr>
      <w:r>
        <w:rPr>
          <w:rFonts w:ascii="Times New Roman" w:hAnsi="Times New Roman" w:cs="Times New Roman"/>
          <w:i/>
          <w:sz w:val="24"/>
          <w:lang w:eastAsia="es-CL"/>
        </w:rPr>
        <w:t>Nota: El analizador medirá sobre 300V C.A.</w:t>
      </w:r>
    </w:p>
    <w:p w14:paraId="66EF4CB7" w14:textId="77777777" w:rsidR="00C050E0" w:rsidRPr="00934F6C" w:rsidRDefault="00C050E0" w:rsidP="00C050E0">
      <w:pPr>
        <w:pStyle w:val="ListParagraph"/>
        <w:numPr>
          <w:ilvl w:val="2"/>
          <w:numId w:val="39"/>
        </w:numPr>
        <w:spacing w:after="200" w:line="276" w:lineRule="auto"/>
        <w:contextualSpacing/>
        <w:jc w:val="both"/>
        <w:rPr>
          <w:lang w:eastAsia="es-CL"/>
        </w:rPr>
      </w:pPr>
      <w:r w:rsidRPr="00934F6C">
        <w:rPr>
          <w:b/>
          <w:i/>
          <w:lang w:eastAsia="es-CL"/>
        </w:rPr>
        <w:t xml:space="preserve">Medición de </w:t>
      </w:r>
      <w:r>
        <w:rPr>
          <w:b/>
          <w:i/>
          <w:lang w:eastAsia="es-CL"/>
        </w:rPr>
        <w:t>r</w:t>
      </w:r>
      <w:r w:rsidRPr="00934F6C">
        <w:rPr>
          <w:b/>
          <w:i/>
          <w:lang w:eastAsia="es-CL"/>
        </w:rPr>
        <w:t>esistencia</w:t>
      </w:r>
      <w:r>
        <w:rPr>
          <w:b/>
          <w:i/>
          <w:lang w:eastAsia="es-CL"/>
        </w:rPr>
        <w:t>.</w:t>
      </w:r>
    </w:p>
    <w:p w14:paraId="055F0876"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El analizador puede hacer medidas de resistencia con 2-WIRE o 4-WIRE. Se pueden intercambiar entre estos métodos.</w:t>
      </w:r>
    </w:p>
    <w:p w14:paraId="29D453A3" w14:textId="77777777" w:rsidR="00C050E0" w:rsidRPr="00934F6C" w:rsidRDefault="00C050E0" w:rsidP="00C050E0">
      <w:pPr>
        <w:pStyle w:val="ListParagraph"/>
        <w:numPr>
          <w:ilvl w:val="0"/>
          <w:numId w:val="43"/>
        </w:numPr>
        <w:spacing w:after="200" w:line="276" w:lineRule="auto"/>
        <w:contextualSpacing/>
        <w:jc w:val="both"/>
        <w:rPr>
          <w:lang w:eastAsia="es-CL"/>
        </w:rPr>
      </w:pPr>
      <w:r>
        <w:rPr>
          <w:rFonts w:eastAsiaTheme="minorEastAsia"/>
        </w:rPr>
        <w:t xml:space="preserve">Pulse la tecla programable etiquetada </w:t>
      </w:r>
      <w:r>
        <w:rPr>
          <w:rFonts w:eastAsiaTheme="minorEastAsia"/>
          <w:b/>
        </w:rPr>
        <w:t>Resistance</w:t>
      </w:r>
      <w:r>
        <w:rPr>
          <w:rFonts w:eastAsiaTheme="minorEastAsia"/>
        </w:rPr>
        <w:t xml:space="preserve"> del menú Punto a Punto.</w:t>
      </w:r>
    </w:p>
    <w:p w14:paraId="5199539A" w14:textId="77777777" w:rsidR="00C050E0" w:rsidRPr="00934F6C" w:rsidRDefault="00C050E0" w:rsidP="00C050E0">
      <w:pPr>
        <w:pStyle w:val="ListParagraph"/>
        <w:numPr>
          <w:ilvl w:val="0"/>
          <w:numId w:val="43"/>
        </w:numPr>
        <w:spacing w:after="200" w:line="276" w:lineRule="auto"/>
        <w:contextualSpacing/>
        <w:jc w:val="both"/>
        <w:rPr>
          <w:lang w:eastAsia="es-CL"/>
        </w:rPr>
      </w:pPr>
      <w:r w:rsidRPr="00934F6C">
        <w:rPr>
          <w:rFonts w:eastAsiaTheme="minorEastAsia"/>
        </w:rPr>
        <w:t xml:space="preserve">Inserta los conectores de prueba en los conectores Rojo y Negro del 2-WIRE </w:t>
      </w:r>
      <w:r w:rsidRPr="00934F6C">
        <w:rPr>
          <w:lang w:eastAsia="es-CL"/>
        </w:rPr>
        <w:t>V/Ω/A.</w:t>
      </w:r>
    </w:p>
    <w:p w14:paraId="02292E6A" w14:textId="77777777" w:rsidR="00C050E0" w:rsidRPr="00934F6C" w:rsidRDefault="00C050E0" w:rsidP="00C050E0">
      <w:pPr>
        <w:pStyle w:val="ListParagraph"/>
        <w:numPr>
          <w:ilvl w:val="0"/>
          <w:numId w:val="43"/>
        </w:numPr>
        <w:spacing w:after="200" w:line="276" w:lineRule="auto"/>
        <w:contextualSpacing/>
        <w:jc w:val="both"/>
        <w:rPr>
          <w:lang w:eastAsia="es-CL"/>
        </w:rPr>
      </w:pPr>
      <w:r>
        <w:rPr>
          <w:lang w:eastAsia="es-CL"/>
        </w:rPr>
        <w:t>Poner la sonda alrededor de una resistencia</w:t>
      </w:r>
      <w:r w:rsidRPr="00934F6C">
        <w:rPr>
          <w:lang w:eastAsia="es-CL"/>
        </w:rPr>
        <w:t xml:space="preserve"> desconocida y leer la medi</w:t>
      </w:r>
      <w:r>
        <w:rPr>
          <w:lang w:eastAsia="es-CL"/>
        </w:rPr>
        <w:t>da en el display del analizador.</w:t>
      </w:r>
    </w:p>
    <w:p w14:paraId="00E64877" w14:textId="77777777" w:rsidR="00C050E0" w:rsidRDefault="00C050E0" w:rsidP="00C050E0">
      <w:pPr>
        <w:jc w:val="both"/>
        <w:rPr>
          <w:rFonts w:ascii="Times New Roman" w:hAnsi="Times New Roman" w:cs="Times New Roman"/>
          <w:sz w:val="24"/>
          <w:lang w:eastAsia="es-CL"/>
        </w:rPr>
      </w:pPr>
      <w:r w:rsidRPr="00934F6C">
        <w:rPr>
          <w:rFonts w:ascii="Times New Roman" w:hAnsi="Times New Roman" w:cs="Times New Roman"/>
          <w:i/>
          <w:sz w:val="24"/>
          <w:lang w:eastAsia="es-CL"/>
        </w:rPr>
        <w:t xml:space="preserve">Nota: El analizador </w:t>
      </w:r>
      <w:r>
        <w:rPr>
          <w:rFonts w:ascii="Times New Roman" w:hAnsi="Times New Roman" w:cs="Times New Roman"/>
          <w:i/>
          <w:sz w:val="24"/>
          <w:lang w:eastAsia="es-CL"/>
        </w:rPr>
        <w:t>medirá una resistencia sobre 2.0Ω</w:t>
      </w:r>
      <w:r w:rsidRPr="00934F6C">
        <w:rPr>
          <w:rFonts w:ascii="Times New Roman" w:hAnsi="Times New Roman" w:cs="Times New Roman"/>
          <w:i/>
          <w:sz w:val="24"/>
          <w:lang w:eastAsia="es-CL"/>
        </w:rPr>
        <w:t>.</w:t>
      </w:r>
    </w:p>
    <w:p w14:paraId="1D76BA4D" w14:textId="77777777" w:rsidR="00C050E0" w:rsidRPr="00934F6C" w:rsidRDefault="00C050E0" w:rsidP="00C050E0">
      <w:pPr>
        <w:pStyle w:val="ListParagraph"/>
        <w:numPr>
          <w:ilvl w:val="2"/>
          <w:numId w:val="43"/>
        </w:numPr>
        <w:spacing w:after="200" w:line="276" w:lineRule="auto"/>
        <w:contextualSpacing/>
        <w:jc w:val="both"/>
        <w:rPr>
          <w:b/>
          <w:i/>
          <w:lang w:eastAsia="es-CL"/>
        </w:rPr>
      </w:pPr>
      <w:r w:rsidRPr="00934F6C">
        <w:rPr>
          <w:b/>
          <w:i/>
          <w:lang w:eastAsia="es-CL"/>
        </w:rPr>
        <w:t xml:space="preserve">Medición de </w:t>
      </w:r>
      <w:r>
        <w:rPr>
          <w:b/>
          <w:i/>
          <w:lang w:eastAsia="es-CL"/>
        </w:rPr>
        <w:t>c</w:t>
      </w:r>
      <w:r w:rsidRPr="00934F6C">
        <w:rPr>
          <w:b/>
          <w:i/>
          <w:lang w:eastAsia="es-CL"/>
        </w:rPr>
        <w:t>orriente</w:t>
      </w:r>
      <w:r>
        <w:rPr>
          <w:b/>
          <w:i/>
          <w:lang w:eastAsia="es-CL"/>
        </w:rPr>
        <w:t>.</w:t>
      </w:r>
    </w:p>
    <w:p w14:paraId="6ED5E7DE"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El analizador hace mediciones sobre 10mA en CC, CA y CC+CA.</w:t>
      </w:r>
    </w:p>
    <w:p w14:paraId="1F2D1CC9" w14:textId="77777777" w:rsidR="00C050E0" w:rsidRPr="00934F6C" w:rsidRDefault="00C050E0" w:rsidP="00C050E0">
      <w:pPr>
        <w:pStyle w:val="ListParagraph"/>
        <w:numPr>
          <w:ilvl w:val="0"/>
          <w:numId w:val="44"/>
        </w:numPr>
        <w:spacing w:after="200" w:line="276" w:lineRule="auto"/>
        <w:ind w:left="709"/>
        <w:contextualSpacing/>
        <w:jc w:val="both"/>
        <w:rPr>
          <w:lang w:eastAsia="es-CL"/>
        </w:rPr>
      </w:pPr>
      <w:r w:rsidRPr="00934F6C">
        <w:rPr>
          <w:rFonts w:eastAsiaTheme="minorEastAsia"/>
        </w:rPr>
        <w:t xml:space="preserve">Pulse la tecla programable etiquetada </w:t>
      </w:r>
      <w:r>
        <w:rPr>
          <w:rFonts w:eastAsiaTheme="minorEastAsia"/>
          <w:b/>
        </w:rPr>
        <w:t>Leakage</w:t>
      </w:r>
      <w:r w:rsidRPr="00934F6C">
        <w:rPr>
          <w:rFonts w:eastAsiaTheme="minorEastAsia"/>
        </w:rPr>
        <w:t xml:space="preserve"> del menú Punto a Punto.</w:t>
      </w:r>
    </w:p>
    <w:p w14:paraId="20B600E5" w14:textId="77777777" w:rsidR="00C050E0" w:rsidRPr="00934F6C" w:rsidRDefault="00C050E0" w:rsidP="00C050E0">
      <w:pPr>
        <w:pStyle w:val="ListParagraph"/>
        <w:numPr>
          <w:ilvl w:val="0"/>
          <w:numId w:val="44"/>
        </w:numPr>
        <w:spacing w:after="200" w:line="276" w:lineRule="auto"/>
        <w:ind w:left="709"/>
        <w:contextualSpacing/>
        <w:jc w:val="both"/>
        <w:rPr>
          <w:lang w:eastAsia="es-CL"/>
        </w:rPr>
      </w:pPr>
      <w:r>
        <w:rPr>
          <w:rFonts w:eastAsiaTheme="minorEastAsia"/>
        </w:rPr>
        <w:t xml:space="preserve">Usando </w:t>
      </w:r>
      <w:r w:rsidRPr="00C050E0">
        <w:rPr>
          <w:rFonts w:eastAsiaTheme="minorEastAsia"/>
          <w:highlight w:val="lightGray"/>
        </w:rPr>
        <w:t>▲</w:t>
      </w:r>
      <w:r>
        <w:rPr>
          <w:rFonts w:eastAsiaTheme="minorEastAsia"/>
        </w:rPr>
        <w:t xml:space="preserve"> o  </w:t>
      </w:r>
      <w:r w:rsidRPr="00C050E0">
        <w:rPr>
          <w:rFonts w:eastAsiaTheme="minorEastAsia"/>
          <w:highlight w:val="lightGray"/>
        </w:rPr>
        <w:t>▼</w:t>
      </w:r>
      <w:r>
        <w:rPr>
          <w:rFonts w:eastAsiaTheme="minorEastAsia"/>
        </w:rPr>
        <w:t xml:space="preserve"> seleccionará el modo de la medición (CC, CA o CC+CA).</w:t>
      </w:r>
    </w:p>
    <w:p w14:paraId="014D1BAD" w14:textId="77777777" w:rsidR="00C050E0" w:rsidRDefault="00C050E0" w:rsidP="00C050E0">
      <w:pPr>
        <w:pStyle w:val="ListParagraph"/>
        <w:numPr>
          <w:ilvl w:val="0"/>
          <w:numId w:val="44"/>
        </w:numPr>
        <w:spacing w:after="200" w:line="276" w:lineRule="auto"/>
        <w:ind w:left="709"/>
        <w:contextualSpacing/>
        <w:jc w:val="both"/>
        <w:rPr>
          <w:lang w:eastAsia="es-CL"/>
        </w:rPr>
      </w:pPr>
      <w:r w:rsidRPr="00934F6C">
        <w:rPr>
          <w:rFonts w:eastAsiaTheme="minorEastAsia"/>
        </w:rPr>
        <w:t xml:space="preserve">Inserta los conectores de prueba en los conectores Rojo y Negro del 2-WIRE </w:t>
      </w:r>
      <w:r w:rsidRPr="00934F6C">
        <w:rPr>
          <w:lang w:eastAsia="es-CL"/>
        </w:rPr>
        <w:t>V/Ω/A.</w:t>
      </w:r>
    </w:p>
    <w:p w14:paraId="062B5E18" w14:textId="77777777" w:rsidR="00C050E0" w:rsidRPr="00934F6C" w:rsidRDefault="00C050E0" w:rsidP="00C050E0">
      <w:pPr>
        <w:pStyle w:val="ListParagraph"/>
        <w:numPr>
          <w:ilvl w:val="0"/>
          <w:numId w:val="44"/>
        </w:numPr>
        <w:spacing w:after="200" w:line="276" w:lineRule="auto"/>
        <w:ind w:left="709"/>
        <w:contextualSpacing/>
        <w:jc w:val="both"/>
        <w:rPr>
          <w:lang w:eastAsia="es-CL"/>
        </w:rPr>
      </w:pPr>
      <w:r>
        <w:rPr>
          <w:lang w:eastAsia="es-CL"/>
        </w:rPr>
        <w:t>Poner los conectores en dos puntos de una corriente desconocida</w:t>
      </w:r>
      <w:r w:rsidRPr="00934F6C">
        <w:rPr>
          <w:lang w:eastAsia="es-CL"/>
        </w:rPr>
        <w:t xml:space="preserve"> y leer la medida en el display del analizador.</w:t>
      </w:r>
    </w:p>
    <w:p w14:paraId="48C57292" w14:textId="77777777" w:rsidR="00C050E0" w:rsidRPr="00934F6C" w:rsidRDefault="00C050E0" w:rsidP="00C050E0">
      <w:pPr>
        <w:pStyle w:val="ListParagraph"/>
        <w:jc w:val="both"/>
        <w:rPr>
          <w:lang w:eastAsia="es-CL"/>
        </w:rPr>
      </w:pPr>
    </w:p>
    <w:p w14:paraId="59C924AF" w14:textId="77777777" w:rsidR="00C050E0" w:rsidRDefault="00C050E0" w:rsidP="00C050E0">
      <w:pPr>
        <w:pStyle w:val="ListParagraph"/>
        <w:numPr>
          <w:ilvl w:val="1"/>
          <w:numId w:val="43"/>
        </w:numPr>
        <w:spacing w:after="200" w:line="276" w:lineRule="auto"/>
        <w:contextualSpacing/>
        <w:jc w:val="both"/>
        <w:rPr>
          <w:b/>
          <w:lang w:eastAsia="es-CL"/>
        </w:rPr>
      </w:pPr>
      <w:r w:rsidRPr="00A676ED">
        <w:rPr>
          <w:b/>
          <w:lang w:eastAsia="es-CL"/>
        </w:rPr>
        <w:t>Formas de Onda de Simulación y Rendimiento del ECG.</w:t>
      </w:r>
    </w:p>
    <w:p w14:paraId="14913FC5" w14:textId="77777777" w:rsidR="00C050E0" w:rsidRDefault="00C050E0" w:rsidP="00C050E0">
      <w:pPr>
        <w:jc w:val="both"/>
        <w:rPr>
          <w:rFonts w:ascii="Times New Roman" w:hAnsi="Times New Roman" w:cs="Times New Roman"/>
          <w:sz w:val="24"/>
          <w:lang w:eastAsia="es-CL"/>
        </w:rPr>
      </w:pPr>
      <w:r>
        <w:rPr>
          <w:rFonts w:ascii="Times New Roman" w:hAnsi="Times New Roman" w:cs="Times New Roman"/>
          <w:sz w:val="24"/>
          <w:lang w:eastAsia="es-CL"/>
        </w:rPr>
        <w:t>El analizador es capaza de generar varias formas de onda en los bornes de la conexión de las partes aplicables. Estas señales son usadas para probar la performance característica de monitores de ECG (Ver figura 4).</w:t>
      </w:r>
    </w:p>
    <w:p w14:paraId="23481527" w14:textId="77777777" w:rsidR="00C050E0" w:rsidRDefault="00C050E0" w:rsidP="00C050E0">
      <w:pPr>
        <w:jc w:val="center"/>
        <w:rPr>
          <w:rFonts w:ascii="Times New Roman" w:hAnsi="Times New Roman" w:cs="Times New Roman"/>
          <w:sz w:val="24"/>
          <w:lang w:eastAsia="es-CL"/>
        </w:rPr>
      </w:pPr>
      <w:r w:rsidRPr="003F53BC">
        <w:rPr>
          <w:rFonts w:ascii="Times New Roman" w:hAnsi="Times New Roman" w:cs="Times New Roman"/>
          <w:noProof/>
          <w:sz w:val="24"/>
          <w:lang w:val="en-US"/>
        </w:rPr>
        <w:drawing>
          <wp:inline distT="0" distB="0" distL="0" distR="0" wp14:anchorId="160F9096" wp14:editId="6E2A87DB">
            <wp:extent cx="2924175" cy="1580179"/>
            <wp:effectExtent l="19050" t="0" r="9525" b="0"/>
            <wp:docPr id="14"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cstate="print"/>
                    <a:srcRect/>
                    <a:stretch>
                      <a:fillRect/>
                    </a:stretch>
                  </pic:blipFill>
                  <pic:spPr bwMode="auto">
                    <a:xfrm>
                      <a:off x="0" y="0"/>
                      <a:ext cx="2939312" cy="1588359"/>
                    </a:xfrm>
                    <a:prstGeom prst="rect">
                      <a:avLst/>
                    </a:prstGeom>
                    <a:noFill/>
                    <a:ln w="9525">
                      <a:noFill/>
                      <a:miter lim="800000"/>
                      <a:headEnd/>
                      <a:tailEnd/>
                    </a:ln>
                  </pic:spPr>
                </pic:pic>
              </a:graphicData>
            </a:graphic>
          </wp:inline>
        </w:drawing>
      </w:r>
    </w:p>
    <w:p w14:paraId="1F602F91" w14:textId="77777777" w:rsidR="00C050E0" w:rsidRDefault="00C050E0" w:rsidP="00C050E0">
      <w:pPr>
        <w:pStyle w:val="NormalWeb"/>
        <w:jc w:val="center"/>
        <w:rPr>
          <w:b/>
          <w:i/>
          <w:sz w:val="18"/>
        </w:rPr>
      </w:pPr>
      <w:r>
        <w:rPr>
          <w:b/>
          <w:i/>
          <w:sz w:val="18"/>
        </w:rPr>
        <w:lastRenderedPageBreak/>
        <w:t>Figura 4. Conexión del monitor de ECG al analizador ESA620.</w:t>
      </w:r>
    </w:p>
    <w:p w14:paraId="480DA292" w14:textId="77777777" w:rsidR="00C050E0" w:rsidRPr="00A676ED" w:rsidRDefault="00C050E0" w:rsidP="00C050E0">
      <w:pPr>
        <w:jc w:val="both"/>
        <w:rPr>
          <w:rFonts w:ascii="Times New Roman" w:hAnsi="Times New Roman" w:cs="Times New Roman"/>
          <w:b/>
          <w:sz w:val="24"/>
          <w:lang w:eastAsia="es-CL"/>
        </w:rPr>
      </w:pPr>
      <w:r>
        <w:rPr>
          <w:rFonts w:ascii="Times New Roman" w:hAnsi="Times New Roman" w:cs="Times New Roman"/>
          <w:noProof/>
          <w:sz w:val="24"/>
          <w:lang w:val="en-US"/>
        </w:rPr>
        <w:drawing>
          <wp:anchor distT="0" distB="0" distL="114300" distR="114300" simplePos="0" relativeHeight="251660288" behindDoc="1" locked="0" layoutInCell="1" allowOverlap="1" wp14:anchorId="70AAD3B1" wp14:editId="6488264F">
            <wp:simplePos x="0" y="0"/>
            <wp:positionH relativeFrom="column">
              <wp:posOffset>3301365</wp:posOffset>
            </wp:positionH>
            <wp:positionV relativeFrom="paragraph">
              <wp:posOffset>22225</wp:posOffset>
            </wp:positionV>
            <wp:extent cx="304800" cy="161925"/>
            <wp:effectExtent l="19050" t="0" r="0" b="0"/>
            <wp:wrapTight wrapText="bothSides">
              <wp:wrapPolygon edited="0">
                <wp:start x="-1350" y="0"/>
                <wp:lineTo x="-1350" y="20329"/>
                <wp:lineTo x="21600" y="20329"/>
                <wp:lineTo x="21600" y="0"/>
                <wp:lineTo x="-1350" y="0"/>
              </wp:wrapPolygon>
            </wp:wrapTight>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304800" cy="161925"/>
                    </a:xfrm>
                    <a:prstGeom prst="rect">
                      <a:avLst/>
                    </a:prstGeom>
                    <a:noFill/>
                    <a:ln w="9525">
                      <a:noFill/>
                      <a:miter lim="800000"/>
                      <a:headEnd/>
                      <a:tailEnd/>
                    </a:ln>
                  </pic:spPr>
                </pic:pic>
              </a:graphicData>
            </a:graphic>
          </wp:anchor>
        </w:drawing>
      </w:r>
      <w:r>
        <w:rPr>
          <w:rFonts w:ascii="Times New Roman" w:hAnsi="Times New Roman" w:cs="Times New Roman"/>
          <w:sz w:val="24"/>
          <w:lang w:eastAsia="es-CL"/>
        </w:rPr>
        <w:t xml:space="preserve">En los botones de funciones de prueba debe pulsar  para acceder al menú de formas de onda de simulación de ECG. Con F1 accedes a diferentes formas de onda y mediante F2 se modifica la frecuencia. Utilizar para las diferentes formas de onda </w:t>
      </w:r>
      <w:r w:rsidRPr="00C050E0">
        <w:rPr>
          <w:rFonts w:ascii="Times New Roman" w:hAnsi="Times New Roman" w:cs="Times New Roman"/>
          <w:sz w:val="24"/>
          <w:highlight w:val="lightGray"/>
          <w:lang w:eastAsia="es-CL"/>
        </w:rPr>
        <w:t>▲</w:t>
      </w:r>
      <w:r>
        <w:rPr>
          <w:rFonts w:ascii="Times New Roman" w:hAnsi="Times New Roman" w:cs="Times New Roman"/>
          <w:sz w:val="24"/>
          <w:lang w:eastAsia="es-CL"/>
        </w:rPr>
        <w:t xml:space="preserve"> o </w:t>
      </w:r>
      <w:r w:rsidRPr="00C050E0">
        <w:rPr>
          <w:rFonts w:ascii="Times New Roman" w:hAnsi="Times New Roman" w:cs="Times New Roman"/>
          <w:sz w:val="24"/>
          <w:highlight w:val="lightGray"/>
          <w:lang w:eastAsia="es-CL"/>
        </w:rPr>
        <w:t>▼</w:t>
      </w:r>
      <w:r>
        <w:rPr>
          <w:rFonts w:ascii="Times New Roman" w:hAnsi="Times New Roman" w:cs="Times New Roman"/>
          <w:sz w:val="24"/>
          <w:lang w:eastAsia="es-CL"/>
        </w:rPr>
        <w:t xml:space="preserve"> habiendo presionado antes la tecla programable etiquetada </w:t>
      </w:r>
      <w:r>
        <w:rPr>
          <w:rFonts w:ascii="Times New Roman" w:hAnsi="Times New Roman" w:cs="Times New Roman"/>
          <w:b/>
          <w:sz w:val="24"/>
          <w:lang w:eastAsia="es-CL"/>
        </w:rPr>
        <w:t>Wave Form</w:t>
      </w:r>
      <w:r>
        <w:rPr>
          <w:rFonts w:ascii="Times New Roman" w:hAnsi="Times New Roman" w:cs="Times New Roman"/>
          <w:sz w:val="24"/>
          <w:lang w:eastAsia="es-CL"/>
        </w:rPr>
        <w:t xml:space="preserve">. </w:t>
      </w:r>
    </w:p>
    <w:p w14:paraId="4E228D29" w14:textId="77777777" w:rsidR="00C050E0" w:rsidRPr="0030354A" w:rsidRDefault="00C050E0" w:rsidP="00C050E0">
      <w:pPr>
        <w:jc w:val="center"/>
        <w:rPr>
          <w:rFonts w:ascii="Times New Roman" w:hAnsi="Times New Roman" w:cs="Times New Roman"/>
          <w:sz w:val="24"/>
          <w:lang w:eastAsia="es-CL"/>
        </w:rPr>
      </w:pPr>
      <w:r>
        <w:rPr>
          <w:rFonts w:ascii="Times New Roman" w:hAnsi="Times New Roman" w:cs="Times New Roman"/>
          <w:noProof/>
          <w:sz w:val="24"/>
          <w:szCs w:val="24"/>
          <w:lang w:val="en-US"/>
        </w:rPr>
        <w:drawing>
          <wp:inline distT="0" distB="0" distL="0" distR="0" wp14:anchorId="56328C06" wp14:editId="6C32AE86">
            <wp:extent cx="2266950" cy="653462"/>
            <wp:effectExtent l="19050" t="0" r="0" b="0"/>
            <wp:docPr id="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2266950" cy="653462"/>
                    </a:xfrm>
                    <a:prstGeom prst="rect">
                      <a:avLst/>
                    </a:prstGeom>
                    <a:noFill/>
                    <a:ln w="9525">
                      <a:noFill/>
                      <a:miter lim="800000"/>
                      <a:headEnd/>
                      <a:tailEnd/>
                    </a:ln>
                  </pic:spPr>
                </pic:pic>
              </a:graphicData>
            </a:graphic>
          </wp:inline>
        </w:drawing>
      </w:r>
    </w:p>
    <w:p w14:paraId="1E8E3ABC" w14:textId="77777777" w:rsidR="00C050E0" w:rsidRPr="00D52E85" w:rsidRDefault="00C050E0" w:rsidP="00C050E0">
      <w:pPr>
        <w:jc w:val="both"/>
        <w:rPr>
          <w:rFonts w:ascii="Times New Roman" w:hAnsi="Times New Roman" w:cs="Times New Roman"/>
          <w:sz w:val="24"/>
          <w:szCs w:val="24"/>
        </w:rPr>
      </w:pPr>
      <w:r>
        <w:rPr>
          <w:rFonts w:ascii="Times New Roman" w:hAnsi="Times New Roman" w:cs="Times New Roman"/>
          <w:sz w:val="24"/>
          <w:szCs w:val="24"/>
        </w:rPr>
        <w:t xml:space="preserve">Las formas de onda se ajustan a diferentes frecuencias con excepción de la VFIB y la forma </w:t>
      </w:r>
      <w:commentRangeStart w:id="2"/>
      <w:r>
        <w:rPr>
          <w:rFonts w:ascii="Times New Roman" w:hAnsi="Times New Roman" w:cs="Times New Roman"/>
          <w:sz w:val="24"/>
          <w:szCs w:val="24"/>
        </w:rPr>
        <w:t>triangular</w:t>
      </w:r>
      <w:commentRangeEnd w:id="2"/>
      <w:r w:rsidR="00DC6BB6">
        <w:rPr>
          <w:rStyle w:val="CommentReference"/>
        </w:rPr>
        <w:commentReference w:id="2"/>
      </w:r>
      <w:r>
        <w:rPr>
          <w:rFonts w:ascii="Times New Roman" w:hAnsi="Times New Roman" w:cs="Times New Roman"/>
          <w:sz w:val="24"/>
          <w:szCs w:val="24"/>
        </w:rPr>
        <w:t xml:space="preserve">. </w:t>
      </w:r>
    </w:p>
    <w:p w14:paraId="72E848AD" w14:textId="77777777" w:rsidR="006C39F7" w:rsidRDefault="006C39F7" w:rsidP="00EA2472">
      <w:pPr>
        <w:pStyle w:val="ListParagraph"/>
        <w:ind w:left="0"/>
        <w:contextualSpacing/>
        <w:jc w:val="both"/>
        <w:rPr>
          <w:rFonts w:ascii="Arial" w:hAnsi="Arial" w:cs="Arial"/>
          <w:color w:val="404040"/>
          <w:sz w:val="22"/>
          <w:szCs w:val="22"/>
        </w:rPr>
      </w:pPr>
    </w:p>
    <w:p w14:paraId="543912F3" w14:textId="77777777" w:rsidR="006C39F7" w:rsidRDefault="006C39F7" w:rsidP="00EA2472">
      <w:pPr>
        <w:pStyle w:val="ListParagraph"/>
        <w:ind w:left="0"/>
        <w:contextualSpacing/>
        <w:jc w:val="both"/>
        <w:rPr>
          <w:rFonts w:ascii="Arial" w:hAnsi="Arial" w:cs="Arial"/>
          <w:color w:val="404040"/>
          <w:sz w:val="22"/>
          <w:szCs w:val="22"/>
        </w:rPr>
      </w:pPr>
    </w:p>
    <w:p w14:paraId="2C98E918" w14:textId="77777777" w:rsidR="006C39F7" w:rsidRDefault="006C39F7" w:rsidP="00EA2472">
      <w:pPr>
        <w:pStyle w:val="ListParagraph"/>
        <w:ind w:left="0"/>
        <w:contextualSpacing/>
        <w:jc w:val="both"/>
        <w:rPr>
          <w:rFonts w:ascii="Arial" w:hAnsi="Arial" w:cs="Arial"/>
          <w:color w:val="404040"/>
          <w:sz w:val="22"/>
          <w:szCs w:val="22"/>
        </w:rPr>
      </w:pPr>
    </w:p>
    <w:p w14:paraId="0132F804" w14:textId="77777777" w:rsidR="00F30956" w:rsidRDefault="00F30956" w:rsidP="00F30956">
      <w:pPr>
        <w:pStyle w:val="ListParagraph"/>
        <w:numPr>
          <w:ilvl w:val="0"/>
          <w:numId w:val="22"/>
        </w:numPr>
        <w:contextualSpacing/>
        <w:jc w:val="both"/>
        <w:rPr>
          <w:rFonts w:ascii="Arial" w:hAnsi="Arial" w:cs="Arial"/>
          <w:b/>
          <w:color w:val="404040"/>
          <w:sz w:val="22"/>
          <w:szCs w:val="22"/>
        </w:rPr>
      </w:pPr>
      <w:r w:rsidRPr="00873448">
        <w:rPr>
          <w:rFonts w:ascii="Arial" w:hAnsi="Arial" w:cs="Arial"/>
          <w:b/>
          <w:color w:val="404040"/>
          <w:sz w:val="22"/>
          <w:szCs w:val="22"/>
        </w:rPr>
        <w:t>Responsable de la Supervisión :</w:t>
      </w:r>
    </w:p>
    <w:p w14:paraId="1B617112" w14:textId="77777777" w:rsidR="00233293" w:rsidRPr="006C39F7" w:rsidRDefault="00233293" w:rsidP="006C39F7">
      <w:pPr>
        <w:pStyle w:val="ListParagraph"/>
        <w:ind w:left="0"/>
        <w:contextualSpacing/>
        <w:jc w:val="both"/>
        <w:rPr>
          <w:rFonts w:ascii="Arial" w:hAnsi="Arial" w:cs="Arial"/>
          <w:color w:val="404040"/>
          <w:sz w:val="22"/>
          <w:szCs w:val="22"/>
        </w:rPr>
      </w:pPr>
      <w:r w:rsidRPr="006C39F7">
        <w:rPr>
          <w:rFonts w:ascii="Arial" w:hAnsi="Arial" w:cs="Arial"/>
          <w:color w:val="404040"/>
          <w:sz w:val="22"/>
          <w:szCs w:val="22"/>
        </w:rPr>
        <w:t>Jefe de la Unidad de Ingeniería Biomédica</w:t>
      </w:r>
      <w:r w:rsidR="006C39F7">
        <w:rPr>
          <w:rFonts w:ascii="Arial" w:hAnsi="Arial" w:cs="Arial"/>
          <w:color w:val="404040"/>
          <w:sz w:val="22"/>
          <w:szCs w:val="22"/>
        </w:rPr>
        <w:t xml:space="preserve"> es el responsable de velar por el cumplimiento de este documento.</w:t>
      </w:r>
    </w:p>
    <w:p w14:paraId="043B7B30" w14:textId="77777777" w:rsidR="00C15315" w:rsidRDefault="00C15315" w:rsidP="00C15315">
      <w:pPr>
        <w:pStyle w:val="ListParagraph"/>
        <w:ind w:left="360"/>
        <w:contextualSpacing/>
        <w:jc w:val="both"/>
        <w:rPr>
          <w:rFonts w:ascii="Arial" w:hAnsi="Arial" w:cs="Arial"/>
          <w:b/>
          <w:color w:val="404040"/>
          <w:sz w:val="22"/>
          <w:szCs w:val="22"/>
        </w:rPr>
      </w:pPr>
    </w:p>
    <w:p w14:paraId="78F18F87" w14:textId="77777777" w:rsidR="00F30956" w:rsidRPr="00873448" w:rsidRDefault="00F30956" w:rsidP="00F30956">
      <w:pPr>
        <w:pStyle w:val="ListParagraph"/>
        <w:numPr>
          <w:ilvl w:val="0"/>
          <w:numId w:val="22"/>
        </w:numPr>
        <w:contextualSpacing/>
        <w:jc w:val="both"/>
        <w:rPr>
          <w:rFonts w:ascii="Arial" w:hAnsi="Arial" w:cs="Arial"/>
          <w:b/>
          <w:color w:val="404040"/>
          <w:sz w:val="22"/>
          <w:szCs w:val="22"/>
        </w:rPr>
      </w:pPr>
      <w:r w:rsidRPr="00873448">
        <w:rPr>
          <w:rFonts w:ascii="Arial" w:hAnsi="Arial" w:cs="Arial"/>
          <w:b/>
          <w:color w:val="404040"/>
          <w:sz w:val="22"/>
          <w:szCs w:val="22"/>
        </w:rPr>
        <w:t>Distribución:</w:t>
      </w:r>
    </w:p>
    <w:p w14:paraId="661C213E" w14:textId="77777777" w:rsidR="00A62B35" w:rsidRPr="00A62B35" w:rsidRDefault="00A62B35" w:rsidP="00A62B35">
      <w:pPr>
        <w:pStyle w:val="ListParagraph"/>
        <w:rPr>
          <w:rFonts w:ascii="Arial" w:hAnsi="Arial" w:cs="Arial"/>
          <w:b/>
          <w:color w:val="404040"/>
          <w:sz w:val="22"/>
          <w:szCs w:val="22"/>
        </w:rPr>
      </w:pPr>
    </w:p>
    <w:p w14:paraId="60343F08" w14:textId="77777777" w:rsidR="00A62B35" w:rsidRPr="003D1905" w:rsidRDefault="00A62B35" w:rsidP="00A62B35">
      <w:pPr>
        <w:pStyle w:val="ListParagraph"/>
        <w:numPr>
          <w:ilvl w:val="0"/>
          <w:numId w:val="28"/>
        </w:numPr>
        <w:contextualSpacing/>
        <w:jc w:val="both"/>
        <w:rPr>
          <w:rFonts w:ascii="Arial" w:hAnsi="Arial" w:cs="Arial"/>
          <w:color w:val="404040"/>
          <w:sz w:val="22"/>
          <w:szCs w:val="22"/>
        </w:rPr>
      </w:pPr>
      <w:r w:rsidRPr="003D1905">
        <w:rPr>
          <w:rFonts w:ascii="Arial" w:hAnsi="Arial" w:cs="Arial"/>
          <w:color w:val="404040"/>
          <w:sz w:val="22"/>
          <w:szCs w:val="22"/>
        </w:rPr>
        <w:t>Subdirección médica</w:t>
      </w:r>
    </w:p>
    <w:p w14:paraId="4F630B3E" w14:textId="77777777" w:rsidR="00780E71" w:rsidRDefault="00780E71" w:rsidP="00A62B35">
      <w:pPr>
        <w:pStyle w:val="ListParagraph"/>
        <w:numPr>
          <w:ilvl w:val="0"/>
          <w:numId w:val="28"/>
        </w:numPr>
        <w:contextualSpacing/>
        <w:jc w:val="both"/>
        <w:rPr>
          <w:rFonts w:ascii="Arial" w:hAnsi="Arial" w:cs="Arial"/>
          <w:color w:val="404040"/>
          <w:sz w:val="22"/>
          <w:szCs w:val="22"/>
        </w:rPr>
      </w:pPr>
      <w:r>
        <w:rPr>
          <w:rFonts w:ascii="Arial" w:hAnsi="Arial" w:cs="Arial"/>
          <w:color w:val="404040"/>
          <w:sz w:val="22"/>
          <w:szCs w:val="22"/>
        </w:rPr>
        <w:t>Unidad de Ingeniería Biomédica</w:t>
      </w:r>
    </w:p>
    <w:p w14:paraId="25B33499" w14:textId="77777777" w:rsidR="00780E71" w:rsidRPr="003D1905" w:rsidRDefault="00780E71" w:rsidP="00780E71">
      <w:pPr>
        <w:pStyle w:val="ListParagraph"/>
        <w:ind w:left="1080"/>
        <w:contextualSpacing/>
        <w:jc w:val="both"/>
        <w:rPr>
          <w:rFonts w:ascii="Arial" w:hAnsi="Arial" w:cs="Arial"/>
          <w:color w:val="404040"/>
          <w:sz w:val="22"/>
          <w:szCs w:val="22"/>
        </w:rPr>
      </w:pPr>
    </w:p>
    <w:p w14:paraId="66F59AB6" w14:textId="77777777" w:rsidR="00F30956" w:rsidRPr="00873448" w:rsidRDefault="00F30956" w:rsidP="00F30956">
      <w:pPr>
        <w:pStyle w:val="ListParagraph"/>
        <w:numPr>
          <w:ilvl w:val="0"/>
          <w:numId w:val="22"/>
        </w:numPr>
        <w:contextualSpacing/>
        <w:jc w:val="both"/>
        <w:rPr>
          <w:rFonts w:ascii="Arial" w:hAnsi="Arial" w:cs="Arial"/>
          <w:b/>
          <w:color w:val="404040"/>
          <w:sz w:val="22"/>
          <w:szCs w:val="22"/>
        </w:rPr>
      </w:pPr>
      <w:r w:rsidRPr="00873448">
        <w:rPr>
          <w:rFonts w:ascii="Arial" w:hAnsi="Arial" w:cs="Arial"/>
          <w:b/>
          <w:color w:val="404040"/>
          <w:sz w:val="22"/>
          <w:szCs w:val="22"/>
        </w:rPr>
        <w:t>Control de Historial Documento</w:t>
      </w:r>
    </w:p>
    <w:tbl>
      <w:tblPr>
        <w:tblW w:w="10477"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000" w:firstRow="0" w:lastRow="0" w:firstColumn="0" w:lastColumn="0" w:noHBand="0" w:noVBand="0"/>
      </w:tblPr>
      <w:tblGrid>
        <w:gridCol w:w="1381"/>
        <w:gridCol w:w="1046"/>
        <w:gridCol w:w="4531"/>
        <w:gridCol w:w="1739"/>
        <w:gridCol w:w="1780"/>
      </w:tblGrid>
      <w:tr w:rsidR="00F30956" w:rsidRPr="001B49D4" w14:paraId="417017A5" w14:textId="77777777" w:rsidTr="00397AE9">
        <w:trPr>
          <w:trHeight w:val="494"/>
        </w:trPr>
        <w:tc>
          <w:tcPr>
            <w:tcW w:w="10477" w:type="dxa"/>
            <w:gridSpan w:val="5"/>
            <w:shd w:val="clear" w:color="auto" w:fill="auto"/>
            <w:vAlign w:val="bottom"/>
          </w:tcPr>
          <w:p w14:paraId="773D1CBE" w14:textId="77777777" w:rsidR="00F30956" w:rsidRPr="001B49D4" w:rsidRDefault="00F30956" w:rsidP="00C050E0">
            <w:pPr>
              <w:pStyle w:val="BodyText"/>
              <w:snapToGrid w:val="0"/>
              <w:spacing w:before="180" w:line="276" w:lineRule="auto"/>
              <w:rPr>
                <w:rFonts w:ascii="Arial" w:hAnsi="Arial" w:cs="Arial"/>
                <w:color w:val="000080"/>
                <w:sz w:val="22"/>
                <w:szCs w:val="22"/>
                <w:lang w:val="es-ES"/>
              </w:rPr>
            </w:pPr>
            <w:r w:rsidRPr="001B49D4">
              <w:rPr>
                <w:rFonts w:ascii="Arial" w:hAnsi="Arial" w:cs="Arial"/>
                <w:color w:val="000080"/>
                <w:sz w:val="22"/>
                <w:szCs w:val="22"/>
                <w:lang w:val="es-ES"/>
              </w:rPr>
              <w:t>Control de Modificaciones</w:t>
            </w:r>
          </w:p>
          <w:p w14:paraId="7E84A30D" w14:textId="77777777" w:rsidR="00F30956" w:rsidRPr="001B49D4" w:rsidRDefault="00F30956" w:rsidP="00C050E0">
            <w:pPr>
              <w:pStyle w:val="BodyText"/>
              <w:spacing w:before="180" w:line="276" w:lineRule="auto"/>
              <w:jc w:val="left"/>
              <w:rPr>
                <w:rFonts w:ascii="Arial" w:hAnsi="Arial" w:cs="Arial"/>
                <w:color w:val="000080"/>
                <w:sz w:val="22"/>
                <w:szCs w:val="22"/>
                <w:lang w:val="es-ES"/>
              </w:rPr>
            </w:pPr>
          </w:p>
        </w:tc>
      </w:tr>
      <w:tr w:rsidR="00F30956" w:rsidRPr="001B49D4" w14:paraId="4E97CD9C" w14:textId="77777777" w:rsidTr="00397AE9">
        <w:trPr>
          <w:trHeight w:val="494"/>
        </w:trPr>
        <w:tc>
          <w:tcPr>
            <w:tcW w:w="1381" w:type="dxa"/>
            <w:shd w:val="clear" w:color="auto" w:fill="auto"/>
          </w:tcPr>
          <w:p w14:paraId="0447DA67" w14:textId="77777777" w:rsidR="00F30956" w:rsidRPr="001B49D4" w:rsidRDefault="00F30956" w:rsidP="00C050E0">
            <w:pPr>
              <w:pStyle w:val="BodyText"/>
              <w:snapToGrid w:val="0"/>
              <w:spacing w:before="180" w:line="276" w:lineRule="auto"/>
              <w:rPr>
                <w:rFonts w:ascii="Arial" w:hAnsi="Arial" w:cs="Arial"/>
                <w:sz w:val="22"/>
                <w:szCs w:val="22"/>
                <w:lang w:val="es-ES"/>
              </w:rPr>
            </w:pPr>
            <w:r w:rsidRPr="001B49D4">
              <w:rPr>
                <w:rFonts w:ascii="Arial" w:hAnsi="Arial" w:cs="Arial"/>
                <w:sz w:val="22"/>
                <w:szCs w:val="22"/>
                <w:lang w:val="es-ES"/>
              </w:rPr>
              <w:t>Corrección Nº</w:t>
            </w:r>
          </w:p>
        </w:tc>
        <w:tc>
          <w:tcPr>
            <w:tcW w:w="1046" w:type="dxa"/>
            <w:shd w:val="clear" w:color="auto" w:fill="auto"/>
          </w:tcPr>
          <w:p w14:paraId="53926381" w14:textId="77777777" w:rsidR="00F30956" w:rsidRPr="001B49D4" w:rsidRDefault="00F30956" w:rsidP="00C050E0">
            <w:pPr>
              <w:pStyle w:val="BodyText"/>
              <w:snapToGrid w:val="0"/>
              <w:spacing w:before="180" w:line="276" w:lineRule="auto"/>
              <w:rPr>
                <w:rFonts w:ascii="Arial" w:hAnsi="Arial" w:cs="Arial"/>
                <w:sz w:val="22"/>
                <w:szCs w:val="22"/>
                <w:lang w:val="es-ES"/>
              </w:rPr>
            </w:pPr>
            <w:r w:rsidRPr="001B49D4">
              <w:rPr>
                <w:rFonts w:ascii="Arial" w:hAnsi="Arial" w:cs="Arial"/>
                <w:sz w:val="22"/>
                <w:szCs w:val="22"/>
                <w:lang w:val="es-ES"/>
              </w:rPr>
              <w:t>Fecha</w:t>
            </w:r>
          </w:p>
        </w:tc>
        <w:tc>
          <w:tcPr>
            <w:tcW w:w="4531" w:type="dxa"/>
            <w:shd w:val="clear" w:color="auto" w:fill="auto"/>
          </w:tcPr>
          <w:p w14:paraId="32002DA5" w14:textId="77777777" w:rsidR="00F30956" w:rsidRPr="001B49D4" w:rsidRDefault="00F30956" w:rsidP="00C050E0">
            <w:pPr>
              <w:pStyle w:val="BodyText"/>
              <w:snapToGrid w:val="0"/>
              <w:spacing w:before="180" w:line="276" w:lineRule="auto"/>
              <w:rPr>
                <w:rFonts w:ascii="Arial" w:hAnsi="Arial" w:cs="Arial"/>
                <w:sz w:val="22"/>
                <w:szCs w:val="22"/>
                <w:lang w:val="es-ES"/>
              </w:rPr>
            </w:pPr>
            <w:r w:rsidRPr="001B49D4">
              <w:rPr>
                <w:rFonts w:ascii="Arial" w:hAnsi="Arial" w:cs="Arial"/>
                <w:sz w:val="22"/>
                <w:szCs w:val="22"/>
                <w:lang w:val="es-ES"/>
              </w:rPr>
              <w:t>Descripción de la Modificación</w:t>
            </w:r>
          </w:p>
        </w:tc>
        <w:tc>
          <w:tcPr>
            <w:tcW w:w="1739" w:type="dxa"/>
            <w:shd w:val="clear" w:color="auto" w:fill="auto"/>
          </w:tcPr>
          <w:p w14:paraId="4BE3EE5B" w14:textId="77777777" w:rsidR="00F30956" w:rsidRPr="001B49D4" w:rsidRDefault="00F30956" w:rsidP="00C050E0">
            <w:pPr>
              <w:pStyle w:val="BodyText"/>
              <w:snapToGrid w:val="0"/>
              <w:spacing w:before="180" w:line="276" w:lineRule="auto"/>
              <w:rPr>
                <w:rFonts w:ascii="Arial" w:hAnsi="Arial" w:cs="Arial"/>
                <w:sz w:val="22"/>
                <w:szCs w:val="22"/>
                <w:lang w:val="es-ES"/>
              </w:rPr>
            </w:pPr>
            <w:r w:rsidRPr="001B49D4">
              <w:rPr>
                <w:rFonts w:ascii="Arial" w:hAnsi="Arial" w:cs="Arial"/>
                <w:sz w:val="22"/>
                <w:szCs w:val="22"/>
                <w:lang w:val="es-ES"/>
              </w:rPr>
              <w:t>Publicado en</w:t>
            </w:r>
          </w:p>
        </w:tc>
        <w:tc>
          <w:tcPr>
            <w:tcW w:w="1780" w:type="dxa"/>
            <w:shd w:val="clear" w:color="auto" w:fill="auto"/>
          </w:tcPr>
          <w:p w14:paraId="023BE39E" w14:textId="77777777" w:rsidR="00F30956" w:rsidRPr="001B49D4" w:rsidRDefault="00F30956" w:rsidP="00C050E0">
            <w:pPr>
              <w:pStyle w:val="BodyText"/>
              <w:snapToGrid w:val="0"/>
              <w:spacing w:before="180" w:line="276" w:lineRule="auto"/>
              <w:rPr>
                <w:rFonts w:ascii="Arial" w:hAnsi="Arial" w:cs="Arial"/>
                <w:sz w:val="22"/>
                <w:szCs w:val="22"/>
                <w:lang w:val="es-ES"/>
              </w:rPr>
            </w:pPr>
            <w:r w:rsidRPr="001B49D4">
              <w:rPr>
                <w:rFonts w:ascii="Arial" w:hAnsi="Arial" w:cs="Arial"/>
                <w:sz w:val="22"/>
                <w:szCs w:val="22"/>
                <w:lang w:val="es-ES"/>
              </w:rPr>
              <w:t>Nº documento</w:t>
            </w:r>
          </w:p>
        </w:tc>
      </w:tr>
      <w:tr w:rsidR="00F30956" w:rsidRPr="001B49D4" w14:paraId="74348E3D" w14:textId="77777777" w:rsidTr="00397AE9">
        <w:trPr>
          <w:trHeight w:val="494"/>
        </w:trPr>
        <w:tc>
          <w:tcPr>
            <w:tcW w:w="1381" w:type="dxa"/>
            <w:shd w:val="clear" w:color="auto" w:fill="auto"/>
          </w:tcPr>
          <w:p w14:paraId="30B7AFC5"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046" w:type="dxa"/>
            <w:shd w:val="clear" w:color="auto" w:fill="auto"/>
          </w:tcPr>
          <w:p w14:paraId="11DED7BC"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4531" w:type="dxa"/>
            <w:shd w:val="clear" w:color="auto" w:fill="auto"/>
          </w:tcPr>
          <w:p w14:paraId="2D06FF7F" w14:textId="77777777" w:rsidR="00F30956" w:rsidRPr="001B49D4" w:rsidRDefault="00F30956" w:rsidP="00C050E0">
            <w:pPr>
              <w:pStyle w:val="BodyText"/>
              <w:snapToGrid w:val="0"/>
              <w:spacing w:before="180" w:line="276" w:lineRule="auto"/>
              <w:jc w:val="left"/>
              <w:rPr>
                <w:rFonts w:ascii="Arial" w:hAnsi="Arial" w:cs="Arial"/>
                <w:sz w:val="22"/>
                <w:szCs w:val="22"/>
                <w:lang w:val="es-ES"/>
              </w:rPr>
            </w:pPr>
          </w:p>
        </w:tc>
        <w:tc>
          <w:tcPr>
            <w:tcW w:w="1739" w:type="dxa"/>
            <w:shd w:val="clear" w:color="auto" w:fill="auto"/>
          </w:tcPr>
          <w:p w14:paraId="00846775"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80" w:type="dxa"/>
            <w:shd w:val="clear" w:color="auto" w:fill="auto"/>
          </w:tcPr>
          <w:p w14:paraId="7281AF72" w14:textId="77777777" w:rsidR="00F30956" w:rsidRPr="001B49D4" w:rsidRDefault="00F30956" w:rsidP="00C050E0">
            <w:pPr>
              <w:pStyle w:val="BodyText"/>
              <w:snapToGrid w:val="0"/>
              <w:spacing w:before="180" w:line="276" w:lineRule="auto"/>
              <w:rPr>
                <w:rFonts w:ascii="Arial" w:hAnsi="Arial" w:cs="Arial"/>
                <w:sz w:val="22"/>
                <w:szCs w:val="22"/>
                <w:lang w:val="es-ES"/>
              </w:rPr>
            </w:pPr>
          </w:p>
        </w:tc>
      </w:tr>
      <w:tr w:rsidR="00F30956" w:rsidRPr="001B49D4" w14:paraId="7011032C" w14:textId="77777777" w:rsidTr="00397AE9">
        <w:trPr>
          <w:trHeight w:val="494"/>
        </w:trPr>
        <w:tc>
          <w:tcPr>
            <w:tcW w:w="1381" w:type="dxa"/>
            <w:shd w:val="clear" w:color="auto" w:fill="auto"/>
          </w:tcPr>
          <w:p w14:paraId="1F41C036"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046" w:type="dxa"/>
            <w:shd w:val="clear" w:color="auto" w:fill="auto"/>
          </w:tcPr>
          <w:p w14:paraId="38778972"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4531" w:type="dxa"/>
            <w:shd w:val="clear" w:color="auto" w:fill="auto"/>
          </w:tcPr>
          <w:p w14:paraId="5CE0AC3C"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39" w:type="dxa"/>
            <w:shd w:val="clear" w:color="auto" w:fill="auto"/>
          </w:tcPr>
          <w:p w14:paraId="323C6120"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80" w:type="dxa"/>
            <w:shd w:val="clear" w:color="auto" w:fill="auto"/>
          </w:tcPr>
          <w:p w14:paraId="5166CE9B" w14:textId="77777777" w:rsidR="00F30956" w:rsidRPr="001B49D4" w:rsidRDefault="00F30956" w:rsidP="00C050E0">
            <w:pPr>
              <w:pStyle w:val="BodyText"/>
              <w:snapToGrid w:val="0"/>
              <w:spacing w:before="180" w:line="276" w:lineRule="auto"/>
              <w:rPr>
                <w:rFonts w:ascii="Arial" w:hAnsi="Arial" w:cs="Arial"/>
                <w:sz w:val="22"/>
                <w:szCs w:val="22"/>
                <w:lang w:val="es-ES"/>
              </w:rPr>
            </w:pPr>
          </w:p>
        </w:tc>
      </w:tr>
      <w:tr w:rsidR="00F30956" w:rsidRPr="001B49D4" w14:paraId="5E89798B" w14:textId="77777777" w:rsidTr="00397AE9">
        <w:trPr>
          <w:trHeight w:val="494"/>
        </w:trPr>
        <w:tc>
          <w:tcPr>
            <w:tcW w:w="1381" w:type="dxa"/>
            <w:shd w:val="clear" w:color="auto" w:fill="auto"/>
          </w:tcPr>
          <w:p w14:paraId="57B39A48"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046" w:type="dxa"/>
            <w:shd w:val="clear" w:color="auto" w:fill="auto"/>
          </w:tcPr>
          <w:p w14:paraId="20329A32"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4531" w:type="dxa"/>
            <w:shd w:val="clear" w:color="auto" w:fill="auto"/>
          </w:tcPr>
          <w:p w14:paraId="50522211"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39" w:type="dxa"/>
            <w:shd w:val="clear" w:color="auto" w:fill="auto"/>
          </w:tcPr>
          <w:p w14:paraId="79F1BEF6"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80" w:type="dxa"/>
            <w:shd w:val="clear" w:color="auto" w:fill="auto"/>
          </w:tcPr>
          <w:p w14:paraId="4A37ECEF" w14:textId="77777777" w:rsidR="00F30956" w:rsidRPr="001B49D4" w:rsidRDefault="00F30956" w:rsidP="00C050E0">
            <w:pPr>
              <w:pStyle w:val="BodyText"/>
              <w:snapToGrid w:val="0"/>
              <w:spacing w:before="180" w:line="276" w:lineRule="auto"/>
              <w:rPr>
                <w:rFonts w:ascii="Arial" w:hAnsi="Arial" w:cs="Arial"/>
                <w:sz w:val="22"/>
                <w:szCs w:val="22"/>
                <w:lang w:val="es-ES"/>
              </w:rPr>
            </w:pPr>
          </w:p>
        </w:tc>
      </w:tr>
      <w:tr w:rsidR="00F30956" w:rsidRPr="001B49D4" w14:paraId="016755C6" w14:textId="77777777" w:rsidTr="00397AE9">
        <w:trPr>
          <w:trHeight w:val="494"/>
        </w:trPr>
        <w:tc>
          <w:tcPr>
            <w:tcW w:w="1381" w:type="dxa"/>
            <w:shd w:val="clear" w:color="auto" w:fill="auto"/>
          </w:tcPr>
          <w:p w14:paraId="5B08B8D7"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046" w:type="dxa"/>
            <w:shd w:val="clear" w:color="auto" w:fill="auto"/>
          </w:tcPr>
          <w:p w14:paraId="78A7E6CB"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4531" w:type="dxa"/>
            <w:shd w:val="clear" w:color="auto" w:fill="auto"/>
          </w:tcPr>
          <w:p w14:paraId="5C4E0004"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39" w:type="dxa"/>
            <w:shd w:val="clear" w:color="auto" w:fill="auto"/>
          </w:tcPr>
          <w:p w14:paraId="3763867A"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80" w:type="dxa"/>
            <w:shd w:val="clear" w:color="auto" w:fill="auto"/>
          </w:tcPr>
          <w:p w14:paraId="002AB4D1" w14:textId="77777777" w:rsidR="00F30956" w:rsidRPr="001B49D4" w:rsidRDefault="00F30956" w:rsidP="00C050E0">
            <w:pPr>
              <w:pStyle w:val="BodyText"/>
              <w:snapToGrid w:val="0"/>
              <w:spacing w:before="180" w:line="276" w:lineRule="auto"/>
              <w:rPr>
                <w:rFonts w:ascii="Arial" w:hAnsi="Arial" w:cs="Arial"/>
                <w:sz w:val="22"/>
                <w:szCs w:val="22"/>
                <w:lang w:val="es-ES"/>
              </w:rPr>
            </w:pPr>
          </w:p>
        </w:tc>
      </w:tr>
      <w:tr w:rsidR="00F30956" w:rsidRPr="001B49D4" w14:paraId="70991B5B" w14:textId="77777777" w:rsidTr="00397AE9">
        <w:trPr>
          <w:trHeight w:val="494"/>
        </w:trPr>
        <w:tc>
          <w:tcPr>
            <w:tcW w:w="1381" w:type="dxa"/>
            <w:shd w:val="clear" w:color="auto" w:fill="auto"/>
          </w:tcPr>
          <w:p w14:paraId="745247F9"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046" w:type="dxa"/>
            <w:shd w:val="clear" w:color="auto" w:fill="auto"/>
          </w:tcPr>
          <w:p w14:paraId="13A008C4"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4531" w:type="dxa"/>
            <w:shd w:val="clear" w:color="auto" w:fill="auto"/>
          </w:tcPr>
          <w:p w14:paraId="7D7D1640"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39" w:type="dxa"/>
            <w:shd w:val="clear" w:color="auto" w:fill="auto"/>
          </w:tcPr>
          <w:p w14:paraId="42CB874B" w14:textId="77777777" w:rsidR="00F30956" w:rsidRPr="001B49D4" w:rsidRDefault="00F30956" w:rsidP="00C050E0">
            <w:pPr>
              <w:pStyle w:val="BodyText"/>
              <w:snapToGrid w:val="0"/>
              <w:spacing w:before="180" w:line="276" w:lineRule="auto"/>
              <w:rPr>
                <w:rFonts w:ascii="Arial" w:hAnsi="Arial" w:cs="Arial"/>
                <w:sz w:val="22"/>
                <w:szCs w:val="22"/>
                <w:lang w:val="es-ES"/>
              </w:rPr>
            </w:pPr>
          </w:p>
        </w:tc>
        <w:tc>
          <w:tcPr>
            <w:tcW w:w="1780" w:type="dxa"/>
            <w:shd w:val="clear" w:color="auto" w:fill="auto"/>
          </w:tcPr>
          <w:p w14:paraId="15120D68" w14:textId="77777777" w:rsidR="00F30956" w:rsidRPr="001B49D4" w:rsidRDefault="00F30956" w:rsidP="00C050E0">
            <w:pPr>
              <w:pStyle w:val="BodyText"/>
              <w:snapToGrid w:val="0"/>
              <w:spacing w:before="180" w:line="276" w:lineRule="auto"/>
              <w:rPr>
                <w:rFonts w:ascii="Arial" w:hAnsi="Arial" w:cs="Arial"/>
                <w:sz w:val="22"/>
                <w:szCs w:val="22"/>
                <w:lang w:val="es-ES"/>
              </w:rPr>
            </w:pPr>
          </w:p>
        </w:tc>
      </w:tr>
    </w:tbl>
    <w:p w14:paraId="3CBB6453" w14:textId="77777777" w:rsidR="004D730B" w:rsidRDefault="00397AE9" w:rsidP="00397AE9">
      <w:pPr>
        <w:jc w:val="center"/>
        <w:rPr>
          <w:b/>
          <w:color w:val="4F81BD" w:themeColor="accent1"/>
        </w:rPr>
      </w:pPr>
      <w:r w:rsidRPr="00397AE9">
        <w:rPr>
          <w:b/>
          <w:color w:val="4F81BD" w:themeColor="accent1"/>
        </w:rPr>
        <w:t>Anexos</w:t>
      </w:r>
    </w:p>
    <w:p w14:paraId="30195460" w14:textId="77777777" w:rsidR="006C5F45" w:rsidRDefault="006C5F45" w:rsidP="00397AE9">
      <w:pPr>
        <w:jc w:val="center"/>
        <w:rPr>
          <w:b/>
          <w:color w:val="4F81BD" w:themeColor="accent1"/>
        </w:rPr>
      </w:pPr>
    </w:p>
    <w:p w14:paraId="21662375" w14:textId="77777777" w:rsidR="006C5F45" w:rsidRDefault="006C5F45" w:rsidP="006C5F45">
      <w:pPr>
        <w:jc w:val="both"/>
        <w:rPr>
          <w:rFonts w:ascii="Times New Roman" w:hAnsi="Times New Roman" w:cs="Times New Roman"/>
          <w:b/>
          <w:i/>
          <w:sz w:val="28"/>
          <w:szCs w:val="24"/>
        </w:rPr>
      </w:pPr>
      <w:r w:rsidRPr="00795005">
        <w:rPr>
          <w:rFonts w:ascii="Times New Roman" w:hAnsi="Times New Roman" w:cs="Times New Roman"/>
          <w:b/>
          <w:sz w:val="28"/>
          <w:szCs w:val="24"/>
        </w:rPr>
        <w:lastRenderedPageBreak/>
        <w:t>A</w:t>
      </w:r>
      <w:r>
        <w:rPr>
          <w:rFonts w:ascii="Times New Roman" w:hAnsi="Times New Roman" w:cs="Times New Roman"/>
          <w:b/>
          <w:sz w:val="28"/>
          <w:szCs w:val="24"/>
        </w:rPr>
        <w:t>NEXO I</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i/>
          <w:sz w:val="28"/>
          <w:szCs w:val="24"/>
        </w:rPr>
        <w:t>DIAGRAMAS ESQUEMÁTICOS</w:t>
      </w:r>
      <w:r w:rsidRPr="005D160A">
        <w:rPr>
          <w:rStyle w:val="FootnoteReference"/>
          <w:rFonts w:ascii="Times New Roman" w:hAnsi="Times New Roman" w:cs="Times New Roman"/>
          <w:b/>
          <w:i/>
          <w:sz w:val="28"/>
          <w:szCs w:val="20"/>
        </w:rPr>
        <w:footnoteReference w:id="3"/>
      </w:r>
    </w:p>
    <w:p w14:paraId="666B020A" w14:textId="77777777" w:rsidR="006C5F45" w:rsidRPr="00485AEB" w:rsidRDefault="006C5F45" w:rsidP="006C5F45">
      <w:pPr>
        <w:pStyle w:val="NormalWeb"/>
        <w:jc w:val="both"/>
        <w:rPr>
          <w:sz w:val="18"/>
        </w:rPr>
      </w:pPr>
      <w:r>
        <w:rPr>
          <w:b/>
          <w:sz w:val="18"/>
        </w:rPr>
        <w:t>Tabla 5</w:t>
      </w:r>
      <w:r w:rsidRPr="00974CC5">
        <w:rPr>
          <w:b/>
          <w:sz w:val="18"/>
        </w:rPr>
        <w:t xml:space="preserve">. </w:t>
      </w:r>
      <w:r>
        <w:rPr>
          <w:b/>
          <w:sz w:val="18"/>
        </w:rPr>
        <w:t>Abreviaciones esquemáticas.</w:t>
      </w:r>
    </w:p>
    <w:p w14:paraId="323A1EDD" w14:textId="77777777" w:rsidR="006C5F45" w:rsidRDefault="006C5F45" w:rsidP="006C5F45">
      <w:pPr>
        <w:jc w:val="both"/>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06CEB44E" wp14:editId="42E7BEBF">
            <wp:extent cx="5612130" cy="3311950"/>
            <wp:effectExtent l="1905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612130" cy="3311950"/>
                    </a:xfrm>
                    <a:prstGeom prst="rect">
                      <a:avLst/>
                    </a:prstGeom>
                    <a:noFill/>
                    <a:ln w="9525">
                      <a:noFill/>
                      <a:miter lim="800000"/>
                      <a:headEnd/>
                      <a:tailEnd/>
                    </a:ln>
                  </pic:spPr>
                </pic:pic>
              </a:graphicData>
            </a:graphic>
          </wp:inline>
        </w:drawing>
      </w:r>
    </w:p>
    <w:p w14:paraId="7ABEC6F8" w14:textId="77777777" w:rsidR="006C5F45" w:rsidRDefault="006C5F45" w:rsidP="006C5F45">
      <w:pPr>
        <w:jc w:val="both"/>
        <w:rPr>
          <w:rFonts w:ascii="Times New Roman" w:hAnsi="Times New Roman" w:cs="Times New Roman"/>
          <w:b/>
          <w:sz w:val="28"/>
          <w:szCs w:val="24"/>
        </w:rPr>
      </w:pPr>
    </w:p>
    <w:p w14:paraId="03E40B43"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4F8D77E2" wp14:editId="013CF26C">
            <wp:extent cx="5052680" cy="2429541"/>
            <wp:effectExtent l="1905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5055873" cy="2431076"/>
                    </a:xfrm>
                    <a:prstGeom prst="rect">
                      <a:avLst/>
                    </a:prstGeom>
                    <a:noFill/>
                    <a:ln w="9525">
                      <a:noFill/>
                      <a:miter lim="800000"/>
                      <a:headEnd/>
                      <a:tailEnd/>
                    </a:ln>
                  </pic:spPr>
                </pic:pic>
              </a:graphicData>
            </a:graphic>
          </wp:inline>
        </w:drawing>
      </w:r>
    </w:p>
    <w:p w14:paraId="5E90C3DB" w14:textId="77777777" w:rsidR="006C5F45" w:rsidRDefault="006C5F45" w:rsidP="006C5F45">
      <w:pPr>
        <w:pStyle w:val="NormalWeb"/>
        <w:jc w:val="center"/>
        <w:rPr>
          <w:b/>
          <w:i/>
          <w:sz w:val="18"/>
        </w:rPr>
      </w:pPr>
      <w:r>
        <w:rPr>
          <w:b/>
          <w:i/>
          <w:sz w:val="18"/>
        </w:rPr>
        <w:t>Figura 5. Resistencia de protección a tierra (o de conductor a tierra)</w:t>
      </w:r>
      <w:r w:rsidRPr="00974CC5">
        <w:rPr>
          <w:b/>
          <w:i/>
          <w:sz w:val="18"/>
        </w:rPr>
        <w:t>.</w:t>
      </w:r>
    </w:p>
    <w:p w14:paraId="72B6A370" w14:textId="77777777" w:rsidR="006C5F45" w:rsidRDefault="006C5F45" w:rsidP="006C5F45">
      <w:pPr>
        <w:jc w:val="both"/>
        <w:rPr>
          <w:rFonts w:ascii="Times New Roman" w:hAnsi="Times New Roman" w:cs="Times New Roman"/>
          <w:b/>
          <w:sz w:val="28"/>
          <w:szCs w:val="24"/>
        </w:rPr>
      </w:pPr>
    </w:p>
    <w:p w14:paraId="63A8FBB1"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1A2CBA21" wp14:editId="40ED53DD">
            <wp:extent cx="4255238" cy="1734603"/>
            <wp:effectExtent l="19050" t="0" r="0" b="0"/>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4258449" cy="1735912"/>
                    </a:xfrm>
                    <a:prstGeom prst="rect">
                      <a:avLst/>
                    </a:prstGeom>
                    <a:noFill/>
                    <a:ln w="9525">
                      <a:noFill/>
                      <a:miter lim="800000"/>
                      <a:headEnd/>
                      <a:tailEnd/>
                    </a:ln>
                  </pic:spPr>
                </pic:pic>
              </a:graphicData>
            </a:graphic>
          </wp:inline>
        </w:drawing>
      </w:r>
    </w:p>
    <w:p w14:paraId="64CCA6D1" w14:textId="77777777" w:rsidR="006C5F45" w:rsidRDefault="006C5F45" w:rsidP="006C5F45">
      <w:pPr>
        <w:pStyle w:val="NormalWeb"/>
        <w:jc w:val="center"/>
        <w:rPr>
          <w:b/>
          <w:i/>
          <w:sz w:val="18"/>
        </w:rPr>
      </w:pPr>
      <w:r>
        <w:rPr>
          <w:b/>
          <w:i/>
          <w:sz w:val="18"/>
        </w:rPr>
        <w:t>Figura 6. Resistencia de aislamiento, Red Eléctrica (L1 &amp; L2) a Tierra de protección.</w:t>
      </w:r>
    </w:p>
    <w:p w14:paraId="1A2880E3" w14:textId="77777777" w:rsidR="006C5F45" w:rsidRDefault="006C5F45" w:rsidP="006C5F45">
      <w:pPr>
        <w:jc w:val="both"/>
        <w:rPr>
          <w:rFonts w:ascii="Times New Roman" w:hAnsi="Times New Roman" w:cs="Times New Roman"/>
          <w:b/>
          <w:sz w:val="28"/>
          <w:szCs w:val="24"/>
        </w:rPr>
      </w:pPr>
    </w:p>
    <w:p w14:paraId="1EE53997"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6BB71C63" wp14:editId="6AC8F50D">
            <wp:extent cx="4063852" cy="2034794"/>
            <wp:effectExtent l="19050" t="0" r="0" b="0"/>
            <wp:docPr id="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4068240" cy="2036991"/>
                    </a:xfrm>
                    <a:prstGeom prst="rect">
                      <a:avLst/>
                    </a:prstGeom>
                    <a:noFill/>
                    <a:ln w="9525">
                      <a:noFill/>
                      <a:miter lim="800000"/>
                      <a:headEnd/>
                      <a:tailEnd/>
                    </a:ln>
                  </pic:spPr>
                </pic:pic>
              </a:graphicData>
            </a:graphic>
          </wp:inline>
        </w:drawing>
      </w:r>
    </w:p>
    <w:p w14:paraId="5ADF2760" w14:textId="77777777" w:rsidR="006C5F45" w:rsidRDefault="006C5F45" w:rsidP="006C5F45">
      <w:pPr>
        <w:pStyle w:val="NormalWeb"/>
        <w:jc w:val="center"/>
        <w:rPr>
          <w:b/>
          <w:i/>
          <w:sz w:val="18"/>
        </w:rPr>
      </w:pPr>
      <w:r>
        <w:rPr>
          <w:b/>
          <w:i/>
          <w:sz w:val="18"/>
        </w:rPr>
        <w:t>Figura 7. Resistencia de aislamiento, Partes aplicables a Tierra de protección</w:t>
      </w:r>
      <w:r w:rsidRPr="00974CC5">
        <w:rPr>
          <w:b/>
          <w:i/>
          <w:sz w:val="18"/>
        </w:rPr>
        <w:t>.</w:t>
      </w:r>
    </w:p>
    <w:p w14:paraId="3DF67FB1" w14:textId="77777777" w:rsidR="006C5F45" w:rsidRDefault="006C5F45" w:rsidP="006C5F45">
      <w:pPr>
        <w:jc w:val="both"/>
        <w:rPr>
          <w:rFonts w:ascii="Times New Roman" w:hAnsi="Times New Roman" w:cs="Times New Roman"/>
          <w:b/>
          <w:sz w:val="28"/>
          <w:szCs w:val="24"/>
        </w:rPr>
      </w:pPr>
    </w:p>
    <w:p w14:paraId="348D7FC5"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lastRenderedPageBreak/>
        <w:drawing>
          <wp:inline distT="0" distB="0" distL="0" distR="0" wp14:anchorId="3A6DF3ED" wp14:editId="27339CD9">
            <wp:extent cx="4074485" cy="2046228"/>
            <wp:effectExtent l="19050" t="0" r="22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srcRect/>
                    <a:stretch>
                      <a:fillRect/>
                    </a:stretch>
                  </pic:blipFill>
                  <pic:spPr bwMode="auto">
                    <a:xfrm>
                      <a:off x="0" y="0"/>
                      <a:ext cx="4077060" cy="2047521"/>
                    </a:xfrm>
                    <a:prstGeom prst="rect">
                      <a:avLst/>
                    </a:prstGeom>
                    <a:noFill/>
                    <a:ln w="9525">
                      <a:noFill/>
                      <a:miter lim="800000"/>
                      <a:headEnd/>
                      <a:tailEnd/>
                    </a:ln>
                  </pic:spPr>
                </pic:pic>
              </a:graphicData>
            </a:graphic>
          </wp:inline>
        </w:drawing>
      </w:r>
    </w:p>
    <w:p w14:paraId="336B7392" w14:textId="77777777" w:rsidR="006C5F45" w:rsidRDefault="006C5F45" w:rsidP="006C5F45">
      <w:pPr>
        <w:pStyle w:val="NormalWeb"/>
        <w:jc w:val="center"/>
        <w:rPr>
          <w:b/>
          <w:i/>
          <w:sz w:val="18"/>
        </w:rPr>
      </w:pPr>
      <w:r>
        <w:rPr>
          <w:b/>
          <w:i/>
          <w:sz w:val="18"/>
        </w:rPr>
        <w:t>Figura 8. Resistencia de aislamiento, Red Eléctrica (L1 &amp; L2) a Partes aplicables</w:t>
      </w:r>
      <w:r w:rsidRPr="00485AEB">
        <w:rPr>
          <w:b/>
          <w:i/>
          <w:sz w:val="18"/>
        </w:rPr>
        <w:t>.</w:t>
      </w:r>
    </w:p>
    <w:p w14:paraId="3C3D7B0F" w14:textId="77777777" w:rsidR="006C5F45" w:rsidRDefault="006C5F45" w:rsidP="006C5F45">
      <w:pPr>
        <w:jc w:val="both"/>
        <w:rPr>
          <w:rFonts w:ascii="Times New Roman" w:hAnsi="Times New Roman" w:cs="Times New Roman"/>
          <w:b/>
          <w:sz w:val="28"/>
          <w:szCs w:val="24"/>
        </w:rPr>
      </w:pPr>
    </w:p>
    <w:p w14:paraId="1DA6D22E"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0214EAD5" wp14:editId="7781911E">
            <wp:extent cx="3585387" cy="1641825"/>
            <wp:effectExtent l="19050" t="0" r="0" b="0"/>
            <wp:docPr id="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srcRect/>
                    <a:stretch>
                      <a:fillRect/>
                    </a:stretch>
                  </pic:blipFill>
                  <pic:spPr bwMode="auto">
                    <a:xfrm>
                      <a:off x="0" y="0"/>
                      <a:ext cx="3587653" cy="1642863"/>
                    </a:xfrm>
                    <a:prstGeom prst="rect">
                      <a:avLst/>
                    </a:prstGeom>
                    <a:noFill/>
                    <a:ln w="9525">
                      <a:noFill/>
                      <a:miter lim="800000"/>
                      <a:headEnd/>
                      <a:tailEnd/>
                    </a:ln>
                  </pic:spPr>
                </pic:pic>
              </a:graphicData>
            </a:graphic>
          </wp:inline>
        </w:drawing>
      </w:r>
    </w:p>
    <w:p w14:paraId="23D9FF7C" w14:textId="77777777" w:rsidR="006C5F45" w:rsidRDefault="006C5F45" w:rsidP="006C5F45">
      <w:pPr>
        <w:pStyle w:val="NormalWeb"/>
        <w:jc w:val="center"/>
        <w:rPr>
          <w:b/>
          <w:i/>
          <w:sz w:val="18"/>
        </w:rPr>
      </w:pPr>
      <w:r>
        <w:rPr>
          <w:b/>
          <w:i/>
          <w:sz w:val="18"/>
        </w:rPr>
        <w:t xml:space="preserve">Figura 9. Resistencia de aislamiento, Red Eléctrica (L1 &amp; L2) </w:t>
      </w:r>
      <w:r w:rsidRPr="00485AEB">
        <w:rPr>
          <w:b/>
          <w:i/>
          <w:sz w:val="18"/>
          <w:szCs w:val="18"/>
        </w:rPr>
        <w:t>a Puntos conductivos accesibles no conectados a tierra.</w:t>
      </w:r>
    </w:p>
    <w:p w14:paraId="7D2B0A8A" w14:textId="77777777" w:rsidR="006C5F45" w:rsidRDefault="006C5F45" w:rsidP="006C5F45">
      <w:pPr>
        <w:jc w:val="both"/>
        <w:rPr>
          <w:rFonts w:ascii="Times New Roman" w:hAnsi="Times New Roman" w:cs="Times New Roman"/>
          <w:b/>
          <w:sz w:val="28"/>
          <w:szCs w:val="24"/>
        </w:rPr>
      </w:pPr>
    </w:p>
    <w:p w14:paraId="77404FCF"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40A91E64" wp14:editId="32FFC1DD">
            <wp:extent cx="3978792" cy="1992564"/>
            <wp:effectExtent l="19050" t="0" r="2658"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srcRect/>
                    <a:stretch>
                      <a:fillRect/>
                    </a:stretch>
                  </pic:blipFill>
                  <pic:spPr bwMode="auto">
                    <a:xfrm>
                      <a:off x="0" y="0"/>
                      <a:ext cx="3983808" cy="1995076"/>
                    </a:xfrm>
                    <a:prstGeom prst="rect">
                      <a:avLst/>
                    </a:prstGeom>
                    <a:noFill/>
                    <a:ln w="9525">
                      <a:noFill/>
                      <a:miter lim="800000"/>
                      <a:headEnd/>
                      <a:tailEnd/>
                    </a:ln>
                  </pic:spPr>
                </pic:pic>
              </a:graphicData>
            </a:graphic>
          </wp:inline>
        </w:drawing>
      </w:r>
    </w:p>
    <w:p w14:paraId="7942A5D1" w14:textId="77777777" w:rsidR="006C5F45" w:rsidRDefault="006C5F45" w:rsidP="006C5F45">
      <w:pPr>
        <w:pStyle w:val="NormalWeb"/>
        <w:jc w:val="center"/>
        <w:rPr>
          <w:b/>
          <w:i/>
          <w:sz w:val="18"/>
        </w:rPr>
      </w:pPr>
      <w:r>
        <w:rPr>
          <w:b/>
          <w:i/>
          <w:sz w:val="18"/>
        </w:rPr>
        <w:t xml:space="preserve">Figura 10. Resistencia de </w:t>
      </w:r>
      <w:r>
        <w:rPr>
          <w:b/>
          <w:i/>
          <w:sz w:val="18"/>
          <w:szCs w:val="18"/>
        </w:rPr>
        <w:t xml:space="preserve">aislamiento, Partes aplicables </w:t>
      </w:r>
      <w:r w:rsidRPr="007205E4">
        <w:rPr>
          <w:b/>
          <w:i/>
          <w:sz w:val="18"/>
          <w:szCs w:val="18"/>
        </w:rPr>
        <w:t>a Puntos conductivos accesibles no conectados a tierra.</w:t>
      </w:r>
    </w:p>
    <w:p w14:paraId="0CE0393E" w14:textId="77777777" w:rsidR="006C5F45" w:rsidRDefault="006C5F45" w:rsidP="006C5F45">
      <w:pPr>
        <w:jc w:val="both"/>
        <w:rPr>
          <w:rFonts w:ascii="Times New Roman" w:hAnsi="Times New Roman" w:cs="Times New Roman"/>
          <w:b/>
          <w:sz w:val="28"/>
          <w:szCs w:val="24"/>
        </w:rPr>
      </w:pPr>
    </w:p>
    <w:p w14:paraId="1100ABCF"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18BD0578" wp14:editId="26877954">
            <wp:extent cx="4127648" cy="2082240"/>
            <wp:effectExtent l="19050" t="0" r="6202"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srcRect/>
                    <a:stretch>
                      <a:fillRect/>
                    </a:stretch>
                  </pic:blipFill>
                  <pic:spPr bwMode="auto">
                    <a:xfrm>
                      <a:off x="0" y="0"/>
                      <a:ext cx="4141219" cy="2089086"/>
                    </a:xfrm>
                    <a:prstGeom prst="rect">
                      <a:avLst/>
                    </a:prstGeom>
                    <a:noFill/>
                    <a:ln w="9525">
                      <a:noFill/>
                      <a:miter lim="800000"/>
                      <a:headEnd/>
                      <a:tailEnd/>
                    </a:ln>
                  </pic:spPr>
                </pic:pic>
              </a:graphicData>
            </a:graphic>
          </wp:inline>
        </w:drawing>
      </w:r>
    </w:p>
    <w:p w14:paraId="61CBE516" w14:textId="77777777" w:rsidR="006C5F45" w:rsidRDefault="006C5F45" w:rsidP="006C5F45">
      <w:pPr>
        <w:pStyle w:val="NormalWeb"/>
        <w:jc w:val="center"/>
        <w:rPr>
          <w:b/>
          <w:i/>
          <w:sz w:val="18"/>
        </w:rPr>
      </w:pPr>
      <w:r>
        <w:rPr>
          <w:b/>
          <w:i/>
          <w:sz w:val="18"/>
        </w:rPr>
        <w:t>Figura 11. Corriente de fuga de la conexión a tierra</w:t>
      </w:r>
      <w:r w:rsidRPr="00974CC5">
        <w:rPr>
          <w:b/>
          <w:i/>
          <w:sz w:val="18"/>
        </w:rPr>
        <w:t>.</w:t>
      </w:r>
    </w:p>
    <w:p w14:paraId="6620625E" w14:textId="77777777" w:rsidR="006C5F45" w:rsidRDefault="006C5F45" w:rsidP="006C5F45">
      <w:pPr>
        <w:jc w:val="both"/>
        <w:rPr>
          <w:rFonts w:ascii="Times New Roman" w:hAnsi="Times New Roman" w:cs="Times New Roman"/>
          <w:b/>
          <w:sz w:val="28"/>
          <w:szCs w:val="24"/>
        </w:rPr>
      </w:pPr>
    </w:p>
    <w:p w14:paraId="036AA723"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36464FDA" wp14:editId="42722AD9">
            <wp:extent cx="3362104" cy="1817482"/>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srcRect/>
                    <a:stretch>
                      <a:fillRect/>
                    </a:stretch>
                  </pic:blipFill>
                  <pic:spPr bwMode="auto">
                    <a:xfrm>
                      <a:off x="0" y="0"/>
                      <a:ext cx="3366323" cy="1819763"/>
                    </a:xfrm>
                    <a:prstGeom prst="rect">
                      <a:avLst/>
                    </a:prstGeom>
                    <a:noFill/>
                    <a:ln w="9525">
                      <a:noFill/>
                      <a:miter lim="800000"/>
                      <a:headEnd/>
                      <a:tailEnd/>
                    </a:ln>
                  </pic:spPr>
                </pic:pic>
              </a:graphicData>
            </a:graphic>
          </wp:inline>
        </w:drawing>
      </w:r>
    </w:p>
    <w:p w14:paraId="2D9AAE47" w14:textId="77777777" w:rsidR="006C5F45" w:rsidRDefault="006C5F45" w:rsidP="006C5F45">
      <w:pPr>
        <w:pStyle w:val="NormalWeb"/>
        <w:jc w:val="center"/>
        <w:rPr>
          <w:b/>
          <w:i/>
          <w:sz w:val="18"/>
        </w:rPr>
      </w:pPr>
      <w:r>
        <w:rPr>
          <w:b/>
          <w:i/>
          <w:sz w:val="18"/>
        </w:rPr>
        <w:t>Figura 12. Corriente de fuga de la envolvente (chasis).</w:t>
      </w:r>
    </w:p>
    <w:p w14:paraId="221C94FD" w14:textId="77777777" w:rsidR="006C5F45" w:rsidRDefault="006C5F45" w:rsidP="006C5F45">
      <w:pPr>
        <w:jc w:val="both"/>
        <w:rPr>
          <w:rFonts w:ascii="Times New Roman" w:hAnsi="Times New Roman" w:cs="Times New Roman"/>
          <w:b/>
          <w:sz w:val="28"/>
          <w:szCs w:val="24"/>
        </w:rPr>
      </w:pPr>
    </w:p>
    <w:p w14:paraId="3D8C746B"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lastRenderedPageBreak/>
        <w:drawing>
          <wp:inline distT="0" distB="0" distL="0" distR="0" wp14:anchorId="30E299B4" wp14:editId="002F6430">
            <wp:extent cx="3500327" cy="1887674"/>
            <wp:effectExtent l="19050" t="0" r="4873"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srcRect/>
                    <a:stretch>
                      <a:fillRect/>
                    </a:stretch>
                  </pic:blipFill>
                  <pic:spPr bwMode="auto">
                    <a:xfrm>
                      <a:off x="0" y="0"/>
                      <a:ext cx="3504450" cy="1889897"/>
                    </a:xfrm>
                    <a:prstGeom prst="rect">
                      <a:avLst/>
                    </a:prstGeom>
                    <a:noFill/>
                    <a:ln w="9525">
                      <a:noFill/>
                      <a:miter lim="800000"/>
                      <a:headEnd/>
                      <a:tailEnd/>
                    </a:ln>
                  </pic:spPr>
                </pic:pic>
              </a:graphicData>
            </a:graphic>
          </wp:inline>
        </w:drawing>
      </w:r>
    </w:p>
    <w:p w14:paraId="505B03CA" w14:textId="77777777" w:rsidR="006C5F45" w:rsidRDefault="006C5F45" w:rsidP="006C5F45">
      <w:pPr>
        <w:pStyle w:val="NormalWeb"/>
        <w:jc w:val="center"/>
        <w:rPr>
          <w:b/>
          <w:i/>
          <w:sz w:val="18"/>
        </w:rPr>
      </w:pPr>
      <w:r>
        <w:rPr>
          <w:b/>
          <w:i/>
          <w:sz w:val="18"/>
        </w:rPr>
        <w:t>Figura 13. Corriente de fuga del paciente</w:t>
      </w:r>
      <w:r w:rsidRPr="00974CC5">
        <w:rPr>
          <w:b/>
          <w:i/>
          <w:sz w:val="18"/>
        </w:rPr>
        <w:t>.</w:t>
      </w:r>
    </w:p>
    <w:p w14:paraId="4EAD2AD5" w14:textId="77777777" w:rsidR="006C5F45" w:rsidRDefault="006C5F45" w:rsidP="006C5F45">
      <w:pPr>
        <w:jc w:val="both"/>
        <w:rPr>
          <w:rFonts w:ascii="Times New Roman" w:hAnsi="Times New Roman" w:cs="Times New Roman"/>
          <w:b/>
          <w:sz w:val="28"/>
          <w:szCs w:val="24"/>
        </w:rPr>
      </w:pPr>
    </w:p>
    <w:p w14:paraId="64510E09"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35233817" wp14:editId="232B9C1B">
            <wp:extent cx="3805193" cy="2052084"/>
            <wp:effectExtent l="19050" t="0" r="4807"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srcRect/>
                    <a:stretch>
                      <a:fillRect/>
                    </a:stretch>
                  </pic:blipFill>
                  <pic:spPr bwMode="auto">
                    <a:xfrm>
                      <a:off x="0" y="0"/>
                      <a:ext cx="3809802" cy="2054570"/>
                    </a:xfrm>
                    <a:prstGeom prst="rect">
                      <a:avLst/>
                    </a:prstGeom>
                    <a:noFill/>
                    <a:ln w="9525">
                      <a:noFill/>
                      <a:miter lim="800000"/>
                      <a:headEnd/>
                      <a:tailEnd/>
                    </a:ln>
                  </pic:spPr>
                </pic:pic>
              </a:graphicData>
            </a:graphic>
          </wp:inline>
        </w:drawing>
      </w:r>
    </w:p>
    <w:p w14:paraId="14945540" w14:textId="77777777" w:rsidR="006C5F45" w:rsidRDefault="006C5F45" w:rsidP="006C5F45">
      <w:pPr>
        <w:pStyle w:val="NormalWeb"/>
        <w:jc w:val="center"/>
        <w:rPr>
          <w:b/>
          <w:i/>
          <w:sz w:val="18"/>
        </w:rPr>
      </w:pPr>
      <w:r>
        <w:rPr>
          <w:b/>
          <w:i/>
          <w:sz w:val="18"/>
        </w:rPr>
        <w:t>Figura 14. Corriente de fuga de elementos auxiliares al paciente</w:t>
      </w:r>
      <w:r w:rsidRPr="00974CC5">
        <w:rPr>
          <w:b/>
          <w:i/>
          <w:sz w:val="18"/>
        </w:rPr>
        <w:t>.</w:t>
      </w:r>
    </w:p>
    <w:p w14:paraId="199733E5" w14:textId="77777777" w:rsidR="006C5F45" w:rsidRDefault="006C5F45" w:rsidP="006C5F45">
      <w:pPr>
        <w:jc w:val="both"/>
        <w:rPr>
          <w:rFonts w:ascii="Times New Roman" w:hAnsi="Times New Roman" w:cs="Times New Roman"/>
          <w:b/>
          <w:sz w:val="28"/>
          <w:szCs w:val="24"/>
        </w:rPr>
      </w:pPr>
    </w:p>
    <w:p w14:paraId="58AEA225"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5B108030" wp14:editId="23129D1D">
            <wp:extent cx="3606652" cy="1957272"/>
            <wp:effectExtent l="1905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srcRect/>
                    <a:stretch>
                      <a:fillRect/>
                    </a:stretch>
                  </pic:blipFill>
                  <pic:spPr bwMode="auto">
                    <a:xfrm>
                      <a:off x="0" y="0"/>
                      <a:ext cx="3612228" cy="1960298"/>
                    </a:xfrm>
                    <a:prstGeom prst="rect">
                      <a:avLst/>
                    </a:prstGeom>
                    <a:noFill/>
                    <a:ln w="9525">
                      <a:noFill/>
                      <a:miter lim="800000"/>
                      <a:headEnd/>
                      <a:tailEnd/>
                    </a:ln>
                  </pic:spPr>
                </pic:pic>
              </a:graphicData>
            </a:graphic>
          </wp:inline>
        </w:drawing>
      </w:r>
    </w:p>
    <w:p w14:paraId="3E8F49FF" w14:textId="77777777" w:rsidR="006C5F45" w:rsidRDefault="006C5F45" w:rsidP="006C5F45">
      <w:pPr>
        <w:pStyle w:val="NormalWeb"/>
        <w:jc w:val="center"/>
        <w:rPr>
          <w:b/>
          <w:i/>
          <w:sz w:val="18"/>
        </w:rPr>
      </w:pPr>
      <w:r>
        <w:rPr>
          <w:b/>
          <w:i/>
          <w:sz w:val="18"/>
        </w:rPr>
        <w:lastRenderedPageBreak/>
        <w:t>Figura 15. Corriente de fuga de la red eléctrica a las partes aplicables.</w:t>
      </w:r>
    </w:p>
    <w:p w14:paraId="1A168C56" w14:textId="77777777" w:rsidR="006C5F45" w:rsidRDefault="006C5F45" w:rsidP="006C5F45">
      <w:pPr>
        <w:jc w:val="both"/>
        <w:rPr>
          <w:rFonts w:ascii="Times New Roman" w:hAnsi="Times New Roman" w:cs="Times New Roman"/>
          <w:b/>
          <w:sz w:val="28"/>
          <w:szCs w:val="24"/>
        </w:rPr>
      </w:pPr>
    </w:p>
    <w:p w14:paraId="6E128AC4"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1C2215B0" wp14:editId="62A6C499">
            <wp:extent cx="4010689" cy="2014190"/>
            <wp:effectExtent l="19050" t="0" r="8861"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srcRect/>
                    <a:stretch>
                      <a:fillRect/>
                    </a:stretch>
                  </pic:blipFill>
                  <pic:spPr bwMode="auto">
                    <a:xfrm>
                      <a:off x="0" y="0"/>
                      <a:ext cx="4013223" cy="2015463"/>
                    </a:xfrm>
                    <a:prstGeom prst="rect">
                      <a:avLst/>
                    </a:prstGeom>
                    <a:noFill/>
                    <a:ln w="9525">
                      <a:noFill/>
                      <a:miter lim="800000"/>
                      <a:headEnd/>
                      <a:tailEnd/>
                    </a:ln>
                  </pic:spPr>
                </pic:pic>
              </a:graphicData>
            </a:graphic>
          </wp:inline>
        </w:drawing>
      </w:r>
    </w:p>
    <w:p w14:paraId="58628500" w14:textId="77777777" w:rsidR="006C5F45" w:rsidRDefault="006C5F45" w:rsidP="006C5F45">
      <w:pPr>
        <w:pStyle w:val="NormalWeb"/>
        <w:jc w:val="center"/>
        <w:rPr>
          <w:b/>
          <w:i/>
          <w:sz w:val="18"/>
        </w:rPr>
      </w:pPr>
      <w:r>
        <w:rPr>
          <w:b/>
          <w:i/>
          <w:sz w:val="18"/>
        </w:rPr>
        <w:t>Figura 16. Corriente de fuga del equipo alternativo</w:t>
      </w:r>
      <w:r w:rsidRPr="00974CC5">
        <w:rPr>
          <w:b/>
          <w:i/>
          <w:sz w:val="18"/>
        </w:rPr>
        <w:t>.</w:t>
      </w:r>
    </w:p>
    <w:p w14:paraId="56953E52" w14:textId="77777777" w:rsidR="006C5F45" w:rsidRDefault="006C5F45" w:rsidP="006C5F45">
      <w:pPr>
        <w:jc w:val="both"/>
        <w:rPr>
          <w:rFonts w:ascii="Times New Roman" w:hAnsi="Times New Roman" w:cs="Times New Roman"/>
          <w:b/>
          <w:sz w:val="28"/>
          <w:szCs w:val="24"/>
        </w:rPr>
      </w:pPr>
    </w:p>
    <w:p w14:paraId="3684AA27"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32D0FC3F" wp14:editId="1669CE7D">
            <wp:extent cx="3670448" cy="1816388"/>
            <wp:effectExtent l="19050" t="0" r="6202"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cstate="print"/>
                    <a:srcRect/>
                    <a:stretch>
                      <a:fillRect/>
                    </a:stretch>
                  </pic:blipFill>
                  <pic:spPr bwMode="auto">
                    <a:xfrm>
                      <a:off x="0" y="0"/>
                      <a:ext cx="3673313" cy="1817806"/>
                    </a:xfrm>
                    <a:prstGeom prst="rect">
                      <a:avLst/>
                    </a:prstGeom>
                    <a:noFill/>
                    <a:ln w="9525">
                      <a:noFill/>
                      <a:miter lim="800000"/>
                      <a:headEnd/>
                      <a:tailEnd/>
                    </a:ln>
                  </pic:spPr>
                </pic:pic>
              </a:graphicData>
            </a:graphic>
          </wp:inline>
        </w:drawing>
      </w:r>
    </w:p>
    <w:p w14:paraId="1A807642" w14:textId="77777777" w:rsidR="006C5F45" w:rsidRDefault="006C5F45" w:rsidP="006C5F45">
      <w:pPr>
        <w:pStyle w:val="NormalWeb"/>
        <w:jc w:val="center"/>
        <w:rPr>
          <w:b/>
          <w:i/>
          <w:sz w:val="18"/>
        </w:rPr>
      </w:pPr>
      <w:r>
        <w:rPr>
          <w:b/>
          <w:i/>
          <w:sz w:val="18"/>
        </w:rPr>
        <w:t>Figura 17. Corriente de fuga del paciente y de las partes aplicables alternativas</w:t>
      </w:r>
      <w:r w:rsidRPr="00974CC5">
        <w:rPr>
          <w:b/>
          <w:i/>
          <w:sz w:val="18"/>
        </w:rPr>
        <w:t>.</w:t>
      </w:r>
    </w:p>
    <w:p w14:paraId="4D457E85" w14:textId="77777777" w:rsidR="006C5F45" w:rsidRDefault="006C5F45" w:rsidP="006C5F45">
      <w:pPr>
        <w:jc w:val="both"/>
        <w:rPr>
          <w:rFonts w:ascii="Times New Roman" w:hAnsi="Times New Roman" w:cs="Times New Roman"/>
          <w:b/>
          <w:sz w:val="28"/>
          <w:szCs w:val="24"/>
        </w:rPr>
      </w:pPr>
    </w:p>
    <w:p w14:paraId="7E138529"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lastRenderedPageBreak/>
        <w:drawing>
          <wp:inline distT="0" distB="0" distL="0" distR="0" wp14:anchorId="74233D77" wp14:editId="06F9F6F2">
            <wp:extent cx="3488214" cy="1903228"/>
            <wp:effectExtent l="1905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cstate="print"/>
                    <a:srcRect/>
                    <a:stretch>
                      <a:fillRect/>
                    </a:stretch>
                  </pic:blipFill>
                  <pic:spPr bwMode="auto">
                    <a:xfrm>
                      <a:off x="0" y="0"/>
                      <a:ext cx="3486202" cy="1902130"/>
                    </a:xfrm>
                    <a:prstGeom prst="rect">
                      <a:avLst/>
                    </a:prstGeom>
                    <a:noFill/>
                    <a:ln w="9525">
                      <a:noFill/>
                      <a:miter lim="800000"/>
                      <a:headEnd/>
                      <a:tailEnd/>
                    </a:ln>
                  </pic:spPr>
                </pic:pic>
              </a:graphicData>
            </a:graphic>
          </wp:inline>
        </w:drawing>
      </w:r>
    </w:p>
    <w:p w14:paraId="4DE875B9" w14:textId="77777777" w:rsidR="006C5F45" w:rsidRDefault="006C5F45" w:rsidP="006C5F45">
      <w:pPr>
        <w:pStyle w:val="NormalWeb"/>
        <w:jc w:val="center"/>
        <w:rPr>
          <w:b/>
          <w:i/>
          <w:sz w:val="18"/>
        </w:rPr>
      </w:pPr>
      <w:r>
        <w:rPr>
          <w:b/>
          <w:i/>
          <w:sz w:val="18"/>
        </w:rPr>
        <w:t>Figura 18. Corriente de fuga directa del equipo</w:t>
      </w:r>
      <w:r w:rsidRPr="00974CC5">
        <w:rPr>
          <w:b/>
          <w:i/>
          <w:sz w:val="18"/>
        </w:rPr>
        <w:t>.</w:t>
      </w:r>
    </w:p>
    <w:p w14:paraId="69F90F8C" w14:textId="77777777" w:rsidR="006C5F45" w:rsidRDefault="006C5F45" w:rsidP="006C5F45">
      <w:pPr>
        <w:jc w:val="both"/>
        <w:rPr>
          <w:rFonts w:ascii="Times New Roman" w:hAnsi="Times New Roman" w:cs="Times New Roman"/>
          <w:b/>
          <w:sz w:val="28"/>
          <w:szCs w:val="24"/>
        </w:rPr>
      </w:pPr>
    </w:p>
    <w:p w14:paraId="12D669CB"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3E834701" wp14:editId="4D47C7D4">
            <wp:extent cx="3670447" cy="1998171"/>
            <wp:effectExtent l="19050" t="0" r="6203"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srcRect/>
                    <a:stretch>
                      <a:fillRect/>
                    </a:stretch>
                  </pic:blipFill>
                  <pic:spPr bwMode="auto">
                    <a:xfrm>
                      <a:off x="0" y="0"/>
                      <a:ext cx="3678294" cy="2002443"/>
                    </a:xfrm>
                    <a:prstGeom prst="rect">
                      <a:avLst/>
                    </a:prstGeom>
                    <a:noFill/>
                    <a:ln w="9525">
                      <a:noFill/>
                      <a:miter lim="800000"/>
                      <a:headEnd/>
                      <a:tailEnd/>
                    </a:ln>
                  </pic:spPr>
                </pic:pic>
              </a:graphicData>
            </a:graphic>
          </wp:inline>
        </w:drawing>
      </w:r>
    </w:p>
    <w:p w14:paraId="46A554DB" w14:textId="77777777" w:rsidR="006C5F45" w:rsidRDefault="006C5F45" w:rsidP="006C5F45">
      <w:pPr>
        <w:pStyle w:val="NormalWeb"/>
        <w:jc w:val="center"/>
        <w:rPr>
          <w:b/>
          <w:i/>
          <w:sz w:val="18"/>
        </w:rPr>
      </w:pPr>
      <w:r>
        <w:rPr>
          <w:b/>
          <w:i/>
          <w:sz w:val="18"/>
        </w:rPr>
        <w:t>Figura 19. Corrientes de fuga directa de las partes aplicables</w:t>
      </w:r>
      <w:r w:rsidRPr="00974CC5">
        <w:rPr>
          <w:b/>
          <w:i/>
          <w:sz w:val="18"/>
        </w:rPr>
        <w:t>.</w:t>
      </w:r>
    </w:p>
    <w:p w14:paraId="4FB533AB" w14:textId="77777777" w:rsidR="006C5F45" w:rsidRDefault="006C5F45" w:rsidP="006C5F45">
      <w:pPr>
        <w:jc w:val="both"/>
        <w:rPr>
          <w:rFonts w:ascii="Times New Roman" w:hAnsi="Times New Roman" w:cs="Times New Roman"/>
          <w:b/>
          <w:sz w:val="28"/>
          <w:szCs w:val="24"/>
        </w:rPr>
      </w:pPr>
    </w:p>
    <w:p w14:paraId="758C065A" w14:textId="77777777" w:rsidR="006C5F45" w:rsidRDefault="006C5F45" w:rsidP="006C5F45">
      <w:pPr>
        <w:jc w:val="center"/>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14:anchorId="55CA0162" wp14:editId="41A3DF9F">
            <wp:extent cx="3364508" cy="1839433"/>
            <wp:effectExtent l="19050" t="0" r="7342"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cstate="print"/>
                    <a:srcRect/>
                    <a:stretch>
                      <a:fillRect/>
                    </a:stretch>
                  </pic:blipFill>
                  <pic:spPr bwMode="auto">
                    <a:xfrm>
                      <a:off x="0" y="0"/>
                      <a:ext cx="3377967" cy="1846791"/>
                    </a:xfrm>
                    <a:prstGeom prst="rect">
                      <a:avLst/>
                    </a:prstGeom>
                    <a:noFill/>
                    <a:ln w="9525">
                      <a:noFill/>
                      <a:miter lim="800000"/>
                      <a:headEnd/>
                      <a:tailEnd/>
                    </a:ln>
                  </pic:spPr>
                </pic:pic>
              </a:graphicData>
            </a:graphic>
          </wp:inline>
        </w:drawing>
      </w:r>
    </w:p>
    <w:p w14:paraId="17DCA5BB" w14:textId="77777777" w:rsidR="006C5F45" w:rsidRDefault="006C5F45" w:rsidP="006C5F45">
      <w:pPr>
        <w:pStyle w:val="NormalWeb"/>
        <w:jc w:val="center"/>
        <w:rPr>
          <w:sz w:val="18"/>
        </w:rPr>
      </w:pPr>
      <w:r>
        <w:rPr>
          <w:b/>
          <w:i/>
          <w:sz w:val="18"/>
        </w:rPr>
        <w:t>Figura 20. Corrientes de fuga diferenciales</w:t>
      </w:r>
      <w:r w:rsidRPr="00974CC5">
        <w:rPr>
          <w:b/>
          <w:i/>
          <w:sz w:val="18"/>
        </w:rPr>
        <w:t>.</w:t>
      </w:r>
    </w:p>
    <w:p w14:paraId="2595ED1A" w14:textId="77777777" w:rsidR="00E77D1A" w:rsidRDefault="00E77D1A" w:rsidP="00E77D1A">
      <w:pPr>
        <w:pStyle w:val="NormalWeb"/>
        <w:jc w:val="both"/>
        <w:rPr>
          <w:b/>
          <w:i/>
          <w:sz w:val="28"/>
        </w:rPr>
      </w:pPr>
      <w:r w:rsidRPr="00577BE4">
        <w:rPr>
          <w:b/>
          <w:sz w:val="28"/>
        </w:rPr>
        <w:lastRenderedPageBreak/>
        <w:t>ANEXO II</w:t>
      </w:r>
      <w:r>
        <w:rPr>
          <w:b/>
          <w:sz w:val="28"/>
        </w:rPr>
        <w:tab/>
      </w:r>
      <w:r>
        <w:rPr>
          <w:b/>
          <w:sz w:val="28"/>
        </w:rPr>
        <w:tab/>
      </w:r>
      <w:r w:rsidRPr="00577BE4">
        <w:rPr>
          <w:b/>
          <w:i/>
          <w:sz w:val="28"/>
        </w:rPr>
        <w:t>TÉRMINOS Y DEFINICIONES</w:t>
      </w:r>
      <w:r>
        <w:rPr>
          <w:rStyle w:val="FootnoteReference"/>
          <w:b/>
          <w:i/>
          <w:sz w:val="28"/>
        </w:rPr>
        <w:footnoteReference w:id="4"/>
      </w:r>
    </w:p>
    <w:p w14:paraId="56C6BDA4" w14:textId="77777777" w:rsidR="006C5F45" w:rsidRDefault="006C5F45" w:rsidP="00397AE9">
      <w:pPr>
        <w:jc w:val="center"/>
        <w:rPr>
          <w:b/>
          <w:color w:val="4F81BD" w:themeColor="accent1"/>
        </w:rPr>
      </w:pPr>
    </w:p>
    <w:p w14:paraId="22F6C31B" w14:textId="77777777" w:rsidR="004D14C7" w:rsidRDefault="004D14C7" w:rsidP="004D14C7">
      <w:pPr>
        <w:pStyle w:val="NormalWeb"/>
        <w:jc w:val="both"/>
      </w:pPr>
      <w:r w:rsidRPr="008A3B95">
        <w:rPr>
          <w:b/>
        </w:rPr>
        <w:t>II.1</w:t>
      </w:r>
      <w:r>
        <w:tab/>
      </w:r>
      <w:r w:rsidRPr="008A3B95">
        <w:rPr>
          <w:b/>
        </w:rPr>
        <w:t>PARTES DEL EQUIPO, AUXILIARES Y ACCESORIOS</w:t>
      </w:r>
    </w:p>
    <w:p w14:paraId="6FA7B7ED" w14:textId="77777777" w:rsidR="004D14C7" w:rsidRDefault="004D14C7" w:rsidP="004D14C7">
      <w:pPr>
        <w:pStyle w:val="NormalWeb"/>
        <w:jc w:val="both"/>
      </w:pPr>
      <w:r>
        <w:rPr>
          <w:bCs/>
        </w:rPr>
        <w:t>II.1.1</w:t>
      </w:r>
      <w:r>
        <w:rPr>
          <w:bCs/>
        </w:rPr>
        <w:tab/>
      </w:r>
      <w:r>
        <w:rPr>
          <w:b/>
          <w:bCs/>
        </w:rPr>
        <w:t>Partes Metá</w:t>
      </w:r>
      <w:r w:rsidRPr="001F4D17">
        <w:rPr>
          <w:b/>
          <w:bCs/>
        </w:rPr>
        <w:t xml:space="preserve">licas Accesibles: </w:t>
      </w:r>
      <w:r w:rsidRPr="001F4D17">
        <w:t>partes metálicas del</w:t>
      </w:r>
      <w:r>
        <w:t xml:space="preserve"> equipo q</w:t>
      </w:r>
      <w:r w:rsidRPr="001F4D17">
        <w:t>ue se pueden</w:t>
      </w:r>
      <w:r>
        <w:t xml:space="preserve"> </w:t>
      </w:r>
      <w:r w:rsidRPr="001F4D17">
        <w:t>tocar sin el empleo de</w:t>
      </w:r>
      <w:r>
        <w:t xml:space="preserve"> una herramienta.</w:t>
      </w:r>
    </w:p>
    <w:p w14:paraId="1047E621" w14:textId="77777777" w:rsidR="004D14C7" w:rsidRDefault="004D14C7" w:rsidP="004D14C7">
      <w:pPr>
        <w:pStyle w:val="NormalWeb"/>
        <w:jc w:val="both"/>
      </w:pPr>
      <w:r>
        <w:t>II.1.2</w:t>
      </w:r>
      <w:r>
        <w:tab/>
      </w:r>
      <w:r w:rsidRPr="008A3B95">
        <w:rPr>
          <w:b/>
        </w:rPr>
        <w:t>Parte Aplicable</w:t>
      </w:r>
      <w:r>
        <w:t>: parte del equipo que en utilización normal:</w:t>
      </w:r>
    </w:p>
    <w:p w14:paraId="31542A2D" w14:textId="77777777" w:rsidR="004D14C7" w:rsidRDefault="004D14C7" w:rsidP="004D14C7">
      <w:pPr>
        <w:pStyle w:val="NormalWeb"/>
        <w:jc w:val="both"/>
      </w:pPr>
      <w:r>
        <w:t>- llega necesariamente al contacto físico con el paciente para que el equipo realice su función; o</w:t>
      </w:r>
    </w:p>
    <w:p w14:paraId="04E2BDF1" w14:textId="77777777" w:rsidR="004D14C7" w:rsidRDefault="004D14C7" w:rsidP="004D14C7">
      <w:pPr>
        <w:pStyle w:val="NormalWeb"/>
        <w:jc w:val="both"/>
      </w:pPr>
      <w:r>
        <w:t>- puede entrar en contacto con el paciente; o</w:t>
      </w:r>
    </w:p>
    <w:p w14:paraId="099D85DE" w14:textId="77777777" w:rsidR="004D14C7" w:rsidRDefault="004D14C7" w:rsidP="004D14C7">
      <w:pPr>
        <w:pStyle w:val="NormalWeb"/>
        <w:jc w:val="both"/>
      </w:pPr>
      <w:r>
        <w:t>- necesita ser tocado por el paciente.</w:t>
      </w:r>
    </w:p>
    <w:p w14:paraId="7B255BC7" w14:textId="77777777" w:rsidR="004D14C7" w:rsidRDefault="004D14C7" w:rsidP="004D14C7">
      <w:pPr>
        <w:pStyle w:val="NormalWeb"/>
        <w:jc w:val="both"/>
      </w:pPr>
      <w:r>
        <w:t>II.1.3</w:t>
      </w:r>
      <w:r>
        <w:tab/>
      </w:r>
      <w:r w:rsidRPr="008A3B95">
        <w:rPr>
          <w:b/>
        </w:rPr>
        <w:t>Envolventes</w:t>
      </w:r>
      <w:r>
        <w:t>: superficie externa del equipo incluyendo:</w:t>
      </w:r>
    </w:p>
    <w:p w14:paraId="633EE218" w14:textId="77777777" w:rsidR="004D14C7" w:rsidRDefault="004D14C7" w:rsidP="004D14C7">
      <w:pPr>
        <w:pStyle w:val="NormalWeb"/>
        <w:jc w:val="both"/>
      </w:pPr>
      <w:r>
        <w:t>- todas las partes metálicas accesibles, mandos, asas, y otros;</w:t>
      </w:r>
    </w:p>
    <w:p w14:paraId="7E7495D8" w14:textId="77777777" w:rsidR="004D14C7" w:rsidRDefault="004D14C7" w:rsidP="004D14C7">
      <w:pPr>
        <w:pStyle w:val="NormalWeb"/>
        <w:jc w:val="both"/>
      </w:pPr>
      <w:r>
        <w:t>- los ejes y otros;</w:t>
      </w:r>
    </w:p>
    <w:p w14:paraId="59A58B95" w14:textId="77777777" w:rsidR="004D14C7" w:rsidRDefault="004D14C7" w:rsidP="004D14C7">
      <w:pPr>
        <w:pStyle w:val="NormalWeb"/>
        <w:jc w:val="both"/>
      </w:pPr>
      <w:r>
        <w:t>- para la finalidad de los ensayos, las hojas metálicas con dimensiones especificadas, aplicadas en contacto con partes de la superficie externa fabricadas de materiales con baja conductividad, o de material aislante.</w:t>
      </w:r>
    </w:p>
    <w:p w14:paraId="3EE8C6BE" w14:textId="77777777" w:rsidR="004D14C7" w:rsidRDefault="004D14C7" w:rsidP="004D14C7">
      <w:pPr>
        <w:pStyle w:val="NormalWeb"/>
        <w:jc w:val="both"/>
      </w:pPr>
      <w:r>
        <w:rPr>
          <w:bCs/>
        </w:rPr>
        <w:t>II.1.4</w:t>
      </w:r>
      <w:r>
        <w:rPr>
          <w:b/>
          <w:bCs/>
        </w:rPr>
        <w:tab/>
      </w:r>
      <w:r w:rsidRPr="008A3B95">
        <w:rPr>
          <w:b/>
          <w:bCs/>
        </w:rPr>
        <w:t>Parte</w:t>
      </w:r>
      <w:r>
        <w:rPr>
          <w:b/>
          <w:bCs/>
        </w:rPr>
        <w:t xml:space="preserve"> </w:t>
      </w:r>
      <w:r w:rsidRPr="008A3B95">
        <w:rPr>
          <w:b/>
          <w:bCs/>
        </w:rPr>
        <w:t xml:space="preserve">Aplicable Tipo F: </w:t>
      </w:r>
      <w:r w:rsidRPr="008A3B95">
        <w:t>parte aplicable aislada de otras partes del equipo, a un grado tal</w:t>
      </w:r>
      <w:r>
        <w:rPr>
          <w:b/>
          <w:bCs/>
        </w:rPr>
        <w:t xml:space="preserve"> </w:t>
      </w:r>
      <w:r w:rsidRPr="008A3B95">
        <w:t>que no fluye una corriente más alta que la corriente de fuga de paciente permitida</w:t>
      </w:r>
      <w:r>
        <w:rPr>
          <w:b/>
          <w:bCs/>
        </w:rPr>
        <w:t xml:space="preserve"> </w:t>
      </w:r>
      <w:r>
        <w:t>en condición de falla ú</w:t>
      </w:r>
      <w:r w:rsidRPr="008A3B95">
        <w:t>nica, si se conecta al paciente una tensión no deseada</w:t>
      </w:r>
      <w:r>
        <w:rPr>
          <w:b/>
          <w:bCs/>
        </w:rPr>
        <w:t xml:space="preserve"> </w:t>
      </w:r>
      <w:r w:rsidRPr="008A3B95">
        <w:t>originada por una fuente externa, y así aplicada entre la parte aplicable y tierr</w:t>
      </w:r>
      <w:r>
        <w:t>a.</w:t>
      </w:r>
      <w:r>
        <w:rPr>
          <w:b/>
          <w:bCs/>
        </w:rPr>
        <w:t xml:space="preserve"> </w:t>
      </w:r>
      <w:r>
        <w:rPr>
          <w:bCs/>
        </w:rPr>
        <w:t>L</w:t>
      </w:r>
      <w:r w:rsidRPr="008A3B95">
        <w:t>as partes aplicables tipo</w:t>
      </w:r>
      <w:r>
        <w:t xml:space="preserve"> F son partes aplicables tipo BF</w:t>
      </w:r>
      <w:r w:rsidRPr="008A3B95">
        <w:t xml:space="preserve"> o partes</w:t>
      </w:r>
      <w:r>
        <w:rPr>
          <w:b/>
          <w:bCs/>
        </w:rPr>
        <w:t xml:space="preserve"> </w:t>
      </w:r>
      <w:r>
        <w:t>aplicables tipo CF</w:t>
      </w:r>
      <w:r w:rsidRPr="008A3B95">
        <w:t>.</w:t>
      </w:r>
    </w:p>
    <w:p w14:paraId="031D4B48" w14:textId="77777777" w:rsidR="004D14C7" w:rsidRDefault="004D14C7" w:rsidP="004D14C7">
      <w:pPr>
        <w:pStyle w:val="NormalWeb"/>
        <w:jc w:val="both"/>
      </w:pPr>
      <w:r>
        <w:rPr>
          <w:bCs/>
        </w:rPr>
        <w:t>II1.5</w:t>
      </w:r>
      <w:r>
        <w:rPr>
          <w:bCs/>
        </w:rPr>
        <w:tab/>
      </w:r>
      <w:r w:rsidRPr="001F4D17">
        <w:rPr>
          <w:b/>
          <w:bCs/>
        </w:rPr>
        <w:t xml:space="preserve">Activa: </w:t>
      </w:r>
      <w:r w:rsidRPr="001F4D17">
        <w:t>estado de una parte que, cuando se conecta puede producir una</w:t>
      </w:r>
      <w:r>
        <w:t xml:space="preserve"> </w:t>
      </w:r>
      <w:r w:rsidRPr="001F4D17">
        <w:t>corriente que excede la corriente de fuga</w:t>
      </w:r>
      <w:r>
        <w:t xml:space="preserve"> permisible especificada en III.4.2</w:t>
      </w:r>
      <w:r w:rsidRPr="001F4D17">
        <w:t xml:space="preserve"> circulando</w:t>
      </w:r>
      <w:r>
        <w:t xml:space="preserve"> </w:t>
      </w:r>
      <w:r w:rsidRPr="001F4D17">
        <w:t>desde dicha parte a tierra, o de dicha parte a una parte accesible del mismo equipo</w:t>
      </w:r>
      <w:r>
        <w:t>.</w:t>
      </w:r>
    </w:p>
    <w:p w14:paraId="15DDBDFC" w14:textId="77777777" w:rsidR="004D14C7" w:rsidRDefault="004D14C7" w:rsidP="004D14C7">
      <w:pPr>
        <w:pStyle w:val="NormalWeb"/>
        <w:jc w:val="both"/>
        <w:rPr>
          <w:bCs/>
        </w:rPr>
      </w:pPr>
      <w:r>
        <w:rPr>
          <w:bCs/>
        </w:rPr>
        <w:t>II.1.6</w:t>
      </w:r>
      <w:r>
        <w:rPr>
          <w:bCs/>
        </w:rPr>
        <w:tab/>
      </w:r>
      <w:r w:rsidRPr="008A3B95">
        <w:rPr>
          <w:b/>
          <w:bCs/>
        </w:rPr>
        <w:t>Cubierta Protectora</w:t>
      </w:r>
      <w:r w:rsidRPr="008A3B95">
        <w:rPr>
          <w:bCs/>
        </w:rPr>
        <w:t>: parte de una envolvente, o protección prevista para</w:t>
      </w:r>
      <w:r>
        <w:rPr>
          <w:bCs/>
        </w:rPr>
        <w:t xml:space="preserve"> </w:t>
      </w:r>
      <w:r w:rsidRPr="008A3B95">
        <w:rPr>
          <w:bCs/>
        </w:rPr>
        <w:t>impedir el acceso accidental a partes cuyo contacto puede entrañar riesgo</w:t>
      </w:r>
      <w:r>
        <w:rPr>
          <w:bCs/>
        </w:rPr>
        <w:t>.</w:t>
      </w:r>
    </w:p>
    <w:p w14:paraId="76CE2232" w14:textId="77777777" w:rsidR="004D14C7" w:rsidRPr="007F0345" w:rsidRDefault="004D14C7" w:rsidP="004D14C7">
      <w:pPr>
        <w:pStyle w:val="NormalWeb"/>
        <w:jc w:val="both"/>
        <w:rPr>
          <w:bCs/>
        </w:rPr>
      </w:pPr>
      <w:r>
        <w:rPr>
          <w:bCs/>
        </w:rPr>
        <w:lastRenderedPageBreak/>
        <w:t>II.1.7</w:t>
      </w:r>
      <w:r>
        <w:rPr>
          <w:bCs/>
        </w:rPr>
        <w:tab/>
      </w:r>
      <w:r w:rsidRPr="00FE7D3B">
        <w:rPr>
          <w:b/>
          <w:bCs/>
        </w:rPr>
        <w:t>Parte De Entrada De Señal</w:t>
      </w:r>
      <w:r>
        <w:rPr>
          <w:bCs/>
        </w:rPr>
        <w:t xml:space="preserve">: </w:t>
      </w:r>
      <w:r w:rsidRPr="007F0345">
        <w:rPr>
          <w:bCs/>
        </w:rPr>
        <w:t>parte del equipo, que no siendo una parte</w:t>
      </w:r>
      <w:r>
        <w:rPr>
          <w:bCs/>
        </w:rPr>
        <w:t xml:space="preserve"> </w:t>
      </w:r>
      <w:r w:rsidRPr="007F0345">
        <w:rPr>
          <w:bCs/>
        </w:rPr>
        <w:t>aplicable, se destina a recibir entrada de tensiones o corrientes de otros equipos, por</w:t>
      </w:r>
      <w:r>
        <w:rPr>
          <w:bCs/>
        </w:rPr>
        <w:t xml:space="preserve"> </w:t>
      </w:r>
      <w:r w:rsidRPr="007F0345">
        <w:rPr>
          <w:bCs/>
        </w:rPr>
        <w:t>ejemplo, para su visualización, regi</w:t>
      </w:r>
      <w:r>
        <w:rPr>
          <w:bCs/>
        </w:rPr>
        <w:t>stro, o procesamiento de datos.</w:t>
      </w:r>
    </w:p>
    <w:p w14:paraId="5D02CB1A" w14:textId="77777777" w:rsidR="004D14C7" w:rsidRDefault="004D14C7" w:rsidP="004D14C7">
      <w:pPr>
        <w:pStyle w:val="NormalWeb"/>
        <w:jc w:val="both"/>
        <w:rPr>
          <w:bCs/>
        </w:rPr>
      </w:pPr>
      <w:r>
        <w:rPr>
          <w:bCs/>
        </w:rPr>
        <w:t>II.1.8</w:t>
      </w:r>
      <w:r w:rsidRPr="007F0345">
        <w:rPr>
          <w:bCs/>
        </w:rPr>
        <w:t xml:space="preserve"> </w:t>
      </w:r>
      <w:r w:rsidRPr="00FE7D3B">
        <w:rPr>
          <w:b/>
          <w:bCs/>
        </w:rPr>
        <w:t>Parte De Salida De Señal</w:t>
      </w:r>
      <w:r w:rsidRPr="007F0345">
        <w:rPr>
          <w:bCs/>
        </w:rPr>
        <w:t>: parte del equipo, que no siendo una parte</w:t>
      </w:r>
      <w:r>
        <w:rPr>
          <w:bCs/>
        </w:rPr>
        <w:t xml:space="preserve"> </w:t>
      </w:r>
      <w:r w:rsidRPr="007F0345">
        <w:rPr>
          <w:bCs/>
        </w:rPr>
        <w:t>aplicable, se destina a proporcionar salida de tensiones o corrientes a otros equipos,</w:t>
      </w:r>
      <w:r>
        <w:rPr>
          <w:bCs/>
        </w:rPr>
        <w:t xml:space="preserve"> </w:t>
      </w:r>
      <w:r w:rsidRPr="007F0345">
        <w:rPr>
          <w:bCs/>
        </w:rPr>
        <w:t>por ejemplo, para su visualización, reg</w:t>
      </w:r>
      <w:r>
        <w:rPr>
          <w:bCs/>
        </w:rPr>
        <w:t>istro o procesamiento de datos.</w:t>
      </w:r>
    </w:p>
    <w:p w14:paraId="4F3696DC" w14:textId="77777777" w:rsidR="004D14C7" w:rsidRPr="008A3B95" w:rsidRDefault="004D14C7" w:rsidP="004D14C7">
      <w:pPr>
        <w:pStyle w:val="NormalWeb"/>
        <w:jc w:val="both"/>
        <w:rPr>
          <w:bCs/>
        </w:rPr>
      </w:pPr>
      <w:r>
        <w:rPr>
          <w:bCs/>
        </w:rPr>
        <w:t>II.1.9</w:t>
      </w:r>
      <w:r>
        <w:rPr>
          <w:bCs/>
        </w:rPr>
        <w:tab/>
      </w:r>
      <w:r>
        <w:rPr>
          <w:b/>
          <w:bCs/>
        </w:rPr>
        <w:t>Equipo De Alimentació</w:t>
      </w:r>
      <w:r w:rsidRPr="00494E6C">
        <w:rPr>
          <w:b/>
          <w:bCs/>
        </w:rPr>
        <w:t>n</w:t>
      </w:r>
      <w:r w:rsidRPr="008A3B95">
        <w:rPr>
          <w:bCs/>
        </w:rPr>
        <w:t>: equipo que suministra energía eléctrica a uno o más</w:t>
      </w:r>
      <w:r>
        <w:rPr>
          <w:bCs/>
        </w:rPr>
        <w:t xml:space="preserve"> componentes del equipo.</w:t>
      </w:r>
    </w:p>
    <w:p w14:paraId="7C465DC5" w14:textId="77777777" w:rsidR="004D14C7" w:rsidRPr="008A3B95" w:rsidRDefault="004D14C7" w:rsidP="004D14C7">
      <w:pPr>
        <w:pStyle w:val="NormalWeb"/>
        <w:jc w:val="both"/>
        <w:rPr>
          <w:bCs/>
        </w:rPr>
      </w:pPr>
      <w:r>
        <w:rPr>
          <w:bCs/>
        </w:rPr>
        <w:t>II.1.10</w:t>
      </w:r>
      <w:r>
        <w:rPr>
          <w:bCs/>
        </w:rPr>
        <w:tab/>
      </w:r>
      <w:r w:rsidRPr="00494E6C">
        <w:rPr>
          <w:b/>
          <w:bCs/>
        </w:rPr>
        <w:t>Parte Accesible</w:t>
      </w:r>
      <w:r w:rsidRPr="008A3B95">
        <w:rPr>
          <w:bCs/>
        </w:rPr>
        <w:t>: parte del equipo que se puede tocar sin el uso de un</w:t>
      </w:r>
      <w:r>
        <w:rPr>
          <w:bCs/>
        </w:rPr>
        <w:t xml:space="preserve">a </w:t>
      </w:r>
      <w:r w:rsidRPr="008A3B95">
        <w:rPr>
          <w:bCs/>
        </w:rPr>
        <w:t>herramienta</w:t>
      </w:r>
      <w:r>
        <w:rPr>
          <w:bCs/>
        </w:rPr>
        <w:t>.</w:t>
      </w:r>
    </w:p>
    <w:p w14:paraId="32884554" w14:textId="77777777" w:rsidR="004D14C7" w:rsidRPr="008A3B95" w:rsidRDefault="004D14C7" w:rsidP="004D14C7">
      <w:pPr>
        <w:pStyle w:val="NormalWeb"/>
        <w:jc w:val="both"/>
        <w:rPr>
          <w:bCs/>
        </w:rPr>
      </w:pPr>
      <w:r>
        <w:rPr>
          <w:bCs/>
        </w:rPr>
        <w:t>II.1.11</w:t>
      </w:r>
      <w:r>
        <w:rPr>
          <w:bCs/>
        </w:rPr>
        <w:tab/>
      </w:r>
      <w:r>
        <w:rPr>
          <w:b/>
          <w:bCs/>
        </w:rPr>
        <w:t>Conexió</w:t>
      </w:r>
      <w:r w:rsidRPr="00494E6C">
        <w:rPr>
          <w:b/>
          <w:bCs/>
        </w:rPr>
        <w:t>n De Paciente</w:t>
      </w:r>
      <w:r>
        <w:rPr>
          <w:bCs/>
        </w:rPr>
        <w:t>:</w:t>
      </w:r>
      <w:r w:rsidRPr="008A3B95">
        <w:rPr>
          <w:bCs/>
        </w:rPr>
        <w:t xml:space="preserve"> cada parte individual de la parte aplicable</w:t>
      </w:r>
      <w:r>
        <w:rPr>
          <w:bCs/>
        </w:rPr>
        <w:t xml:space="preserve"> </w:t>
      </w:r>
      <w:r w:rsidRPr="008A3B95">
        <w:rPr>
          <w:bCs/>
        </w:rPr>
        <w:t xml:space="preserve">a través de la cual puede fluir la corriente entre el </w:t>
      </w:r>
      <w:r>
        <w:rPr>
          <w:bCs/>
        </w:rPr>
        <w:t>paciente y el equipo en condició</w:t>
      </w:r>
      <w:r w:rsidRPr="008A3B95">
        <w:rPr>
          <w:bCs/>
        </w:rPr>
        <w:t>n</w:t>
      </w:r>
      <w:r>
        <w:rPr>
          <w:bCs/>
        </w:rPr>
        <w:t xml:space="preserve"> normal o en condició</w:t>
      </w:r>
      <w:r w:rsidRPr="008A3B95">
        <w:rPr>
          <w:bCs/>
        </w:rPr>
        <w:t>n de primera falla</w:t>
      </w:r>
      <w:r>
        <w:rPr>
          <w:bCs/>
        </w:rPr>
        <w:t>.</w:t>
      </w:r>
    </w:p>
    <w:p w14:paraId="30D87D9C" w14:textId="77777777" w:rsidR="004D14C7" w:rsidRPr="008A3B95" w:rsidRDefault="004D14C7" w:rsidP="004D14C7">
      <w:pPr>
        <w:pStyle w:val="NormalWeb"/>
        <w:jc w:val="both"/>
        <w:rPr>
          <w:bCs/>
        </w:rPr>
      </w:pPr>
      <w:r>
        <w:rPr>
          <w:bCs/>
        </w:rPr>
        <w:t>II.1.12</w:t>
      </w:r>
      <w:r>
        <w:rPr>
          <w:bCs/>
        </w:rPr>
        <w:tab/>
      </w:r>
      <w:r w:rsidRPr="00494E6C">
        <w:rPr>
          <w:b/>
          <w:bCs/>
        </w:rPr>
        <w:t>Parte Aplicable Tipo B</w:t>
      </w:r>
      <w:r w:rsidRPr="008A3B95">
        <w:rPr>
          <w:bCs/>
        </w:rPr>
        <w:t>: parte aplicable, que cumple con los requisitos de</w:t>
      </w:r>
      <w:r>
        <w:rPr>
          <w:bCs/>
        </w:rPr>
        <w:t xml:space="preserve"> </w:t>
      </w:r>
      <w:r w:rsidRPr="008A3B95">
        <w:rPr>
          <w:bCs/>
        </w:rPr>
        <w:t>esta norma para proporcionar protección contra descargas eléctricas, en particular</w:t>
      </w:r>
      <w:r>
        <w:rPr>
          <w:bCs/>
        </w:rPr>
        <w:t xml:space="preserve"> </w:t>
      </w:r>
      <w:r w:rsidRPr="008A3B95">
        <w:rPr>
          <w:bCs/>
        </w:rPr>
        <w:t>respecto de una corriente de f</w:t>
      </w:r>
      <w:r>
        <w:rPr>
          <w:bCs/>
        </w:rPr>
        <w:t>uga permisible.</w:t>
      </w:r>
    </w:p>
    <w:p w14:paraId="7C579832" w14:textId="77777777" w:rsidR="004D14C7" w:rsidRPr="00C93A99" w:rsidRDefault="004D14C7" w:rsidP="004D14C7">
      <w:pPr>
        <w:pStyle w:val="NormalWeb"/>
        <w:jc w:val="both"/>
        <w:rPr>
          <w:bCs/>
          <w:i/>
          <w:sz w:val="18"/>
        </w:rPr>
      </w:pPr>
      <w:r w:rsidRPr="001F4D17">
        <w:rPr>
          <w:bCs/>
          <w:i/>
          <w:sz w:val="18"/>
        </w:rPr>
        <w:t>Not</w:t>
      </w:r>
      <w:r>
        <w:rPr>
          <w:bCs/>
          <w:i/>
          <w:sz w:val="18"/>
        </w:rPr>
        <w:t>a - las partes aplicables tipo B</w:t>
      </w:r>
      <w:r w:rsidRPr="001F4D17">
        <w:rPr>
          <w:bCs/>
          <w:i/>
          <w:sz w:val="18"/>
        </w:rPr>
        <w:t xml:space="preserve"> no son convenientes para una aplicación cardiaca directa.</w:t>
      </w:r>
    </w:p>
    <w:p w14:paraId="47769DCA" w14:textId="77777777" w:rsidR="004D14C7" w:rsidRDefault="004D14C7" w:rsidP="004D14C7">
      <w:pPr>
        <w:pStyle w:val="NormalWeb"/>
        <w:jc w:val="both"/>
        <w:rPr>
          <w:bCs/>
        </w:rPr>
      </w:pPr>
      <w:r>
        <w:rPr>
          <w:bCs/>
        </w:rPr>
        <w:t>II.1.13</w:t>
      </w:r>
      <w:r w:rsidRPr="008A3B95">
        <w:rPr>
          <w:bCs/>
        </w:rPr>
        <w:t xml:space="preserve"> </w:t>
      </w:r>
      <w:r w:rsidRPr="00494E6C">
        <w:rPr>
          <w:b/>
          <w:bCs/>
        </w:rPr>
        <w:t>Parte Aplicable Tipo B</w:t>
      </w:r>
      <w:r>
        <w:rPr>
          <w:b/>
          <w:bCs/>
        </w:rPr>
        <w:t>F</w:t>
      </w:r>
      <w:r w:rsidRPr="008A3B95">
        <w:rPr>
          <w:bCs/>
        </w:rPr>
        <w:t xml:space="preserve">: </w:t>
      </w:r>
      <w:r>
        <w:rPr>
          <w:bCs/>
        </w:rPr>
        <w:t>parte aplicable tipo F</w:t>
      </w:r>
      <w:r w:rsidRPr="008A3B95">
        <w:rPr>
          <w:bCs/>
        </w:rPr>
        <w:t>, que cumple con los</w:t>
      </w:r>
      <w:r>
        <w:rPr>
          <w:bCs/>
        </w:rPr>
        <w:t xml:space="preserve"> </w:t>
      </w:r>
      <w:r w:rsidRPr="008A3B95">
        <w:rPr>
          <w:bCs/>
        </w:rPr>
        <w:t>requisitos especificados en esta norma para proporcionar mayor grado de protección</w:t>
      </w:r>
      <w:r>
        <w:rPr>
          <w:bCs/>
        </w:rPr>
        <w:t xml:space="preserve"> </w:t>
      </w:r>
      <w:r w:rsidRPr="008A3B95">
        <w:rPr>
          <w:bCs/>
        </w:rPr>
        <w:t>contra descargas eléctricas que el proporcion</w:t>
      </w:r>
      <w:r>
        <w:rPr>
          <w:bCs/>
        </w:rPr>
        <w:t>ado por partes aplicables tipo B.</w:t>
      </w:r>
    </w:p>
    <w:p w14:paraId="2C903051" w14:textId="77777777" w:rsidR="004D14C7" w:rsidRPr="00C93A99" w:rsidRDefault="004D14C7" w:rsidP="004D14C7">
      <w:pPr>
        <w:pStyle w:val="NormalWeb"/>
        <w:jc w:val="both"/>
        <w:rPr>
          <w:bCs/>
          <w:i/>
          <w:sz w:val="18"/>
        </w:rPr>
      </w:pPr>
      <w:r>
        <w:rPr>
          <w:bCs/>
          <w:i/>
          <w:sz w:val="18"/>
        </w:rPr>
        <w:t>N</w:t>
      </w:r>
      <w:r w:rsidRPr="001F4D17">
        <w:rPr>
          <w:bCs/>
          <w:i/>
          <w:sz w:val="18"/>
        </w:rPr>
        <w:t>ota - las partes aplicables tipo BF no son convenientes para una aplicación cardiaca directa.</w:t>
      </w:r>
    </w:p>
    <w:p w14:paraId="329A566A" w14:textId="77777777" w:rsidR="004D14C7" w:rsidRDefault="004D14C7" w:rsidP="004D14C7">
      <w:pPr>
        <w:pStyle w:val="NormalWeb"/>
        <w:jc w:val="both"/>
        <w:rPr>
          <w:bCs/>
        </w:rPr>
      </w:pPr>
      <w:r>
        <w:rPr>
          <w:bCs/>
        </w:rPr>
        <w:t>II.1.14</w:t>
      </w:r>
      <w:r>
        <w:rPr>
          <w:bCs/>
        </w:rPr>
        <w:tab/>
      </w:r>
      <w:r w:rsidRPr="00494E6C">
        <w:rPr>
          <w:b/>
          <w:bCs/>
        </w:rPr>
        <w:t>Parte Aplicable Tipo C</w:t>
      </w:r>
      <w:r>
        <w:rPr>
          <w:b/>
          <w:bCs/>
        </w:rPr>
        <w:t>F</w:t>
      </w:r>
      <w:r w:rsidRPr="008A3B95">
        <w:rPr>
          <w:bCs/>
        </w:rPr>
        <w:t xml:space="preserve">: </w:t>
      </w:r>
      <w:r>
        <w:rPr>
          <w:bCs/>
        </w:rPr>
        <w:t>parte aplicable tipo F</w:t>
      </w:r>
      <w:r w:rsidRPr="008A3B95">
        <w:rPr>
          <w:bCs/>
        </w:rPr>
        <w:t>, que cumple con los</w:t>
      </w:r>
      <w:r>
        <w:rPr>
          <w:bCs/>
        </w:rPr>
        <w:t xml:space="preserve"> </w:t>
      </w:r>
      <w:r w:rsidRPr="008A3B95">
        <w:rPr>
          <w:bCs/>
        </w:rPr>
        <w:t>requisitos especificados en esta norma para proporcionar mayor grado de protección</w:t>
      </w:r>
      <w:r>
        <w:rPr>
          <w:bCs/>
        </w:rPr>
        <w:t xml:space="preserve"> </w:t>
      </w:r>
      <w:r w:rsidRPr="008A3B95">
        <w:rPr>
          <w:bCs/>
        </w:rPr>
        <w:t>contra descargas eléctricas que el proporciona</w:t>
      </w:r>
      <w:r>
        <w:rPr>
          <w:bCs/>
        </w:rPr>
        <w:t>do por partes aplicables tipo BF. Estos son aptos para aplicación cardiaca directa.</w:t>
      </w:r>
    </w:p>
    <w:p w14:paraId="65F1E2D1" w14:textId="77777777" w:rsidR="004D14C7" w:rsidRDefault="004D14C7" w:rsidP="004D14C7">
      <w:pPr>
        <w:pStyle w:val="NormalWeb"/>
        <w:jc w:val="center"/>
        <w:rPr>
          <w:b/>
          <w:bCs/>
        </w:rPr>
      </w:pPr>
      <w:r>
        <w:rPr>
          <w:b/>
          <w:bCs/>
          <w:noProof/>
          <w:lang w:val="en-US" w:eastAsia="en-US"/>
        </w:rPr>
        <w:lastRenderedPageBreak/>
        <w:drawing>
          <wp:inline distT="0" distB="0" distL="0" distR="0" wp14:anchorId="049C0E84" wp14:editId="71E5922D">
            <wp:extent cx="2048223" cy="2562225"/>
            <wp:effectExtent l="19050" t="0" r="9177" b="0"/>
            <wp:docPr id="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2048223" cy="2562225"/>
                    </a:xfrm>
                    <a:prstGeom prst="rect">
                      <a:avLst/>
                    </a:prstGeom>
                    <a:noFill/>
                    <a:ln w="9525">
                      <a:noFill/>
                      <a:miter lim="800000"/>
                      <a:headEnd/>
                      <a:tailEnd/>
                    </a:ln>
                  </pic:spPr>
                </pic:pic>
              </a:graphicData>
            </a:graphic>
          </wp:inline>
        </w:drawing>
      </w:r>
    </w:p>
    <w:p w14:paraId="0B97629E" w14:textId="77777777" w:rsidR="004D14C7" w:rsidRDefault="004D14C7" w:rsidP="004D14C7">
      <w:pPr>
        <w:pStyle w:val="NormalWeb"/>
        <w:jc w:val="both"/>
        <w:rPr>
          <w:b/>
          <w:bCs/>
        </w:rPr>
      </w:pPr>
    </w:p>
    <w:p w14:paraId="49AEF016" w14:textId="77777777" w:rsidR="004D14C7" w:rsidRPr="001F4D17" w:rsidRDefault="004D14C7" w:rsidP="004D14C7">
      <w:pPr>
        <w:pStyle w:val="NormalWeb"/>
        <w:jc w:val="both"/>
        <w:rPr>
          <w:b/>
          <w:bCs/>
        </w:rPr>
      </w:pPr>
      <w:r w:rsidRPr="001F4D17">
        <w:rPr>
          <w:b/>
          <w:bCs/>
        </w:rPr>
        <w:t>II.2.</w:t>
      </w:r>
      <w:r w:rsidRPr="001F4D17">
        <w:rPr>
          <w:b/>
          <w:bCs/>
        </w:rPr>
        <w:tab/>
        <w:t>TIPOS DE EQUIPOS (CLASIFICACIÓN)</w:t>
      </w:r>
    </w:p>
    <w:p w14:paraId="573D47AB" w14:textId="77777777" w:rsidR="004D14C7" w:rsidRPr="001F4D17" w:rsidRDefault="004D14C7" w:rsidP="004D14C7">
      <w:pPr>
        <w:pStyle w:val="NormalWeb"/>
        <w:jc w:val="both"/>
        <w:rPr>
          <w:bCs/>
        </w:rPr>
      </w:pPr>
      <w:r>
        <w:rPr>
          <w:bCs/>
        </w:rPr>
        <w:t>II.2.1</w:t>
      </w:r>
      <w:r>
        <w:rPr>
          <w:bCs/>
        </w:rPr>
        <w:tab/>
      </w:r>
      <w:r>
        <w:rPr>
          <w:b/>
          <w:bCs/>
        </w:rPr>
        <w:t>Equipo D</w:t>
      </w:r>
      <w:r w:rsidRPr="001F4D17">
        <w:rPr>
          <w:b/>
          <w:bCs/>
        </w:rPr>
        <w:t>e Clase I:</w:t>
      </w:r>
      <w:r w:rsidRPr="001F4D17">
        <w:rPr>
          <w:bCs/>
        </w:rPr>
        <w:t xml:space="preserve"> equipo en que la protección contra las descargas eléctricas</w:t>
      </w:r>
      <w:r>
        <w:rPr>
          <w:bCs/>
        </w:rPr>
        <w:t xml:space="preserve"> </w:t>
      </w:r>
      <w:r w:rsidRPr="001F4D17">
        <w:rPr>
          <w:bCs/>
        </w:rPr>
        <w:t>no descansa</w:t>
      </w:r>
      <w:r>
        <w:rPr>
          <w:bCs/>
        </w:rPr>
        <w:t xml:space="preserve"> únicamente en el aislamiento bá</w:t>
      </w:r>
      <w:r w:rsidRPr="001F4D17">
        <w:rPr>
          <w:bCs/>
        </w:rPr>
        <w:t>sico, sino que incluye una medida de</w:t>
      </w:r>
      <w:r>
        <w:rPr>
          <w:bCs/>
        </w:rPr>
        <w:t xml:space="preserve"> </w:t>
      </w:r>
      <w:r w:rsidRPr="001F4D17">
        <w:rPr>
          <w:bCs/>
        </w:rPr>
        <w:t>seguridad adicional consistente en el conexionado del equipo al conductor de</w:t>
      </w:r>
      <w:r>
        <w:rPr>
          <w:bCs/>
        </w:rPr>
        <w:t xml:space="preserve"> protecció</w:t>
      </w:r>
      <w:r w:rsidRPr="001F4D17">
        <w:rPr>
          <w:bCs/>
        </w:rPr>
        <w:t>n a tierra, que forma parte del cableado fijo de la instalación, en forma que</w:t>
      </w:r>
      <w:r>
        <w:rPr>
          <w:bCs/>
        </w:rPr>
        <w:t xml:space="preserve"> las partes metá</w:t>
      </w:r>
      <w:r w:rsidRPr="001F4D17">
        <w:rPr>
          <w:bCs/>
        </w:rPr>
        <w:t>licas accesibles no se puedan hacer activas en caso de un fallo</w:t>
      </w:r>
      <w:r>
        <w:rPr>
          <w:bCs/>
        </w:rPr>
        <w:t xml:space="preserve"> de aislamiento básico.</w:t>
      </w:r>
    </w:p>
    <w:p w14:paraId="64F3567E" w14:textId="77777777" w:rsidR="004D14C7" w:rsidRDefault="004D14C7" w:rsidP="004D14C7">
      <w:pPr>
        <w:pStyle w:val="NormalWeb"/>
        <w:jc w:val="both"/>
        <w:rPr>
          <w:bCs/>
        </w:rPr>
      </w:pPr>
      <w:r>
        <w:rPr>
          <w:bCs/>
          <w:noProof/>
          <w:lang w:val="en-US" w:eastAsia="en-US"/>
        </w:rPr>
        <w:drawing>
          <wp:anchor distT="0" distB="0" distL="114300" distR="114300" simplePos="0" relativeHeight="251663360" behindDoc="0" locked="0" layoutInCell="1" allowOverlap="1" wp14:anchorId="0F25B958" wp14:editId="35441526">
            <wp:simplePos x="0" y="0"/>
            <wp:positionH relativeFrom="column">
              <wp:posOffset>1405890</wp:posOffset>
            </wp:positionH>
            <wp:positionV relativeFrom="paragraph">
              <wp:posOffset>16510</wp:posOffset>
            </wp:positionV>
            <wp:extent cx="3107690" cy="1743075"/>
            <wp:effectExtent l="19050" t="0" r="0" b="0"/>
            <wp:wrapSquare wrapText="bothSides"/>
            <wp:docPr id="21" name="Imagen 2" descr="Figura 2.1: Equipo de Cl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a 2.1: Equipo de Clase 1."/>
                    <pic:cNvPicPr>
                      <a:picLocks noChangeAspect="1" noChangeArrowheads="1"/>
                    </pic:cNvPicPr>
                  </pic:nvPicPr>
                  <pic:blipFill>
                    <a:blip r:embed="rId37" cstate="print"/>
                    <a:srcRect/>
                    <a:stretch>
                      <a:fillRect/>
                    </a:stretch>
                  </pic:blipFill>
                  <pic:spPr bwMode="auto">
                    <a:xfrm>
                      <a:off x="0" y="0"/>
                      <a:ext cx="3107690" cy="1743075"/>
                    </a:xfrm>
                    <a:prstGeom prst="rect">
                      <a:avLst/>
                    </a:prstGeom>
                    <a:noFill/>
                    <a:ln w="9525">
                      <a:noFill/>
                      <a:miter lim="800000"/>
                      <a:headEnd/>
                      <a:tailEnd/>
                    </a:ln>
                  </pic:spPr>
                </pic:pic>
              </a:graphicData>
            </a:graphic>
          </wp:anchor>
        </w:drawing>
      </w:r>
    </w:p>
    <w:p w14:paraId="664A04C6" w14:textId="77777777" w:rsidR="004D14C7" w:rsidRDefault="004D14C7" w:rsidP="004D14C7">
      <w:pPr>
        <w:pStyle w:val="NormalWeb"/>
        <w:jc w:val="both"/>
        <w:rPr>
          <w:bCs/>
        </w:rPr>
      </w:pPr>
    </w:p>
    <w:p w14:paraId="40A61A70" w14:textId="77777777" w:rsidR="004D14C7" w:rsidRDefault="004D14C7" w:rsidP="004D14C7">
      <w:pPr>
        <w:pStyle w:val="NormalWeb"/>
        <w:jc w:val="both"/>
        <w:rPr>
          <w:bCs/>
        </w:rPr>
      </w:pPr>
    </w:p>
    <w:p w14:paraId="3F5113DA" w14:textId="77777777" w:rsidR="004D14C7" w:rsidRDefault="004D14C7" w:rsidP="004D14C7">
      <w:pPr>
        <w:pStyle w:val="NormalWeb"/>
        <w:jc w:val="both"/>
        <w:rPr>
          <w:bCs/>
        </w:rPr>
      </w:pPr>
    </w:p>
    <w:p w14:paraId="247371E1" w14:textId="77777777" w:rsidR="004D14C7" w:rsidRDefault="004D14C7" w:rsidP="004D14C7">
      <w:pPr>
        <w:pStyle w:val="NormalWeb"/>
        <w:jc w:val="both"/>
        <w:rPr>
          <w:bCs/>
        </w:rPr>
      </w:pPr>
    </w:p>
    <w:p w14:paraId="7BE49CDA" w14:textId="77777777" w:rsidR="004D14C7" w:rsidRDefault="004D14C7" w:rsidP="004D14C7">
      <w:pPr>
        <w:pStyle w:val="NormalWeb"/>
        <w:jc w:val="both"/>
        <w:rPr>
          <w:bCs/>
        </w:rPr>
      </w:pPr>
    </w:p>
    <w:p w14:paraId="6D9F8F15" w14:textId="77777777" w:rsidR="00E77D1A" w:rsidRDefault="00E77D1A" w:rsidP="004D14C7">
      <w:pPr>
        <w:pStyle w:val="NormalWeb"/>
        <w:jc w:val="both"/>
        <w:rPr>
          <w:bCs/>
        </w:rPr>
      </w:pPr>
    </w:p>
    <w:p w14:paraId="1D4115E9" w14:textId="77777777" w:rsidR="00E77D1A" w:rsidRDefault="00E77D1A" w:rsidP="004D14C7">
      <w:pPr>
        <w:pStyle w:val="NormalWeb"/>
        <w:jc w:val="both"/>
        <w:rPr>
          <w:bCs/>
        </w:rPr>
      </w:pPr>
    </w:p>
    <w:p w14:paraId="64F25A18" w14:textId="77777777" w:rsidR="00E77D1A" w:rsidRDefault="00E77D1A" w:rsidP="004D14C7">
      <w:pPr>
        <w:pStyle w:val="NormalWeb"/>
        <w:jc w:val="both"/>
        <w:rPr>
          <w:bCs/>
        </w:rPr>
      </w:pPr>
    </w:p>
    <w:p w14:paraId="40772B60" w14:textId="77777777" w:rsidR="00E77D1A" w:rsidRDefault="00E77D1A" w:rsidP="004D14C7">
      <w:pPr>
        <w:pStyle w:val="NormalWeb"/>
        <w:jc w:val="both"/>
        <w:rPr>
          <w:bCs/>
        </w:rPr>
      </w:pPr>
    </w:p>
    <w:p w14:paraId="36C7E7DA" w14:textId="77777777" w:rsidR="00E77D1A" w:rsidRDefault="00E77D1A" w:rsidP="004D14C7">
      <w:pPr>
        <w:pStyle w:val="NormalWeb"/>
        <w:jc w:val="both"/>
        <w:rPr>
          <w:bCs/>
        </w:rPr>
      </w:pPr>
    </w:p>
    <w:p w14:paraId="0C62486A" w14:textId="77777777" w:rsidR="004D14C7" w:rsidRDefault="004D14C7" w:rsidP="004D14C7">
      <w:pPr>
        <w:pStyle w:val="NormalWeb"/>
        <w:jc w:val="both"/>
        <w:rPr>
          <w:bCs/>
        </w:rPr>
      </w:pPr>
      <w:r>
        <w:rPr>
          <w:bCs/>
          <w:noProof/>
          <w:lang w:val="en-US" w:eastAsia="en-US"/>
        </w:rPr>
        <w:drawing>
          <wp:anchor distT="0" distB="0" distL="114300" distR="114300" simplePos="0" relativeHeight="251664384" behindDoc="0" locked="0" layoutInCell="1" allowOverlap="1" wp14:anchorId="0FEC24C8" wp14:editId="714BB531">
            <wp:simplePos x="0" y="0"/>
            <wp:positionH relativeFrom="column">
              <wp:posOffset>1405890</wp:posOffset>
            </wp:positionH>
            <wp:positionV relativeFrom="paragraph">
              <wp:posOffset>880745</wp:posOffset>
            </wp:positionV>
            <wp:extent cx="3222625" cy="1809750"/>
            <wp:effectExtent l="19050" t="0" r="0" b="0"/>
            <wp:wrapSquare wrapText="bothSides"/>
            <wp:docPr id="23" name="Imagen 5" descr="Figura 2.3: Equipo Cl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a 2.3: Equipo Clase 2."/>
                    <pic:cNvPicPr>
                      <a:picLocks noChangeAspect="1" noChangeArrowheads="1"/>
                    </pic:cNvPicPr>
                  </pic:nvPicPr>
                  <pic:blipFill>
                    <a:blip r:embed="rId38" cstate="print"/>
                    <a:srcRect/>
                    <a:stretch>
                      <a:fillRect/>
                    </a:stretch>
                  </pic:blipFill>
                  <pic:spPr bwMode="auto">
                    <a:xfrm>
                      <a:off x="0" y="0"/>
                      <a:ext cx="3222625" cy="1809750"/>
                    </a:xfrm>
                    <a:prstGeom prst="rect">
                      <a:avLst/>
                    </a:prstGeom>
                    <a:noFill/>
                    <a:ln w="9525">
                      <a:noFill/>
                      <a:miter lim="800000"/>
                      <a:headEnd/>
                      <a:tailEnd/>
                    </a:ln>
                  </pic:spPr>
                </pic:pic>
              </a:graphicData>
            </a:graphic>
          </wp:anchor>
        </w:drawing>
      </w:r>
      <w:r>
        <w:rPr>
          <w:bCs/>
        </w:rPr>
        <w:t>II.2.2</w:t>
      </w:r>
      <w:r>
        <w:rPr>
          <w:bCs/>
        </w:rPr>
        <w:tab/>
      </w:r>
      <w:r>
        <w:rPr>
          <w:b/>
          <w:bCs/>
        </w:rPr>
        <w:t>Equipo De Clase II</w:t>
      </w:r>
      <w:r w:rsidRPr="001F4D17">
        <w:rPr>
          <w:b/>
          <w:bCs/>
        </w:rPr>
        <w:t>:</w:t>
      </w:r>
      <w:r w:rsidRPr="001F4D17">
        <w:rPr>
          <w:bCs/>
        </w:rPr>
        <w:t xml:space="preserve"> equipo en que la protección contra las descargas eléctricas</w:t>
      </w:r>
      <w:r>
        <w:rPr>
          <w:bCs/>
        </w:rPr>
        <w:t xml:space="preserve"> </w:t>
      </w:r>
      <w:r w:rsidRPr="001F4D17">
        <w:rPr>
          <w:bCs/>
        </w:rPr>
        <w:t>no descansa</w:t>
      </w:r>
      <w:r>
        <w:rPr>
          <w:bCs/>
        </w:rPr>
        <w:t xml:space="preserve"> únicamente en el aislamiento bá</w:t>
      </w:r>
      <w:r w:rsidRPr="001F4D17">
        <w:rPr>
          <w:bCs/>
        </w:rPr>
        <w:t>sico, sino que incluye medidas de</w:t>
      </w:r>
      <w:r>
        <w:rPr>
          <w:bCs/>
        </w:rPr>
        <w:t xml:space="preserve"> </w:t>
      </w:r>
      <w:r w:rsidRPr="001F4D17">
        <w:rPr>
          <w:bCs/>
        </w:rPr>
        <w:t xml:space="preserve">seguridad adicionales tales como, </w:t>
      </w:r>
      <w:r>
        <w:rPr>
          <w:bCs/>
        </w:rPr>
        <w:t xml:space="preserve">aislamiento doble o aislamiento </w:t>
      </w:r>
      <w:r w:rsidRPr="001F4D17">
        <w:rPr>
          <w:bCs/>
        </w:rPr>
        <w:t>reforzado,</w:t>
      </w:r>
      <w:r>
        <w:rPr>
          <w:bCs/>
        </w:rPr>
        <w:t xml:space="preserve"> </w:t>
      </w:r>
      <w:r w:rsidRPr="001F4D17">
        <w:rPr>
          <w:bCs/>
        </w:rPr>
        <w:t>no existiendo provisión de puesta a tierra y confiando en las condiciones de instalación</w:t>
      </w:r>
      <w:r>
        <w:rPr>
          <w:bCs/>
        </w:rPr>
        <w:t>.</w:t>
      </w:r>
    </w:p>
    <w:p w14:paraId="3180CFAB" w14:textId="77777777" w:rsidR="004D14C7" w:rsidRPr="001F4D17" w:rsidRDefault="004D14C7" w:rsidP="004D14C7">
      <w:pPr>
        <w:pStyle w:val="NormalWeb"/>
        <w:jc w:val="both"/>
        <w:rPr>
          <w:bCs/>
        </w:rPr>
      </w:pPr>
    </w:p>
    <w:p w14:paraId="35AB9FB3" w14:textId="77777777" w:rsidR="004D14C7" w:rsidRDefault="004D14C7" w:rsidP="004D14C7">
      <w:pPr>
        <w:pStyle w:val="NormalWeb"/>
        <w:jc w:val="both"/>
        <w:rPr>
          <w:bCs/>
        </w:rPr>
      </w:pPr>
    </w:p>
    <w:p w14:paraId="141A61EF" w14:textId="77777777" w:rsidR="004D14C7" w:rsidRDefault="004D14C7" w:rsidP="004D14C7">
      <w:pPr>
        <w:pStyle w:val="NormalWeb"/>
        <w:jc w:val="both"/>
        <w:rPr>
          <w:bCs/>
        </w:rPr>
      </w:pPr>
    </w:p>
    <w:p w14:paraId="532BC160" w14:textId="77777777" w:rsidR="004D14C7" w:rsidRDefault="004D14C7" w:rsidP="004D14C7">
      <w:pPr>
        <w:pStyle w:val="NormalWeb"/>
        <w:jc w:val="both"/>
        <w:rPr>
          <w:bCs/>
        </w:rPr>
      </w:pPr>
    </w:p>
    <w:p w14:paraId="50A65884" w14:textId="77777777" w:rsidR="004D14C7" w:rsidRDefault="004D14C7" w:rsidP="004D14C7">
      <w:pPr>
        <w:pStyle w:val="NormalWeb"/>
        <w:jc w:val="both"/>
        <w:rPr>
          <w:bCs/>
        </w:rPr>
      </w:pPr>
    </w:p>
    <w:p w14:paraId="189E9539" w14:textId="77777777" w:rsidR="004D14C7" w:rsidRDefault="004D14C7" w:rsidP="004D14C7">
      <w:pPr>
        <w:pStyle w:val="NormalWeb"/>
        <w:jc w:val="both"/>
        <w:rPr>
          <w:bCs/>
        </w:rPr>
      </w:pPr>
    </w:p>
    <w:p w14:paraId="16CF7A4F" w14:textId="77777777" w:rsidR="004D14C7" w:rsidRDefault="004D14C7" w:rsidP="004D14C7">
      <w:pPr>
        <w:pStyle w:val="NormalWeb"/>
        <w:jc w:val="both"/>
        <w:rPr>
          <w:bCs/>
        </w:rPr>
      </w:pPr>
      <w:r>
        <w:rPr>
          <w:bCs/>
        </w:rPr>
        <w:t>II.2.3.</w:t>
      </w:r>
      <w:r w:rsidRPr="001F4D17">
        <w:rPr>
          <w:bCs/>
        </w:rPr>
        <w:t xml:space="preserve"> </w:t>
      </w:r>
      <w:r>
        <w:rPr>
          <w:b/>
          <w:bCs/>
        </w:rPr>
        <w:t>Aplicació</w:t>
      </w:r>
      <w:r w:rsidRPr="001F4D17">
        <w:rPr>
          <w:b/>
          <w:bCs/>
        </w:rPr>
        <w:t>n Cardiaca Directa:</w:t>
      </w:r>
      <w:r w:rsidRPr="001F4D17">
        <w:rPr>
          <w:bCs/>
        </w:rPr>
        <w:t xml:space="preserve"> utilización de parte aplicable que puede</w:t>
      </w:r>
      <w:r>
        <w:rPr>
          <w:bCs/>
        </w:rPr>
        <w:t xml:space="preserve"> llegar a estar en conexió</w:t>
      </w:r>
      <w:r w:rsidRPr="001F4D17">
        <w:rPr>
          <w:bCs/>
        </w:rPr>
        <w:t>n conductora directa con el corazón del paciente</w:t>
      </w:r>
      <w:r>
        <w:rPr>
          <w:bCs/>
        </w:rPr>
        <w:t>.</w:t>
      </w:r>
    </w:p>
    <w:p w14:paraId="3093F0EE" w14:textId="77777777" w:rsidR="004D14C7" w:rsidRDefault="004D14C7" w:rsidP="004D14C7">
      <w:pPr>
        <w:pStyle w:val="NormalWeb"/>
        <w:jc w:val="both"/>
        <w:rPr>
          <w:bCs/>
        </w:rPr>
      </w:pPr>
      <w:r>
        <w:rPr>
          <w:bCs/>
        </w:rPr>
        <w:t>II.2.4.</w:t>
      </w:r>
      <w:r>
        <w:rPr>
          <w:bCs/>
        </w:rPr>
        <w:tab/>
      </w:r>
      <w:r>
        <w:rPr>
          <w:b/>
          <w:bCs/>
        </w:rPr>
        <w:t>Equipo Electromé</w:t>
      </w:r>
      <w:r w:rsidRPr="005D7BCF">
        <w:rPr>
          <w:b/>
          <w:bCs/>
        </w:rPr>
        <w:t>dico</w:t>
      </w:r>
      <w:r>
        <w:rPr>
          <w:bCs/>
        </w:rPr>
        <w:t xml:space="preserve"> (</w:t>
      </w:r>
      <w:r w:rsidRPr="001F4D17">
        <w:rPr>
          <w:bCs/>
        </w:rPr>
        <w:t>Equipo): equipo eléctrico,</w:t>
      </w:r>
      <w:r>
        <w:rPr>
          <w:bCs/>
        </w:rPr>
        <w:t xml:space="preserve"> </w:t>
      </w:r>
      <w:r w:rsidRPr="001F4D17">
        <w:rPr>
          <w:bCs/>
        </w:rPr>
        <w:t>provisto de una sola co</w:t>
      </w:r>
      <w:r>
        <w:rPr>
          <w:bCs/>
        </w:rPr>
        <w:t>nexión con la red de alimentació</w:t>
      </w:r>
      <w:r w:rsidRPr="001F4D17">
        <w:rPr>
          <w:bCs/>
        </w:rPr>
        <w:t>n y destinado a diagnosticar,</w:t>
      </w:r>
      <w:r>
        <w:rPr>
          <w:bCs/>
        </w:rPr>
        <w:t xml:space="preserve"> </w:t>
      </w:r>
      <w:r w:rsidRPr="001F4D17">
        <w:rPr>
          <w:bCs/>
        </w:rPr>
        <w:t>tratar o vigilar al paciente bajo supervisión médica y que tiene contacto físico o eléctrico</w:t>
      </w:r>
      <w:r>
        <w:rPr>
          <w:bCs/>
        </w:rPr>
        <w:t xml:space="preserve"> </w:t>
      </w:r>
      <w:r w:rsidRPr="001F4D17">
        <w:rPr>
          <w:bCs/>
        </w:rPr>
        <w:t>con el paciente y transfiere o recibe energía al o del mismo, o detecta dicha energía</w:t>
      </w:r>
      <w:r>
        <w:rPr>
          <w:bCs/>
        </w:rPr>
        <w:t xml:space="preserve"> </w:t>
      </w:r>
      <w:r w:rsidRPr="001F4D17">
        <w:rPr>
          <w:bCs/>
        </w:rPr>
        <w:t>transferida o recibida al o del paciente</w:t>
      </w:r>
      <w:r>
        <w:rPr>
          <w:bCs/>
        </w:rPr>
        <w:t xml:space="preserve"> </w:t>
      </w:r>
      <w:r w:rsidRPr="001F4D17">
        <w:rPr>
          <w:bCs/>
        </w:rPr>
        <w:t>el equipo incluye aquellos accesorios que se definen por el fabricante como</w:t>
      </w:r>
      <w:r>
        <w:rPr>
          <w:bCs/>
        </w:rPr>
        <w:t xml:space="preserve"> </w:t>
      </w:r>
      <w:r w:rsidRPr="001F4D17">
        <w:rPr>
          <w:bCs/>
        </w:rPr>
        <w:t>necesa</w:t>
      </w:r>
      <w:r>
        <w:rPr>
          <w:bCs/>
        </w:rPr>
        <w:t>rios para permitir la utilizació</w:t>
      </w:r>
      <w:r w:rsidRPr="001F4D17">
        <w:rPr>
          <w:bCs/>
        </w:rPr>
        <w:t>n normal del equipo.</w:t>
      </w:r>
    </w:p>
    <w:p w14:paraId="368EB832" w14:textId="77777777" w:rsidR="004D14C7" w:rsidRPr="005D7BCF" w:rsidRDefault="004D14C7" w:rsidP="004D14C7">
      <w:pPr>
        <w:pStyle w:val="NormalWeb"/>
        <w:jc w:val="both"/>
        <w:rPr>
          <w:b/>
          <w:bCs/>
        </w:rPr>
      </w:pPr>
      <w:r>
        <w:rPr>
          <w:b/>
          <w:bCs/>
        </w:rPr>
        <w:t>II.3</w:t>
      </w:r>
      <w:r w:rsidRPr="005D7BCF">
        <w:rPr>
          <w:b/>
          <w:bCs/>
        </w:rPr>
        <w:t xml:space="preserve"> AISLAMIENTO</w:t>
      </w:r>
    </w:p>
    <w:p w14:paraId="1C3D38EC" w14:textId="77777777" w:rsidR="004D14C7" w:rsidRPr="005D7BCF" w:rsidRDefault="004D14C7" w:rsidP="004D14C7">
      <w:pPr>
        <w:pStyle w:val="NormalWeb"/>
        <w:jc w:val="both"/>
        <w:rPr>
          <w:bCs/>
        </w:rPr>
      </w:pPr>
      <w:r>
        <w:rPr>
          <w:bCs/>
        </w:rPr>
        <w:t>II.3.1.</w:t>
      </w:r>
      <w:r>
        <w:rPr>
          <w:bCs/>
        </w:rPr>
        <w:tab/>
      </w:r>
      <w:r>
        <w:rPr>
          <w:b/>
          <w:bCs/>
        </w:rPr>
        <w:t>Aislamiento Bá</w:t>
      </w:r>
      <w:r w:rsidRPr="005D7BCF">
        <w:rPr>
          <w:b/>
          <w:bCs/>
        </w:rPr>
        <w:t xml:space="preserve">sico: </w:t>
      </w:r>
      <w:r w:rsidRPr="005D7BCF">
        <w:rPr>
          <w:bCs/>
        </w:rPr>
        <w:t>aislamiento aplicado a las partes activas para</w:t>
      </w:r>
      <w:r>
        <w:rPr>
          <w:bCs/>
        </w:rPr>
        <w:t xml:space="preserve"> </w:t>
      </w:r>
      <w:r w:rsidRPr="005D7BCF">
        <w:rPr>
          <w:bCs/>
        </w:rPr>
        <w:t>proporcionar una protección básica contra descargas eléctricas</w:t>
      </w:r>
      <w:r>
        <w:rPr>
          <w:bCs/>
        </w:rPr>
        <w:t>.</w:t>
      </w:r>
    </w:p>
    <w:p w14:paraId="73BD78A4" w14:textId="77777777" w:rsidR="004D14C7" w:rsidRPr="005D7BCF" w:rsidRDefault="004D14C7" w:rsidP="004D14C7">
      <w:pPr>
        <w:pStyle w:val="NormalWeb"/>
        <w:jc w:val="both"/>
        <w:rPr>
          <w:bCs/>
        </w:rPr>
      </w:pPr>
      <w:r>
        <w:rPr>
          <w:bCs/>
        </w:rPr>
        <w:t>II.2.6.</w:t>
      </w:r>
      <w:r>
        <w:rPr>
          <w:bCs/>
        </w:rPr>
        <w:tab/>
      </w:r>
      <w:r>
        <w:rPr>
          <w:b/>
          <w:bCs/>
        </w:rPr>
        <w:t>Lí</w:t>
      </w:r>
      <w:r w:rsidRPr="005D7BCF">
        <w:rPr>
          <w:b/>
          <w:bCs/>
        </w:rPr>
        <w:t xml:space="preserve">nea De Fuga: </w:t>
      </w:r>
      <w:r w:rsidRPr="005D7BCF">
        <w:rPr>
          <w:bCs/>
        </w:rPr>
        <w:t>el trayecto más corto a lo largo de la superficie del material</w:t>
      </w:r>
      <w:r>
        <w:rPr>
          <w:bCs/>
        </w:rPr>
        <w:t xml:space="preserve"> </w:t>
      </w:r>
      <w:r w:rsidRPr="005D7BCF">
        <w:rPr>
          <w:bCs/>
        </w:rPr>
        <w:t>aislante entre dos partes conductoras</w:t>
      </w:r>
      <w:r>
        <w:rPr>
          <w:bCs/>
        </w:rPr>
        <w:t>.</w:t>
      </w:r>
    </w:p>
    <w:p w14:paraId="46CA33A6" w14:textId="77777777" w:rsidR="004D14C7" w:rsidRDefault="004D14C7" w:rsidP="004D14C7">
      <w:pPr>
        <w:pStyle w:val="NormalWeb"/>
        <w:jc w:val="both"/>
        <w:rPr>
          <w:bCs/>
        </w:rPr>
      </w:pPr>
      <w:r>
        <w:rPr>
          <w:bCs/>
        </w:rPr>
        <w:t>II.2.7.</w:t>
      </w:r>
      <w:r>
        <w:rPr>
          <w:bCs/>
        </w:rPr>
        <w:tab/>
      </w:r>
      <w:r w:rsidRPr="005D7BCF">
        <w:rPr>
          <w:b/>
          <w:bCs/>
        </w:rPr>
        <w:t xml:space="preserve">Aislamiento Doble: </w:t>
      </w:r>
      <w:r w:rsidRPr="005D7BCF">
        <w:rPr>
          <w:bCs/>
        </w:rPr>
        <w:t>aislamien</w:t>
      </w:r>
      <w:r>
        <w:rPr>
          <w:bCs/>
        </w:rPr>
        <w:t>to que incluye el aislamiento bá</w:t>
      </w:r>
      <w:r w:rsidRPr="005D7BCF">
        <w:rPr>
          <w:bCs/>
        </w:rPr>
        <w:t>sico y el</w:t>
      </w:r>
      <w:r>
        <w:rPr>
          <w:bCs/>
        </w:rPr>
        <w:t xml:space="preserve"> </w:t>
      </w:r>
      <w:r w:rsidRPr="005D7BCF">
        <w:rPr>
          <w:bCs/>
        </w:rPr>
        <w:t>aislamiento suplementario</w:t>
      </w:r>
      <w:r>
        <w:rPr>
          <w:bCs/>
        </w:rPr>
        <w:t>.</w:t>
      </w:r>
    </w:p>
    <w:p w14:paraId="562C3BBF" w14:textId="77777777" w:rsidR="004D14C7" w:rsidRPr="005D7BCF" w:rsidRDefault="004D14C7" w:rsidP="004D14C7">
      <w:pPr>
        <w:pStyle w:val="NormalWeb"/>
        <w:jc w:val="both"/>
        <w:rPr>
          <w:b/>
          <w:bCs/>
        </w:rPr>
      </w:pPr>
      <w:r>
        <w:rPr>
          <w:b/>
          <w:bCs/>
        </w:rPr>
        <w:t>II.4</w:t>
      </w:r>
      <w:r>
        <w:rPr>
          <w:b/>
          <w:bCs/>
        </w:rPr>
        <w:tab/>
      </w:r>
      <w:r w:rsidRPr="005D7BCF">
        <w:rPr>
          <w:b/>
          <w:bCs/>
        </w:rPr>
        <w:t>TENSIONES</w:t>
      </w:r>
    </w:p>
    <w:p w14:paraId="79FD036C" w14:textId="77777777" w:rsidR="004D14C7" w:rsidRPr="005D7BCF" w:rsidRDefault="004D14C7" w:rsidP="004D14C7">
      <w:pPr>
        <w:pStyle w:val="NormalWeb"/>
        <w:jc w:val="both"/>
        <w:rPr>
          <w:bCs/>
        </w:rPr>
      </w:pPr>
      <w:r>
        <w:rPr>
          <w:bCs/>
        </w:rPr>
        <w:t>II.4.1</w:t>
      </w:r>
      <w:r>
        <w:rPr>
          <w:b/>
          <w:bCs/>
        </w:rPr>
        <w:tab/>
        <w:t>Alta Tensió</w:t>
      </w:r>
      <w:r w:rsidRPr="005D7BCF">
        <w:rPr>
          <w:b/>
          <w:bCs/>
        </w:rPr>
        <w:t xml:space="preserve">n: </w:t>
      </w:r>
      <w:r>
        <w:rPr>
          <w:bCs/>
        </w:rPr>
        <w:t>cualquier tensión mayor que 1.000</w:t>
      </w:r>
      <w:r w:rsidRPr="005D7BCF">
        <w:rPr>
          <w:bCs/>
        </w:rPr>
        <w:t>V, en corriente alterna,</w:t>
      </w:r>
      <w:r>
        <w:rPr>
          <w:bCs/>
        </w:rPr>
        <w:t xml:space="preserve"> que 1.500V en corriente continua o 1.</w:t>
      </w:r>
      <w:r w:rsidRPr="005D7BCF">
        <w:rPr>
          <w:bCs/>
        </w:rPr>
        <w:t>500 V en valor peak</w:t>
      </w:r>
      <w:r>
        <w:rPr>
          <w:bCs/>
        </w:rPr>
        <w:t>.</w:t>
      </w:r>
    </w:p>
    <w:p w14:paraId="7A793BCB" w14:textId="77777777" w:rsidR="004D14C7" w:rsidRPr="005D7BCF" w:rsidRDefault="004D14C7" w:rsidP="004D14C7">
      <w:pPr>
        <w:pStyle w:val="NormalWeb"/>
        <w:jc w:val="both"/>
        <w:rPr>
          <w:bCs/>
        </w:rPr>
      </w:pPr>
      <w:r>
        <w:rPr>
          <w:bCs/>
        </w:rPr>
        <w:lastRenderedPageBreak/>
        <w:t>II.4.2</w:t>
      </w:r>
      <w:r>
        <w:rPr>
          <w:bCs/>
        </w:rPr>
        <w:tab/>
      </w:r>
      <w:r>
        <w:rPr>
          <w:b/>
          <w:bCs/>
        </w:rPr>
        <w:t>Tensió</w:t>
      </w:r>
      <w:r w:rsidRPr="005D7BCF">
        <w:rPr>
          <w:b/>
          <w:bCs/>
        </w:rPr>
        <w:t xml:space="preserve">n De Red: </w:t>
      </w:r>
      <w:r w:rsidRPr="005D7BCF">
        <w:rPr>
          <w:bCs/>
        </w:rPr>
        <w:t>tensión entre dos conductores de fase en un sistema polifásico</w:t>
      </w:r>
      <w:r>
        <w:rPr>
          <w:bCs/>
        </w:rPr>
        <w:t xml:space="preserve"> de una red de alimentació</w:t>
      </w:r>
      <w:r w:rsidRPr="005D7BCF">
        <w:rPr>
          <w:bCs/>
        </w:rPr>
        <w:t>n eléctrica, o entre el conductor de fase y el conductor</w:t>
      </w:r>
      <w:r>
        <w:rPr>
          <w:bCs/>
        </w:rPr>
        <w:t xml:space="preserve"> </w:t>
      </w:r>
      <w:r w:rsidRPr="005D7BCF">
        <w:rPr>
          <w:bCs/>
        </w:rPr>
        <w:t>neutro en un sistema mono</w:t>
      </w:r>
      <w:r>
        <w:rPr>
          <w:bCs/>
        </w:rPr>
        <w:t>fásico de una red de alimentació</w:t>
      </w:r>
      <w:r w:rsidRPr="005D7BCF">
        <w:rPr>
          <w:bCs/>
        </w:rPr>
        <w:t>n</w:t>
      </w:r>
      <w:r>
        <w:rPr>
          <w:bCs/>
        </w:rPr>
        <w:t>.</w:t>
      </w:r>
    </w:p>
    <w:p w14:paraId="17F7DACD" w14:textId="77777777" w:rsidR="004D14C7" w:rsidRPr="005D7BCF" w:rsidRDefault="004D14C7" w:rsidP="004D14C7">
      <w:pPr>
        <w:pStyle w:val="NormalWeb"/>
        <w:jc w:val="both"/>
        <w:rPr>
          <w:bCs/>
        </w:rPr>
      </w:pPr>
      <w:r>
        <w:rPr>
          <w:bCs/>
        </w:rPr>
        <w:t>II.4.3</w:t>
      </w:r>
      <w:r>
        <w:rPr>
          <w:bCs/>
        </w:rPr>
        <w:tab/>
      </w:r>
      <w:r>
        <w:rPr>
          <w:b/>
          <w:bCs/>
        </w:rPr>
        <w:t>Muy Baja Tensión De Seguridad Para Usos Mé</w:t>
      </w:r>
      <w:r w:rsidRPr="005D7BCF">
        <w:rPr>
          <w:b/>
          <w:bCs/>
        </w:rPr>
        <w:t>dicos (M</w:t>
      </w:r>
      <w:r>
        <w:rPr>
          <w:b/>
          <w:bCs/>
        </w:rPr>
        <w:t>BTSM</w:t>
      </w:r>
      <w:r w:rsidRPr="005D7BCF">
        <w:rPr>
          <w:b/>
          <w:bCs/>
        </w:rPr>
        <w:t xml:space="preserve">): </w:t>
      </w:r>
      <w:r w:rsidRPr="005D7BCF">
        <w:rPr>
          <w:bCs/>
        </w:rPr>
        <w:t>tensión</w:t>
      </w:r>
      <w:r>
        <w:rPr>
          <w:bCs/>
        </w:rPr>
        <w:t xml:space="preserve"> </w:t>
      </w:r>
      <w:r w:rsidRPr="005D7BCF">
        <w:rPr>
          <w:bCs/>
        </w:rPr>
        <w:t>cuyo v</w:t>
      </w:r>
      <w:r>
        <w:rPr>
          <w:bCs/>
        </w:rPr>
        <w:t>alor nominal no es mayor que 24V en corriente alterna o que 60V</w:t>
      </w:r>
      <w:r w:rsidRPr="005D7BCF">
        <w:rPr>
          <w:bCs/>
        </w:rPr>
        <w:t xml:space="preserve"> en</w:t>
      </w:r>
      <w:r>
        <w:rPr>
          <w:bCs/>
        </w:rPr>
        <w:t xml:space="preserve"> </w:t>
      </w:r>
      <w:r w:rsidRPr="005D7BCF">
        <w:rPr>
          <w:bCs/>
        </w:rPr>
        <w:t>corriente continua, al valor asignado de tensión de suministro al transformador o</w:t>
      </w:r>
      <w:r>
        <w:rPr>
          <w:bCs/>
        </w:rPr>
        <w:t xml:space="preserve"> </w:t>
      </w:r>
      <w:r w:rsidRPr="005D7BCF">
        <w:rPr>
          <w:bCs/>
        </w:rPr>
        <w:t>convertidor, entre los conductores de un circuito no puesto a tierra y que está aislado de</w:t>
      </w:r>
      <w:r>
        <w:rPr>
          <w:bCs/>
        </w:rPr>
        <w:t xml:space="preserve"> la red de alimentació</w:t>
      </w:r>
      <w:r w:rsidRPr="005D7BCF">
        <w:rPr>
          <w:bCs/>
        </w:rPr>
        <w:t xml:space="preserve">n mediante un </w:t>
      </w:r>
      <w:r>
        <w:rPr>
          <w:bCs/>
        </w:rPr>
        <w:t>transformador de muy baja tensió</w:t>
      </w:r>
      <w:r w:rsidRPr="005D7BCF">
        <w:rPr>
          <w:bCs/>
        </w:rPr>
        <w:t>n de</w:t>
      </w:r>
      <w:r>
        <w:rPr>
          <w:bCs/>
        </w:rPr>
        <w:t xml:space="preserve"> seguridad para usos mé</w:t>
      </w:r>
      <w:r w:rsidRPr="005D7BCF">
        <w:rPr>
          <w:bCs/>
        </w:rPr>
        <w:t>dicos o por un convertidor con devanados separados</w:t>
      </w:r>
      <w:r>
        <w:rPr>
          <w:bCs/>
        </w:rPr>
        <w:t>.</w:t>
      </w:r>
    </w:p>
    <w:p w14:paraId="1A91AE49" w14:textId="77777777" w:rsidR="004D14C7" w:rsidRPr="005D7BCF" w:rsidRDefault="004D14C7" w:rsidP="004D14C7">
      <w:pPr>
        <w:pStyle w:val="NormalWeb"/>
        <w:jc w:val="both"/>
        <w:rPr>
          <w:b/>
          <w:bCs/>
        </w:rPr>
      </w:pPr>
      <w:r>
        <w:rPr>
          <w:b/>
          <w:bCs/>
        </w:rPr>
        <w:t>II.5</w:t>
      </w:r>
      <w:r w:rsidRPr="005D7BCF">
        <w:rPr>
          <w:b/>
          <w:bCs/>
        </w:rPr>
        <w:t xml:space="preserve"> CORRIENTES</w:t>
      </w:r>
    </w:p>
    <w:p w14:paraId="61D7E8C1" w14:textId="77777777" w:rsidR="004D14C7" w:rsidRPr="005D7BCF" w:rsidRDefault="004D14C7" w:rsidP="004D14C7">
      <w:pPr>
        <w:pStyle w:val="NormalWeb"/>
        <w:jc w:val="both"/>
        <w:rPr>
          <w:bCs/>
        </w:rPr>
      </w:pPr>
      <w:r>
        <w:rPr>
          <w:bCs/>
        </w:rPr>
        <w:t>II.5.1</w:t>
      </w:r>
      <w:r>
        <w:rPr>
          <w:bCs/>
        </w:rPr>
        <w:tab/>
      </w:r>
      <w:r w:rsidRPr="005D7BCF">
        <w:rPr>
          <w:b/>
          <w:bCs/>
        </w:rPr>
        <w:t>Corriente De Fuga</w:t>
      </w:r>
      <w:r w:rsidRPr="00357526">
        <w:rPr>
          <w:bCs/>
        </w:rPr>
        <w:t>:</w:t>
      </w:r>
      <w:r w:rsidRPr="005D7BCF">
        <w:rPr>
          <w:b/>
          <w:bCs/>
        </w:rPr>
        <w:t xml:space="preserve"> </w:t>
      </w:r>
      <w:r>
        <w:rPr>
          <w:bCs/>
        </w:rPr>
        <w:t>corriente que no es funcional. S</w:t>
      </w:r>
      <w:r w:rsidRPr="005D7BCF">
        <w:rPr>
          <w:bCs/>
        </w:rPr>
        <w:t>e definen las corrientes de</w:t>
      </w:r>
      <w:r>
        <w:rPr>
          <w:bCs/>
        </w:rPr>
        <w:t xml:space="preserve"> </w:t>
      </w:r>
      <w:r w:rsidRPr="005D7BCF">
        <w:rPr>
          <w:bCs/>
        </w:rPr>
        <w:t>fuga siguientes: corriente de fuga a tierra, corriente de fuga de la</w:t>
      </w:r>
      <w:r>
        <w:rPr>
          <w:bCs/>
        </w:rPr>
        <w:t xml:space="preserve"> </w:t>
      </w:r>
      <w:r w:rsidRPr="005D7BCF">
        <w:rPr>
          <w:bCs/>
        </w:rPr>
        <w:t>envolvente y corriente de fuga de paciente</w:t>
      </w:r>
      <w:r>
        <w:rPr>
          <w:bCs/>
        </w:rPr>
        <w:t>.</w:t>
      </w:r>
    </w:p>
    <w:p w14:paraId="330923D5" w14:textId="77777777" w:rsidR="004D14C7" w:rsidRPr="005D7BCF" w:rsidRDefault="004D14C7" w:rsidP="004D14C7">
      <w:pPr>
        <w:pStyle w:val="NormalWeb"/>
        <w:jc w:val="both"/>
        <w:rPr>
          <w:bCs/>
        </w:rPr>
      </w:pPr>
      <w:r>
        <w:rPr>
          <w:bCs/>
        </w:rPr>
        <w:t>II.5.2</w:t>
      </w:r>
      <w:r>
        <w:rPr>
          <w:bCs/>
        </w:rPr>
        <w:tab/>
      </w:r>
      <w:r w:rsidRPr="005D7BCF">
        <w:rPr>
          <w:b/>
          <w:bCs/>
        </w:rPr>
        <w:t>Corriente De Fuga A Tierra</w:t>
      </w:r>
      <w:r w:rsidRPr="00357526">
        <w:rPr>
          <w:bCs/>
        </w:rPr>
        <w:t>:</w:t>
      </w:r>
      <w:r w:rsidRPr="005D7BCF">
        <w:rPr>
          <w:b/>
          <w:bCs/>
        </w:rPr>
        <w:t xml:space="preserve"> </w:t>
      </w:r>
      <w:r w:rsidRPr="005D7BCF">
        <w:rPr>
          <w:bCs/>
        </w:rPr>
        <w:t>corrient</w:t>
      </w:r>
      <w:r>
        <w:rPr>
          <w:bCs/>
        </w:rPr>
        <w:t xml:space="preserve">e que circula desde la parte de </w:t>
      </w:r>
      <w:r w:rsidRPr="005D7BCF">
        <w:rPr>
          <w:bCs/>
        </w:rPr>
        <w:t>red</w:t>
      </w:r>
      <w:r>
        <w:rPr>
          <w:bCs/>
        </w:rPr>
        <w:t xml:space="preserve"> </w:t>
      </w:r>
      <w:r w:rsidRPr="005D7BCF">
        <w:rPr>
          <w:bCs/>
        </w:rPr>
        <w:t>de aliment</w:t>
      </w:r>
      <w:r>
        <w:rPr>
          <w:bCs/>
        </w:rPr>
        <w:t>ació</w:t>
      </w:r>
      <w:r w:rsidRPr="005D7BCF">
        <w:rPr>
          <w:bCs/>
        </w:rPr>
        <w:t>n a lo largo o a través del aislamiento al conductor de</w:t>
      </w:r>
      <w:r>
        <w:rPr>
          <w:bCs/>
        </w:rPr>
        <w:t xml:space="preserve"> protecció</w:t>
      </w:r>
      <w:r w:rsidRPr="005D7BCF">
        <w:rPr>
          <w:bCs/>
        </w:rPr>
        <w:t>n de tierra</w:t>
      </w:r>
      <w:r>
        <w:rPr>
          <w:bCs/>
        </w:rPr>
        <w:t>.</w:t>
      </w:r>
    </w:p>
    <w:p w14:paraId="00B0758E" w14:textId="77777777" w:rsidR="004D14C7" w:rsidRPr="005D7BCF" w:rsidRDefault="004D14C7" w:rsidP="004D14C7">
      <w:pPr>
        <w:pStyle w:val="NormalWeb"/>
        <w:jc w:val="both"/>
        <w:rPr>
          <w:bCs/>
        </w:rPr>
      </w:pPr>
      <w:r>
        <w:rPr>
          <w:bCs/>
        </w:rPr>
        <w:t>II.5.3</w:t>
      </w:r>
      <w:r>
        <w:rPr>
          <w:bCs/>
        </w:rPr>
        <w:tab/>
      </w:r>
      <w:r w:rsidRPr="005D7BCF">
        <w:rPr>
          <w:b/>
          <w:bCs/>
        </w:rPr>
        <w:t>Corriente De Fuga De La Envolvente</w:t>
      </w:r>
      <w:r w:rsidRPr="00357526">
        <w:rPr>
          <w:bCs/>
        </w:rPr>
        <w:t>:</w:t>
      </w:r>
      <w:r w:rsidRPr="005D7BCF">
        <w:rPr>
          <w:b/>
          <w:bCs/>
        </w:rPr>
        <w:t xml:space="preserve"> </w:t>
      </w:r>
      <w:r w:rsidRPr="005D7BCF">
        <w:rPr>
          <w:bCs/>
        </w:rPr>
        <w:t>corriente que circula desde la</w:t>
      </w:r>
      <w:r>
        <w:rPr>
          <w:bCs/>
        </w:rPr>
        <w:t xml:space="preserve"> </w:t>
      </w:r>
      <w:r w:rsidRPr="005D7BCF">
        <w:rPr>
          <w:bCs/>
        </w:rPr>
        <w:t xml:space="preserve">envolvente o una de sus partes </w:t>
      </w:r>
      <w:r>
        <w:rPr>
          <w:bCs/>
        </w:rPr>
        <w:t>a tierra a través de una conexió</w:t>
      </w:r>
      <w:r w:rsidRPr="005D7BCF">
        <w:rPr>
          <w:bCs/>
        </w:rPr>
        <w:t>n conductora</w:t>
      </w:r>
      <w:r>
        <w:rPr>
          <w:bCs/>
        </w:rPr>
        <w:t xml:space="preserve"> </w:t>
      </w:r>
      <w:r w:rsidRPr="005D7BCF">
        <w:rPr>
          <w:bCs/>
        </w:rPr>
        <w:t>externa dif</w:t>
      </w:r>
      <w:r>
        <w:rPr>
          <w:bCs/>
        </w:rPr>
        <w:t>erente al conductor de protecció</w:t>
      </w:r>
      <w:r w:rsidRPr="005D7BCF">
        <w:rPr>
          <w:bCs/>
        </w:rPr>
        <w:t>n de tierra o a otra parte de dicha</w:t>
      </w:r>
      <w:r>
        <w:rPr>
          <w:bCs/>
        </w:rPr>
        <w:t xml:space="preserve"> </w:t>
      </w:r>
      <w:r w:rsidRPr="005D7BCF">
        <w:rPr>
          <w:bCs/>
        </w:rPr>
        <w:t>envolvente excluyendo las partes aplicables, accesibles al operador o</w:t>
      </w:r>
      <w:r>
        <w:rPr>
          <w:bCs/>
        </w:rPr>
        <w:t xml:space="preserve"> paciente en su utilizació</w:t>
      </w:r>
      <w:r w:rsidRPr="005D7BCF">
        <w:rPr>
          <w:bCs/>
        </w:rPr>
        <w:t>n normal</w:t>
      </w:r>
      <w:r>
        <w:rPr>
          <w:bCs/>
        </w:rPr>
        <w:t>.</w:t>
      </w:r>
    </w:p>
    <w:p w14:paraId="0C9A6D87" w14:textId="77777777" w:rsidR="004D14C7" w:rsidRDefault="004D14C7" w:rsidP="004D14C7">
      <w:pPr>
        <w:pStyle w:val="NormalWeb"/>
        <w:jc w:val="both"/>
        <w:rPr>
          <w:bCs/>
        </w:rPr>
      </w:pPr>
      <w:r>
        <w:rPr>
          <w:bCs/>
        </w:rPr>
        <w:t>II.5.4</w:t>
      </w:r>
      <w:r>
        <w:rPr>
          <w:bCs/>
        </w:rPr>
        <w:tab/>
      </w:r>
      <w:r w:rsidRPr="00357526">
        <w:rPr>
          <w:b/>
          <w:bCs/>
        </w:rPr>
        <w:t>Corriente De Fuga De Paciente</w:t>
      </w:r>
      <w:r w:rsidRPr="006E2859">
        <w:rPr>
          <w:bCs/>
        </w:rPr>
        <w:t>: corriente que circula desde la parte</w:t>
      </w:r>
      <w:r>
        <w:rPr>
          <w:bCs/>
        </w:rPr>
        <w:t xml:space="preserve"> </w:t>
      </w:r>
      <w:r w:rsidRPr="006E2859">
        <w:rPr>
          <w:bCs/>
        </w:rPr>
        <w:t>aplicable a tierra a través del paciente, o que circula desde el paciente a tierra</w:t>
      </w:r>
      <w:r>
        <w:rPr>
          <w:bCs/>
        </w:rPr>
        <w:t xml:space="preserve"> </w:t>
      </w:r>
      <w:r w:rsidRPr="006E2859">
        <w:rPr>
          <w:bCs/>
        </w:rPr>
        <w:t>por</w:t>
      </w:r>
      <w:r>
        <w:rPr>
          <w:bCs/>
        </w:rPr>
        <w:t xml:space="preserve"> </w:t>
      </w:r>
      <w:r w:rsidRPr="006E2859">
        <w:rPr>
          <w:bCs/>
        </w:rPr>
        <w:t>intermed</w:t>
      </w:r>
      <w:r>
        <w:rPr>
          <w:bCs/>
        </w:rPr>
        <w:t>io de una parte aplicable tipo F</w:t>
      </w:r>
      <w:r w:rsidRPr="006E2859">
        <w:rPr>
          <w:bCs/>
        </w:rPr>
        <w:t>, originándose en la aparición no intencionada</w:t>
      </w:r>
      <w:r>
        <w:rPr>
          <w:bCs/>
        </w:rPr>
        <w:t xml:space="preserve"> </w:t>
      </w:r>
      <w:r w:rsidRPr="006E2859">
        <w:rPr>
          <w:bCs/>
        </w:rPr>
        <w:t>sobre el p</w:t>
      </w:r>
      <w:r>
        <w:rPr>
          <w:bCs/>
        </w:rPr>
        <w:t xml:space="preserve">aciente de una </w:t>
      </w:r>
      <w:r w:rsidRPr="006E2859">
        <w:rPr>
          <w:bCs/>
        </w:rPr>
        <w:t>tensión eléctrica procedente de una fuente externa</w:t>
      </w:r>
      <w:r>
        <w:rPr>
          <w:bCs/>
        </w:rPr>
        <w:t>.</w:t>
      </w:r>
    </w:p>
    <w:p w14:paraId="1B689C94" w14:textId="77777777" w:rsidR="004D14C7" w:rsidRPr="00357585" w:rsidRDefault="004D14C7" w:rsidP="004D14C7">
      <w:pPr>
        <w:pStyle w:val="NormalWeb"/>
        <w:jc w:val="both"/>
        <w:rPr>
          <w:bCs/>
        </w:rPr>
      </w:pPr>
      <w:r>
        <w:rPr>
          <w:b/>
          <w:bCs/>
        </w:rPr>
        <w:t>II.6</w:t>
      </w:r>
      <w:r>
        <w:rPr>
          <w:b/>
          <w:bCs/>
        </w:rPr>
        <w:tab/>
        <w:t>FUNCIONAMIENTO DEL EQUIPO</w:t>
      </w:r>
      <w:r>
        <w:rPr>
          <w:bCs/>
        </w:rPr>
        <w:t>.</w:t>
      </w:r>
    </w:p>
    <w:p w14:paraId="174B9227" w14:textId="77777777" w:rsidR="004D14C7" w:rsidRDefault="004D14C7" w:rsidP="004D14C7">
      <w:pPr>
        <w:pStyle w:val="NormalWeb"/>
        <w:jc w:val="both"/>
        <w:rPr>
          <w:bCs/>
        </w:rPr>
      </w:pPr>
      <w:r>
        <w:rPr>
          <w:bCs/>
        </w:rPr>
        <w:t>II.6.1</w:t>
      </w:r>
      <w:r>
        <w:rPr>
          <w:bCs/>
        </w:rPr>
        <w:tab/>
      </w:r>
      <w:r>
        <w:rPr>
          <w:b/>
          <w:bCs/>
        </w:rPr>
        <w:t>Condició</w:t>
      </w:r>
      <w:r w:rsidRPr="00357585">
        <w:rPr>
          <w:b/>
          <w:bCs/>
        </w:rPr>
        <w:t>n Normal</w:t>
      </w:r>
      <w:r w:rsidRPr="00357585">
        <w:rPr>
          <w:bCs/>
        </w:rPr>
        <w:t>: condición en la que todos los medios proporcionados para</w:t>
      </w:r>
      <w:r>
        <w:rPr>
          <w:bCs/>
        </w:rPr>
        <w:t xml:space="preserve"> </w:t>
      </w:r>
      <w:r w:rsidRPr="00357585">
        <w:rPr>
          <w:bCs/>
        </w:rPr>
        <w:t>la protección contra los riesgos de la seguridad están intactos</w:t>
      </w:r>
      <w:r>
        <w:rPr>
          <w:bCs/>
        </w:rPr>
        <w:t>.</w:t>
      </w:r>
    </w:p>
    <w:p w14:paraId="49329CB9" w14:textId="77777777" w:rsidR="004D14C7" w:rsidRPr="00357585" w:rsidRDefault="004D14C7" w:rsidP="004D14C7">
      <w:pPr>
        <w:pStyle w:val="NormalWeb"/>
        <w:jc w:val="both"/>
        <w:rPr>
          <w:bCs/>
        </w:rPr>
      </w:pPr>
      <w:r>
        <w:rPr>
          <w:bCs/>
        </w:rPr>
        <w:t>II.6.2</w:t>
      </w:r>
      <w:r>
        <w:rPr>
          <w:bCs/>
        </w:rPr>
        <w:tab/>
      </w:r>
      <w:r>
        <w:rPr>
          <w:b/>
          <w:bCs/>
        </w:rPr>
        <w:t>Condición De Falla Ú</w:t>
      </w:r>
      <w:r w:rsidRPr="00357585">
        <w:rPr>
          <w:b/>
          <w:bCs/>
        </w:rPr>
        <w:t>nica</w:t>
      </w:r>
      <w:r w:rsidRPr="00357585">
        <w:rPr>
          <w:bCs/>
        </w:rPr>
        <w:t>: condición en la que un sólo medio de protección</w:t>
      </w:r>
      <w:r>
        <w:rPr>
          <w:bCs/>
        </w:rPr>
        <w:t xml:space="preserve"> </w:t>
      </w:r>
      <w:r w:rsidRPr="00357585">
        <w:rPr>
          <w:bCs/>
        </w:rPr>
        <w:t>contra los riesgos de la seguridad del equipo está defectuoso, o presenta una</w:t>
      </w:r>
      <w:r>
        <w:rPr>
          <w:bCs/>
        </w:rPr>
        <w:t xml:space="preserve"> </w:t>
      </w:r>
      <w:r w:rsidRPr="00357585">
        <w:rPr>
          <w:bCs/>
        </w:rPr>
        <w:t>condició</w:t>
      </w:r>
      <w:r>
        <w:rPr>
          <w:bCs/>
        </w:rPr>
        <w:t>n única anormal externa (Ver II.7</w:t>
      </w:r>
      <w:r w:rsidRPr="00357585">
        <w:rPr>
          <w:bCs/>
        </w:rPr>
        <w:t>)</w:t>
      </w:r>
      <w:r>
        <w:rPr>
          <w:bCs/>
        </w:rPr>
        <w:t>.</w:t>
      </w:r>
    </w:p>
    <w:p w14:paraId="35B35065" w14:textId="77777777" w:rsidR="004D14C7" w:rsidRDefault="004D14C7" w:rsidP="004D14C7">
      <w:pPr>
        <w:pStyle w:val="NormalWeb"/>
        <w:jc w:val="both"/>
        <w:rPr>
          <w:bCs/>
          <w:i/>
          <w:sz w:val="20"/>
        </w:rPr>
      </w:pPr>
      <w:r>
        <w:rPr>
          <w:bCs/>
          <w:i/>
          <w:sz w:val="20"/>
        </w:rPr>
        <w:t>Nota - E</w:t>
      </w:r>
      <w:r w:rsidRPr="00357585">
        <w:rPr>
          <w:bCs/>
          <w:i/>
          <w:sz w:val="20"/>
        </w:rPr>
        <w:t>n esta norma chilen</w:t>
      </w:r>
      <w:r>
        <w:rPr>
          <w:bCs/>
          <w:i/>
          <w:sz w:val="20"/>
        </w:rPr>
        <w:t>a se define el término condición de falla única, en lugar de condició</w:t>
      </w:r>
      <w:r w:rsidRPr="00357585">
        <w:rPr>
          <w:bCs/>
          <w:i/>
          <w:sz w:val="20"/>
        </w:rPr>
        <w:t xml:space="preserve">n de primer defecto - utilizada en la traducción oficial al castellano - porque este término expresa de mejor manera el significado de </w:t>
      </w:r>
      <w:r>
        <w:rPr>
          <w:bCs/>
          <w:i/>
          <w:sz w:val="20"/>
        </w:rPr>
        <w:t>“</w:t>
      </w:r>
      <w:r w:rsidRPr="00357585">
        <w:rPr>
          <w:bCs/>
          <w:i/>
          <w:sz w:val="20"/>
        </w:rPr>
        <w:t>single fault</w:t>
      </w:r>
      <w:r>
        <w:rPr>
          <w:bCs/>
          <w:i/>
          <w:sz w:val="20"/>
        </w:rPr>
        <w:t>”</w:t>
      </w:r>
      <w:r w:rsidRPr="00357585">
        <w:rPr>
          <w:bCs/>
          <w:i/>
          <w:sz w:val="20"/>
        </w:rPr>
        <w:t xml:space="preserve"> de la norma original.</w:t>
      </w:r>
    </w:p>
    <w:p w14:paraId="3B1FF321" w14:textId="77777777" w:rsidR="004D14C7" w:rsidRPr="00357585" w:rsidRDefault="004D14C7" w:rsidP="004D14C7">
      <w:pPr>
        <w:pStyle w:val="NormalWeb"/>
        <w:jc w:val="both"/>
        <w:rPr>
          <w:b/>
          <w:bCs/>
          <w:i/>
          <w:sz w:val="20"/>
        </w:rPr>
      </w:pPr>
      <w:r w:rsidRPr="00357585">
        <w:rPr>
          <w:b/>
          <w:bCs/>
        </w:rPr>
        <w:t>II.7</w:t>
      </w:r>
      <w:r w:rsidRPr="00357585">
        <w:rPr>
          <w:b/>
          <w:bCs/>
        </w:rPr>
        <w:tab/>
      </w:r>
      <w:r>
        <w:rPr>
          <w:b/>
          <w:bCs/>
        </w:rPr>
        <w:t>CONDICIONES DE FALLA Ú</w:t>
      </w:r>
      <w:r w:rsidRPr="00357585">
        <w:rPr>
          <w:b/>
          <w:bCs/>
        </w:rPr>
        <w:t>NICA</w:t>
      </w:r>
    </w:p>
    <w:p w14:paraId="53BF1AEB" w14:textId="77777777" w:rsidR="004D14C7" w:rsidRDefault="004D14C7" w:rsidP="004D14C7">
      <w:pPr>
        <w:pStyle w:val="NormalWeb"/>
        <w:jc w:val="both"/>
        <w:rPr>
          <w:bCs/>
        </w:rPr>
      </w:pPr>
      <w:r>
        <w:rPr>
          <w:bCs/>
        </w:rPr>
        <w:t>Las condiciones de falla ú</w:t>
      </w:r>
      <w:r w:rsidRPr="00357585">
        <w:rPr>
          <w:bCs/>
        </w:rPr>
        <w:t>nica siguientes están sujetas a requisitos y ensayos</w:t>
      </w:r>
      <w:r>
        <w:rPr>
          <w:bCs/>
        </w:rPr>
        <w:t xml:space="preserve"> </w:t>
      </w:r>
      <w:r w:rsidRPr="00357585">
        <w:rPr>
          <w:bCs/>
        </w:rPr>
        <w:t>específicos en esta norma:</w:t>
      </w:r>
    </w:p>
    <w:p w14:paraId="657892B8" w14:textId="77777777" w:rsidR="004D14C7" w:rsidRDefault="004D14C7" w:rsidP="004D14C7">
      <w:pPr>
        <w:pStyle w:val="NormalWeb"/>
        <w:numPr>
          <w:ilvl w:val="0"/>
          <w:numId w:val="48"/>
        </w:numPr>
        <w:jc w:val="both"/>
        <w:rPr>
          <w:bCs/>
        </w:rPr>
      </w:pPr>
      <w:r>
        <w:rPr>
          <w:bCs/>
        </w:rPr>
        <w:t>I</w:t>
      </w:r>
      <w:r w:rsidRPr="00357585">
        <w:rPr>
          <w:bCs/>
        </w:rPr>
        <w:t>nterrupción de un conductor de protecci</w:t>
      </w:r>
      <w:r>
        <w:rPr>
          <w:bCs/>
        </w:rPr>
        <w:t>ón de tierra.</w:t>
      </w:r>
    </w:p>
    <w:p w14:paraId="5DA18584" w14:textId="77777777" w:rsidR="004D14C7" w:rsidRDefault="004D14C7" w:rsidP="004D14C7">
      <w:pPr>
        <w:pStyle w:val="NormalWeb"/>
        <w:numPr>
          <w:ilvl w:val="0"/>
          <w:numId w:val="48"/>
        </w:numPr>
        <w:jc w:val="both"/>
        <w:rPr>
          <w:bCs/>
        </w:rPr>
      </w:pPr>
      <w:r>
        <w:rPr>
          <w:bCs/>
        </w:rPr>
        <w:lastRenderedPageBreak/>
        <w:t>I</w:t>
      </w:r>
      <w:r w:rsidRPr="00357585">
        <w:rPr>
          <w:bCs/>
        </w:rPr>
        <w:t>nterrupción de un conduc</w:t>
      </w:r>
      <w:r>
        <w:rPr>
          <w:bCs/>
        </w:rPr>
        <w:t>tor de alimentación.</w:t>
      </w:r>
    </w:p>
    <w:p w14:paraId="188C0FA4" w14:textId="77777777" w:rsidR="004D14C7" w:rsidRDefault="004D14C7" w:rsidP="004D14C7">
      <w:pPr>
        <w:pStyle w:val="NormalWeb"/>
        <w:numPr>
          <w:ilvl w:val="0"/>
          <w:numId w:val="48"/>
        </w:numPr>
        <w:jc w:val="both"/>
        <w:rPr>
          <w:bCs/>
        </w:rPr>
      </w:pPr>
      <w:r>
        <w:rPr>
          <w:bCs/>
        </w:rPr>
        <w:t>A</w:t>
      </w:r>
      <w:r w:rsidRPr="007F0345">
        <w:rPr>
          <w:bCs/>
        </w:rPr>
        <w:t xml:space="preserve">parición de una tensión eléctrica externa </w:t>
      </w:r>
      <w:r>
        <w:rPr>
          <w:bCs/>
        </w:rPr>
        <w:t>sobre una parte aplicable tipo F.</w:t>
      </w:r>
    </w:p>
    <w:p w14:paraId="5040D5A0" w14:textId="77777777" w:rsidR="004D14C7" w:rsidRDefault="004D14C7" w:rsidP="004D14C7">
      <w:pPr>
        <w:pStyle w:val="NormalWeb"/>
        <w:numPr>
          <w:ilvl w:val="0"/>
          <w:numId w:val="48"/>
        </w:numPr>
        <w:jc w:val="both"/>
        <w:rPr>
          <w:bCs/>
        </w:rPr>
      </w:pPr>
      <w:r>
        <w:rPr>
          <w:bCs/>
        </w:rPr>
        <w:t>A</w:t>
      </w:r>
      <w:r w:rsidRPr="007F0345">
        <w:rPr>
          <w:bCs/>
        </w:rPr>
        <w:t>parición de una tensión eléctrica externa sobre la parte de entrada de señal, o sob</w:t>
      </w:r>
      <w:r>
        <w:rPr>
          <w:bCs/>
        </w:rPr>
        <w:t>re una parte de salida de señal.</w:t>
      </w:r>
    </w:p>
    <w:p w14:paraId="62504D2A" w14:textId="77777777" w:rsidR="004D14C7" w:rsidRDefault="004D14C7" w:rsidP="004D14C7">
      <w:pPr>
        <w:pStyle w:val="NormalWeb"/>
        <w:numPr>
          <w:ilvl w:val="0"/>
          <w:numId w:val="48"/>
        </w:numPr>
        <w:jc w:val="both"/>
        <w:rPr>
          <w:bCs/>
        </w:rPr>
      </w:pPr>
      <w:r>
        <w:rPr>
          <w:bCs/>
        </w:rPr>
        <w:t>F</w:t>
      </w:r>
      <w:r w:rsidRPr="00FE7D3B">
        <w:rPr>
          <w:bCs/>
        </w:rPr>
        <w:t>uga en la</w:t>
      </w:r>
      <w:r>
        <w:rPr>
          <w:bCs/>
        </w:rPr>
        <w:t xml:space="preserve"> envolvente de una mezcla anestésica inflamable con oxígeno u óxido nitroso.</w:t>
      </w:r>
    </w:p>
    <w:p w14:paraId="3DAD2FA1" w14:textId="77777777" w:rsidR="004D14C7" w:rsidRDefault="004D14C7" w:rsidP="004D14C7">
      <w:pPr>
        <w:pStyle w:val="NormalWeb"/>
        <w:numPr>
          <w:ilvl w:val="0"/>
          <w:numId w:val="48"/>
        </w:numPr>
        <w:jc w:val="both"/>
        <w:rPr>
          <w:bCs/>
        </w:rPr>
      </w:pPr>
      <w:r>
        <w:rPr>
          <w:bCs/>
        </w:rPr>
        <w:t>Fuga de líquido.</w:t>
      </w:r>
    </w:p>
    <w:p w14:paraId="3809187E" w14:textId="77777777" w:rsidR="004D14C7" w:rsidRDefault="004D14C7" w:rsidP="004D14C7">
      <w:pPr>
        <w:pStyle w:val="NormalWeb"/>
        <w:numPr>
          <w:ilvl w:val="0"/>
          <w:numId w:val="48"/>
        </w:numPr>
        <w:jc w:val="both"/>
        <w:rPr>
          <w:bCs/>
        </w:rPr>
      </w:pPr>
      <w:r>
        <w:rPr>
          <w:bCs/>
        </w:rPr>
        <w:t>F</w:t>
      </w:r>
      <w:r w:rsidRPr="00FE7D3B">
        <w:rPr>
          <w:bCs/>
        </w:rPr>
        <w:t>allo de un componente eléctrico que puede originar un riesgo de l</w:t>
      </w:r>
      <w:r>
        <w:rPr>
          <w:bCs/>
        </w:rPr>
        <w:t>a seguridad.</w:t>
      </w:r>
    </w:p>
    <w:p w14:paraId="4FFD6DEB" w14:textId="77777777" w:rsidR="004D14C7" w:rsidRDefault="004D14C7" w:rsidP="004D14C7">
      <w:pPr>
        <w:pStyle w:val="NormalWeb"/>
        <w:numPr>
          <w:ilvl w:val="0"/>
          <w:numId w:val="48"/>
        </w:numPr>
        <w:jc w:val="both"/>
        <w:rPr>
          <w:bCs/>
        </w:rPr>
      </w:pPr>
      <w:r>
        <w:rPr>
          <w:bCs/>
        </w:rPr>
        <w:t>F</w:t>
      </w:r>
      <w:r w:rsidRPr="00FE7D3B">
        <w:rPr>
          <w:bCs/>
        </w:rPr>
        <w:t>allo de las partes mecánicas que pueden originar un riesgo de la</w:t>
      </w:r>
      <w:r>
        <w:rPr>
          <w:bCs/>
        </w:rPr>
        <w:t xml:space="preserve"> seguridad.</w:t>
      </w:r>
    </w:p>
    <w:p w14:paraId="486EA989" w14:textId="77777777" w:rsidR="004D14C7" w:rsidRPr="00FE7D3B" w:rsidRDefault="004D14C7" w:rsidP="004D14C7">
      <w:pPr>
        <w:pStyle w:val="NormalWeb"/>
        <w:numPr>
          <w:ilvl w:val="0"/>
          <w:numId w:val="48"/>
        </w:numPr>
        <w:jc w:val="both"/>
        <w:rPr>
          <w:bCs/>
        </w:rPr>
      </w:pPr>
      <w:r>
        <w:rPr>
          <w:bCs/>
        </w:rPr>
        <w:t>F</w:t>
      </w:r>
      <w:r w:rsidRPr="00FE7D3B">
        <w:rPr>
          <w:bCs/>
        </w:rPr>
        <w:t xml:space="preserve">allo de los dispositivos de limitación de la </w:t>
      </w:r>
      <w:r>
        <w:rPr>
          <w:bCs/>
        </w:rPr>
        <w:t>temperatura.</w:t>
      </w:r>
    </w:p>
    <w:p w14:paraId="586ACC74" w14:textId="77777777" w:rsidR="004D14C7" w:rsidRPr="00357585" w:rsidRDefault="004D14C7" w:rsidP="004D14C7">
      <w:pPr>
        <w:pStyle w:val="NormalWeb"/>
        <w:jc w:val="both"/>
        <w:rPr>
          <w:bCs/>
        </w:rPr>
      </w:pPr>
      <w:r>
        <w:rPr>
          <w:bCs/>
        </w:rPr>
        <w:t>Cuando una condición de falla ú</w:t>
      </w:r>
      <w:r w:rsidRPr="00357585">
        <w:rPr>
          <w:bCs/>
        </w:rPr>
        <w:t>nica provo</w:t>
      </w:r>
      <w:r>
        <w:rPr>
          <w:bCs/>
        </w:rPr>
        <w:t>ca inevitablemente otra condició</w:t>
      </w:r>
      <w:r w:rsidRPr="00357585">
        <w:rPr>
          <w:bCs/>
        </w:rPr>
        <w:t>n de</w:t>
      </w:r>
      <w:r>
        <w:rPr>
          <w:bCs/>
        </w:rPr>
        <w:t xml:space="preserve"> falla ú</w:t>
      </w:r>
      <w:r w:rsidRPr="00357585">
        <w:rPr>
          <w:bCs/>
        </w:rPr>
        <w:t>nica, los dos fallos se c</w:t>
      </w:r>
      <w:r>
        <w:rPr>
          <w:bCs/>
        </w:rPr>
        <w:t>onsideran como una sola condición de falla ú</w:t>
      </w:r>
      <w:r w:rsidRPr="00357585">
        <w:rPr>
          <w:bCs/>
        </w:rPr>
        <w:t>nica.</w:t>
      </w:r>
    </w:p>
    <w:p w14:paraId="2509B619" w14:textId="77777777" w:rsidR="004D14C7" w:rsidRDefault="004D14C7" w:rsidP="004D14C7">
      <w:pPr>
        <w:pStyle w:val="NormalWeb"/>
        <w:jc w:val="both"/>
        <w:rPr>
          <w:b/>
          <w:sz w:val="28"/>
        </w:rPr>
      </w:pPr>
    </w:p>
    <w:p w14:paraId="009BA0F9" w14:textId="77777777" w:rsidR="004D14C7" w:rsidRDefault="004D14C7" w:rsidP="004D14C7">
      <w:pPr>
        <w:pStyle w:val="NormalWeb"/>
        <w:jc w:val="both"/>
        <w:rPr>
          <w:b/>
          <w:i/>
          <w:sz w:val="28"/>
        </w:rPr>
      </w:pPr>
      <w:r w:rsidRPr="00577BE4">
        <w:rPr>
          <w:b/>
          <w:sz w:val="28"/>
        </w:rPr>
        <w:t>ANEXO II</w:t>
      </w:r>
      <w:r>
        <w:rPr>
          <w:b/>
          <w:sz w:val="28"/>
        </w:rPr>
        <w:t>I</w:t>
      </w:r>
      <w:r>
        <w:rPr>
          <w:b/>
          <w:sz w:val="28"/>
        </w:rPr>
        <w:tab/>
      </w:r>
      <w:r>
        <w:rPr>
          <w:b/>
          <w:sz w:val="28"/>
        </w:rPr>
        <w:tab/>
      </w:r>
      <w:r>
        <w:rPr>
          <w:b/>
          <w:i/>
          <w:sz w:val="28"/>
        </w:rPr>
        <w:t>GENERALIDADES</w:t>
      </w:r>
      <w:r>
        <w:rPr>
          <w:rStyle w:val="FootnoteReference"/>
          <w:b/>
          <w:i/>
          <w:sz w:val="28"/>
        </w:rPr>
        <w:footnoteReference w:id="5"/>
      </w:r>
    </w:p>
    <w:p w14:paraId="6D7B134C" w14:textId="77777777" w:rsidR="004D14C7" w:rsidRDefault="004D14C7" w:rsidP="004D14C7">
      <w:pPr>
        <w:pStyle w:val="NormalWeb"/>
        <w:jc w:val="both"/>
        <w:rPr>
          <w:b/>
          <w:bCs/>
        </w:rPr>
      </w:pPr>
    </w:p>
    <w:p w14:paraId="25A03636" w14:textId="77777777" w:rsidR="004D14C7" w:rsidRDefault="004D14C7" w:rsidP="004D14C7">
      <w:pPr>
        <w:pStyle w:val="NormalWeb"/>
        <w:jc w:val="both"/>
        <w:rPr>
          <w:b/>
          <w:bCs/>
        </w:rPr>
      </w:pPr>
      <w:r>
        <w:rPr>
          <w:b/>
          <w:bCs/>
        </w:rPr>
        <w:t>III.1</w:t>
      </w:r>
      <w:r>
        <w:rPr>
          <w:b/>
          <w:bCs/>
        </w:rPr>
        <w:tab/>
      </w:r>
      <w:r w:rsidRPr="009753C3">
        <w:rPr>
          <w:b/>
          <w:bCs/>
        </w:rPr>
        <w:t>ENSAYOS</w:t>
      </w:r>
    </w:p>
    <w:p w14:paraId="0E4C6E57" w14:textId="77777777" w:rsidR="004D14C7" w:rsidRPr="009753C3" w:rsidRDefault="004D14C7" w:rsidP="004D14C7">
      <w:pPr>
        <w:pStyle w:val="NormalWeb"/>
        <w:jc w:val="both"/>
        <w:rPr>
          <w:b/>
          <w:bCs/>
        </w:rPr>
      </w:pPr>
      <w:r>
        <w:rPr>
          <w:bCs/>
        </w:rPr>
        <w:t>L</w:t>
      </w:r>
      <w:r w:rsidRPr="0028390B">
        <w:rPr>
          <w:bCs/>
        </w:rPr>
        <w:t>os ensayos descritos e</w:t>
      </w:r>
      <w:r>
        <w:rPr>
          <w:bCs/>
        </w:rPr>
        <w:t>n esta norma son ensayos tipo. S</w:t>
      </w:r>
      <w:r w:rsidRPr="0028390B">
        <w:rPr>
          <w:bCs/>
        </w:rPr>
        <w:t>e deben ensayar: el aislamiento</w:t>
      </w:r>
      <w:r>
        <w:rPr>
          <w:bCs/>
        </w:rPr>
        <w:t xml:space="preserve"> </w:t>
      </w:r>
      <w:r w:rsidRPr="0028390B">
        <w:rPr>
          <w:bCs/>
        </w:rPr>
        <w:t xml:space="preserve">sencillo, los componentes y características de construcción cuyo fallo, en </w:t>
      </w:r>
      <w:r>
        <w:rPr>
          <w:bCs/>
        </w:rPr>
        <w:t>utilización normal o condición de falla ú</w:t>
      </w:r>
      <w:r w:rsidRPr="0028390B">
        <w:rPr>
          <w:bCs/>
        </w:rPr>
        <w:t>nica pudiese producir un riesgo de la seguridad.</w:t>
      </w:r>
    </w:p>
    <w:p w14:paraId="2531C657" w14:textId="77777777" w:rsidR="004D14C7" w:rsidRPr="00D52E85" w:rsidRDefault="004D14C7" w:rsidP="004D14C7">
      <w:pPr>
        <w:pStyle w:val="NormalWeb"/>
        <w:jc w:val="both"/>
        <w:rPr>
          <w:b/>
          <w:bCs/>
        </w:rPr>
      </w:pPr>
      <w:r w:rsidRPr="00D52E85">
        <w:rPr>
          <w:b/>
          <w:bCs/>
        </w:rPr>
        <w:t>III.2</w:t>
      </w:r>
      <w:r w:rsidRPr="00D52E85">
        <w:rPr>
          <w:b/>
          <w:bCs/>
        </w:rPr>
        <w:tab/>
        <w:t>TEMPERATURA AMBIENTE, HUMEDAD, PRESIÓN ATMOSFÉRICA</w:t>
      </w:r>
    </w:p>
    <w:p w14:paraId="0192BD11" w14:textId="77777777" w:rsidR="004D14C7" w:rsidRPr="00D52E85" w:rsidRDefault="004D14C7" w:rsidP="004D14C7">
      <w:pPr>
        <w:pStyle w:val="NormalWeb"/>
        <w:jc w:val="both"/>
        <w:rPr>
          <w:b/>
          <w:sz w:val="18"/>
        </w:rPr>
      </w:pPr>
      <w:r>
        <w:rPr>
          <w:b/>
          <w:sz w:val="18"/>
        </w:rPr>
        <w:t>Tabla 6</w:t>
      </w:r>
      <w:r w:rsidRPr="00974CC5">
        <w:rPr>
          <w:b/>
          <w:sz w:val="18"/>
        </w:rPr>
        <w:t xml:space="preserve">. </w:t>
      </w:r>
      <w:r>
        <w:rPr>
          <w:b/>
          <w:sz w:val="18"/>
        </w:rPr>
        <w:t>Condiciones atmosféricas especificadas</w:t>
      </w:r>
      <w:r w:rsidRPr="00974CC5">
        <w:rPr>
          <w:b/>
          <w:sz w:val="18"/>
        </w:rPr>
        <w:t>.</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4489"/>
        <w:gridCol w:w="4489"/>
      </w:tblGrid>
      <w:tr w:rsidR="004D14C7" w14:paraId="098D374B" w14:textId="77777777" w:rsidTr="004D14C7">
        <w:tc>
          <w:tcPr>
            <w:tcW w:w="4489" w:type="dxa"/>
          </w:tcPr>
          <w:p w14:paraId="756BF742" w14:textId="77777777" w:rsidR="004D14C7" w:rsidRPr="009753C3" w:rsidRDefault="004D14C7" w:rsidP="004D14C7">
            <w:pPr>
              <w:jc w:val="center"/>
              <w:rPr>
                <w:rFonts w:ascii="Times New Roman" w:hAnsi="Times New Roman" w:cs="Times New Roman"/>
                <w:sz w:val="20"/>
                <w:szCs w:val="20"/>
              </w:rPr>
            </w:pPr>
            <w:r w:rsidRPr="009753C3">
              <w:rPr>
                <w:rFonts w:ascii="Times New Roman" w:hAnsi="Times New Roman" w:cs="Times New Roman"/>
                <w:bCs/>
                <w:sz w:val="20"/>
                <w:szCs w:val="20"/>
              </w:rPr>
              <w:t>Temperatura (°C)</w:t>
            </w:r>
          </w:p>
        </w:tc>
        <w:tc>
          <w:tcPr>
            <w:tcW w:w="4489" w:type="dxa"/>
          </w:tcPr>
          <w:p w14:paraId="49F9A71F" w14:textId="77777777" w:rsidR="004D14C7" w:rsidRPr="009753C3" w:rsidRDefault="004D14C7" w:rsidP="004D14C7">
            <w:pPr>
              <w:pStyle w:val="NormalWeb"/>
              <w:jc w:val="center"/>
              <w:rPr>
                <w:bCs/>
                <w:sz w:val="20"/>
                <w:szCs w:val="20"/>
              </w:rPr>
            </w:pPr>
            <w:r w:rsidRPr="009753C3">
              <w:rPr>
                <w:bCs/>
                <w:sz w:val="20"/>
                <w:szCs w:val="20"/>
              </w:rPr>
              <w:t>23 ± 2</w:t>
            </w:r>
          </w:p>
        </w:tc>
      </w:tr>
      <w:tr w:rsidR="004D14C7" w14:paraId="7EB881CB" w14:textId="77777777" w:rsidTr="004D14C7">
        <w:tc>
          <w:tcPr>
            <w:tcW w:w="4489" w:type="dxa"/>
          </w:tcPr>
          <w:p w14:paraId="098EE25C" w14:textId="77777777" w:rsidR="004D14C7" w:rsidRPr="009753C3" w:rsidRDefault="004D14C7" w:rsidP="004D14C7">
            <w:pPr>
              <w:jc w:val="center"/>
              <w:rPr>
                <w:rFonts w:ascii="Times New Roman" w:hAnsi="Times New Roman" w:cs="Times New Roman"/>
                <w:sz w:val="20"/>
                <w:szCs w:val="20"/>
              </w:rPr>
            </w:pPr>
            <w:r w:rsidRPr="009753C3">
              <w:rPr>
                <w:rFonts w:ascii="Times New Roman" w:hAnsi="Times New Roman" w:cs="Times New Roman"/>
                <w:bCs/>
                <w:sz w:val="20"/>
                <w:szCs w:val="20"/>
              </w:rPr>
              <w:t>Humedad relativa (%)</w:t>
            </w:r>
          </w:p>
        </w:tc>
        <w:tc>
          <w:tcPr>
            <w:tcW w:w="4489" w:type="dxa"/>
          </w:tcPr>
          <w:p w14:paraId="498E9A0B" w14:textId="77777777" w:rsidR="004D14C7" w:rsidRPr="009753C3" w:rsidRDefault="004D14C7" w:rsidP="004D14C7">
            <w:pPr>
              <w:jc w:val="center"/>
              <w:rPr>
                <w:rFonts w:ascii="Times New Roman" w:hAnsi="Times New Roman" w:cs="Times New Roman"/>
                <w:sz w:val="20"/>
                <w:szCs w:val="20"/>
              </w:rPr>
            </w:pPr>
            <w:r w:rsidRPr="009753C3">
              <w:rPr>
                <w:rFonts w:ascii="Times New Roman" w:hAnsi="Times New Roman" w:cs="Times New Roman"/>
                <w:sz w:val="20"/>
                <w:szCs w:val="20"/>
              </w:rPr>
              <w:t>60 ± 15</w:t>
            </w:r>
          </w:p>
        </w:tc>
      </w:tr>
      <w:tr w:rsidR="004D14C7" w14:paraId="728FF3E5" w14:textId="77777777" w:rsidTr="004D14C7">
        <w:tc>
          <w:tcPr>
            <w:tcW w:w="4489" w:type="dxa"/>
          </w:tcPr>
          <w:p w14:paraId="075834DF" w14:textId="77777777" w:rsidR="004D14C7" w:rsidRPr="009753C3" w:rsidRDefault="004D14C7" w:rsidP="004D14C7">
            <w:pPr>
              <w:jc w:val="center"/>
              <w:rPr>
                <w:rFonts w:ascii="Times New Roman" w:hAnsi="Times New Roman" w:cs="Times New Roman"/>
                <w:sz w:val="20"/>
                <w:szCs w:val="20"/>
              </w:rPr>
            </w:pPr>
            <w:r w:rsidRPr="009753C3">
              <w:rPr>
                <w:rFonts w:ascii="Times New Roman" w:hAnsi="Times New Roman" w:cs="Times New Roman"/>
                <w:bCs/>
                <w:sz w:val="20"/>
                <w:szCs w:val="20"/>
              </w:rPr>
              <w:t>Presión atmosférica</w:t>
            </w:r>
          </w:p>
        </w:tc>
        <w:tc>
          <w:tcPr>
            <w:tcW w:w="4489" w:type="dxa"/>
          </w:tcPr>
          <w:p w14:paraId="5DF106AF" w14:textId="77777777" w:rsidR="004D14C7" w:rsidRPr="009753C3" w:rsidRDefault="004D14C7" w:rsidP="004D14C7">
            <w:pPr>
              <w:jc w:val="center"/>
              <w:rPr>
                <w:rFonts w:ascii="Times New Roman" w:hAnsi="Times New Roman" w:cs="Times New Roman"/>
                <w:sz w:val="20"/>
                <w:szCs w:val="20"/>
              </w:rPr>
            </w:pPr>
            <w:r>
              <w:rPr>
                <w:rFonts w:ascii="Times New Roman" w:hAnsi="Times New Roman" w:cs="Times New Roman"/>
                <w:sz w:val="20"/>
                <w:szCs w:val="20"/>
              </w:rPr>
              <w:t>860hPa hasta 1.060</w:t>
            </w:r>
            <w:r w:rsidRPr="009753C3">
              <w:rPr>
                <w:rFonts w:ascii="Times New Roman" w:hAnsi="Times New Roman" w:cs="Times New Roman"/>
                <w:sz w:val="20"/>
                <w:szCs w:val="20"/>
              </w:rPr>
              <w:t xml:space="preserve">hPa </w:t>
            </w:r>
          </w:p>
          <w:p w14:paraId="029A3FD8" w14:textId="77777777" w:rsidR="004D14C7" w:rsidRPr="009753C3" w:rsidRDefault="004D14C7" w:rsidP="004D14C7">
            <w:pPr>
              <w:jc w:val="center"/>
              <w:rPr>
                <w:rFonts w:ascii="Times New Roman" w:hAnsi="Times New Roman" w:cs="Times New Roman"/>
                <w:sz w:val="20"/>
                <w:szCs w:val="20"/>
              </w:rPr>
            </w:pPr>
            <w:r>
              <w:rPr>
                <w:rFonts w:ascii="Times New Roman" w:hAnsi="Times New Roman" w:cs="Times New Roman"/>
                <w:sz w:val="20"/>
                <w:szCs w:val="20"/>
              </w:rPr>
              <w:t>(645mmHg hasta 795</w:t>
            </w:r>
            <w:r w:rsidRPr="009753C3">
              <w:rPr>
                <w:rFonts w:ascii="Times New Roman" w:hAnsi="Times New Roman" w:cs="Times New Roman"/>
                <w:sz w:val="20"/>
                <w:szCs w:val="20"/>
              </w:rPr>
              <w:t>mmHg)</w:t>
            </w:r>
          </w:p>
        </w:tc>
      </w:tr>
    </w:tbl>
    <w:p w14:paraId="178C7B67" w14:textId="77777777" w:rsidR="004D14C7" w:rsidRPr="00E7781C" w:rsidRDefault="004D14C7" w:rsidP="004D14C7">
      <w:pPr>
        <w:pStyle w:val="NormalWeb"/>
        <w:jc w:val="both"/>
        <w:rPr>
          <w:b/>
          <w:bCs/>
        </w:rPr>
      </w:pPr>
      <w:r>
        <w:rPr>
          <w:b/>
          <w:bCs/>
        </w:rPr>
        <w:t>III.3</w:t>
      </w:r>
      <w:r>
        <w:rPr>
          <w:b/>
          <w:bCs/>
        </w:rPr>
        <w:tab/>
      </w:r>
      <w:r w:rsidRPr="00E7781C">
        <w:rPr>
          <w:b/>
          <w:bCs/>
        </w:rPr>
        <w:t>PREACONDICIONAMIENTO</w:t>
      </w:r>
    </w:p>
    <w:p w14:paraId="0366D57F" w14:textId="77777777" w:rsidR="004D14C7" w:rsidRDefault="004D14C7" w:rsidP="004D14C7">
      <w:pPr>
        <w:pStyle w:val="NormalWeb"/>
        <w:jc w:val="both"/>
        <w:rPr>
          <w:bCs/>
        </w:rPr>
      </w:pPr>
      <w:r w:rsidRPr="00E7781C">
        <w:rPr>
          <w:bCs/>
        </w:rPr>
        <w:t>Antes de comenzar los ensayos, el equipo debe permanecer en el mismo local por lo</w:t>
      </w:r>
      <w:r>
        <w:rPr>
          <w:bCs/>
        </w:rPr>
        <w:t xml:space="preserve"> </w:t>
      </w:r>
      <w:r w:rsidRPr="00E7781C">
        <w:rPr>
          <w:bCs/>
        </w:rPr>
        <w:t>menos durante 24 h</w:t>
      </w:r>
      <w:r>
        <w:rPr>
          <w:bCs/>
        </w:rPr>
        <w:t>oras</w:t>
      </w:r>
      <w:r w:rsidRPr="00E7781C">
        <w:rPr>
          <w:bCs/>
        </w:rPr>
        <w:t>, sin haberse activado. Antes de realizar la serie verdadera de</w:t>
      </w:r>
      <w:r>
        <w:rPr>
          <w:bCs/>
        </w:rPr>
        <w:t xml:space="preserve"> </w:t>
      </w:r>
      <w:r w:rsidRPr="00E7781C">
        <w:rPr>
          <w:bCs/>
        </w:rPr>
        <w:t>ensayos, se debe hacer funcionar tanto tiempo como sea necesario, para los ensayos con</w:t>
      </w:r>
      <w:r>
        <w:rPr>
          <w:bCs/>
        </w:rPr>
        <w:t xml:space="preserve"> </w:t>
      </w:r>
      <w:r w:rsidRPr="00E7781C">
        <w:rPr>
          <w:bCs/>
        </w:rPr>
        <w:t>la tensión asignada, de acuerdo con las instrucciones de uso.</w:t>
      </w:r>
    </w:p>
    <w:p w14:paraId="1B1909A8" w14:textId="77777777" w:rsidR="004D14C7" w:rsidRPr="003F26FD" w:rsidRDefault="004D14C7" w:rsidP="004D14C7">
      <w:pPr>
        <w:jc w:val="both"/>
        <w:rPr>
          <w:rFonts w:ascii="Times New Roman" w:hAnsi="Times New Roman" w:cs="Times New Roman"/>
          <w:b/>
          <w:sz w:val="24"/>
          <w:szCs w:val="24"/>
        </w:rPr>
      </w:pPr>
      <w:r>
        <w:rPr>
          <w:rFonts w:ascii="Times New Roman" w:hAnsi="Times New Roman" w:cs="Times New Roman"/>
          <w:b/>
          <w:sz w:val="24"/>
          <w:szCs w:val="24"/>
        </w:rPr>
        <w:t>III.4</w:t>
      </w:r>
      <w:r w:rsidRPr="003F26FD">
        <w:rPr>
          <w:rFonts w:ascii="Times New Roman" w:hAnsi="Times New Roman" w:cs="Times New Roman"/>
          <w:b/>
          <w:sz w:val="24"/>
          <w:szCs w:val="24"/>
        </w:rPr>
        <w:tab/>
        <w:t>CORRIENTES DE FUGA PERMANENTES Y CORRIENTES AUXILIARES DE PACIENTE</w:t>
      </w:r>
    </w:p>
    <w:p w14:paraId="2A94456E" w14:textId="77777777" w:rsidR="004D14C7" w:rsidRPr="003F26FD" w:rsidRDefault="004D14C7" w:rsidP="004D14C7">
      <w:pPr>
        <w:jc w:val="both"/>
        <w:rPr>
          <w:rFonts w:ascii="Times New Roman" w:hAnsi="Times New Roman" w:cs="Times New Roman"/>
          <w:sz w:val="24"/>
          <w:szCs w:val="24"/>
        </w:rPr>
      </w:pPr>
      <w:r w:rsidRPr="003F26FD">
        <w:rPr>
          <w:rFonts w:ascii="Times New Roman" w:hAnsi="Times New Roman" w:cs="Times New Roman"/>
          <w:sz w:val="24"/>
          <w:szCs w:val="24"/>
        </w:rPr>
        <w:lastRenderedPageBreak/>
        <w:t>El aislamiento eléctrico previsto para la protección contra los choques eléctricos debe</w:t>
      </w:r>
      <w:r>
        <w:rPr>
          <w:rFonts w:ascii="Times New Roman" w:hAnsi="Times New Roman" w:cs="Times New Roman"/>
          <w:sz w:val="24"/>
          <w:szCs w:val="24"/>
        </w:rPr>
        <w:t xml:space="preserve"> </w:t>
      </w:r>
      <w:r w:rsidRPr="003F26FD">
        <w:rPr>
          <w:rFonts w:ascii="Times New Roman" w:hAnsi="Times New Roman" w:cs="Times New Roman"/>
          <w:sz w:val="24"/>
          <w:szCs w:val="24"/>
        </w:rPr>
        <w:t>ser de tal calidad que las corrientes que fluyan a través de él estén limitadas a los</w:t>
      </w:r>
      <w:r>
        <w:rPr>
          <w:rFonts w:ascii="Times New Roman" w:hAnsi="Times New Roman" w:cs="Times New Roman"/>
          <w:sz w:val="24"/>
          <w:szCs w:val="24"/>
        </w:rPr>
        <w:t xml:space="preserve"> </w:t>
      </w:r>
      <w:r w:rsidRPr="003F26FD">
        <w:rPr>
          <w:rFonts w:ascii="Times New Roman" w:hAnsi="Times New Roman" w:cs="Times New Roman"/>
          <w:sz w:val="24"/>
          <w:szCs w:val="24"/>
        </w:rPr>
        <w:t>valores especificados.</w:t>
      </w:r>
    </w:p>
    <w:p w14:paraId="153846CF"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III.4.1</w:t>
      </w:r>
      <w:r>
        <w:rPr>
          <w:rFonts w:ascii="Times New Roman" w:hAnsi="Times New Roman" w:cs="Times New Roman"/>
          <w:sz w:val="24"/>
          <w:szCs w:val="24"/>
        </w:rPr>
        <w:tab/>
      </w:r>
      <w:r w:rsidRPr="00C93A3A">
        <w:rPr>
          <w:rFonts w:ascii="Times New Roman" w:hAnsi="Times New Roman" w:cs="Times New Roman"/>
          <w:b/>
          <w:sz w:val="24"/>
          <w:szCs w:val="24"/>
        </w:rPr>
        <w:t>Valores Admisibles</w:t>
      </w:r>
    </w:p>
    <w:p w14:paraId="2B012F5E"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Los valores admisibles de las corrientes de fuga permanentes y de las corrientes auxiliares de paciente se establecen en Tabla 7 para corriente continua y corriente alterna y para las formas de onda compuestas. A menos que se especifique de otra manera, los valores pueden ser de corriente continua o valores eficaces.</w:t>
      </w:r>
    </w:p>
    <w:p w14:paraId="6782FD84"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Los valores admisibles establecidos en tabla 7 se aplican a las corrientes que fluyen a través del circuito de figura 21 y se miden como se indica en esa figura (o mediante un dispositivo que mida el contenido en frecuencia de las corrientes como se definen en Figura 21).</w:t>
      </w:r>
    </w:p>
    <w:p w14:paraId="27449F06"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Además, sin tener en cuenta la forma de onda y la frecuencia, la corriente de fuga no debe ser mayor que 10mA eficaces en condición normal o en condición de falla única.</w:t>
      </w:r>
    </w:p>
    <w:p w14:paraId="0E957C81" w14:textId="77777777" w:rsidR="004D14C7" w:rsidRPr="003B0BDD" w:rsidRDefault="004D14C7" w:rsidP="004D14C7">
      <w:pPr>
        <w:jc w:val="both"/>
        <w:rPr>
          <w:rFonts w:ascii="Times New Roman" w:hAnsi="Times New Roman" w:cs="Times New Roman"/>
          <w:b/>
          <w:sz w:val="18"/>
          <w:szCs w:val="24"/>
        </w:rPr>
      </w:pPr>
      <w:r w:rsidRPr="003B0BDD">
        <w:rPr>
          <w:rFonts w:ascii="Times New Roman" w:hAnsi="Times New Roman" w:cs="Times New Roman"/>
          <w:b/>
          <w:sz w:val="18"/>
          <w:szCs w:val="24"/>
        </w:rPr>
        <w:t>Tabla 7</w:t>
      </w:r>
      <w:r>
        <w:rPr>
          <w:rFonts w:ascii="Times New Roman" w:hAnsi="Times New Roman" w:cs="Times New Roman"/>
          <w:b/>
          <w:sz w:val="18"/>
          <w:szCs w:val="24"/>
        </w:rPr>
        <w:t>.</w:t>
      </w:r>
      <w:r>
        <w:rPr>
          <w:rFonts w:ascii="Times New Roman" w:hAnsi="Times New Roman" w:cs="Times New Roman"/>
          <w:b/>
          <w:sz w:val="18"/>
          <w:szCs w:val="24"/>
        </w:rPr>
        <w:tab/>
      </w:r>
      <w:r w:rsidRPr="003B0BDD">
        <w:rPr>
          <w:rFonts w:ascii="Times New Roman" w:hAnsi="Times New Roman" w:cs="Times New Roman"/>
          <w:b/>
          <w:sz w:val="18"/>
          <w:szCs w:val="24"/>
        </w:rPr>
        <w:t>Valores admisibles de corrientes de fuga permanentes y de corriente auxiliar de paciente, en miliampere.</w:t>
      </w: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3369"/>
        <w:gridCol w:w="1417"/>
        <w:gridCol w:w="567"/>
        <w:gridCol w:w="142"/>
        <w:gridCol w:w="709"/>
        <w:gridCol w:w="567"/>
        <w:gridCol w:w="850"/>
        <w:gridCol w:w="567"/>
        <w:gridCol w:w="866"/>
      </w:tblGrid>
      <w:tr w:rsidR="004D14C7" w:rsidRPr="003B0BDD" w14:paraId="61A32FC5" w14:textId="77777777" w:rsidTr="004D14C7">
        <w:tc>
          <w:tcPr>
            <w:tcW w:w="4786" w:type="dxa"/>
            <w:gridSpan w:val="2"/>
            <w:vMerge w:val="restart"/>
            <w:tcBorders>
              <w:top w:val="single" w:sz="18" w:space="0" w:color="auto"/>
              <w:bottom w:val="single" w:sz="6" w:space="0" w:color="auto"/>
            </w:tcBorders>
            <w:shd w:val="clear" w:color="auto" w:fill="000000" w:themeFill="text1"/>
          </w:tcPr>
          <w:p w14:paraId="17D613BE" w14:textId="77777777" w:rsidR="004D14C7" w:rsidRPr="00C73833" w:rsidRDefault="004D14C7" w:rsidP="004D14C7">
            <w:pPr>
              <w:jc w:val="center"/>
              <w:rPr>
                <w:rFonts w:ascii="Times New Roman" w:hAnsi="Times New Roman" w:cs="Times New Roman"/>
                <w:b/>
                <w:sz w:val="20"/>
                <w:szCs w:val="20"/>
              </w:rPr>
            </w:pPr>
            <w:r w:rsidRPr="00C73833">
              <w:rPr>
                <w:rFonts w:ascii="Times New Roman" w:hAnsi="Times New Roman" w:cs="Times New Roman"/>
                <w:b/>
                <w:sz w:val="20"/>
                <w:szCs w:val="20"/>
              </w:rPr>
              <w:t>Corriente</w:t>
            </w:r>
          </w:p>
        </w:tc>
        <w:tc>
          <w:tcPr>
            <w:tcW w:w="1418" w:type="dxa"/>
            <w:gridSpan w:val="3"/>
            <w:tcBorders>
              <w:top w:val="single" w:sz="18" w:space="0" w:color="auto"/>
              <w:bottom w:val="single" w:sz="6" w:space="0" w:color="auto"/>
            </w:tcBorders>
            <w:shd w:val="clear" w:color="auto" w:fill="000000" w:themeFill="text1"/>
          </w:tcPr>
          <w:p w14:paraId="0AC02051" w14:textId="77777777" w:rsidR="004D14C7" w:rsidRPr="00C73833" w:rsidRDefault="004D14C7" w:rsidP="004D14C7">
            <w:pPr>
              <w:jc w:val="center"/>
              <w:rPr>
                <w:rFonts w:ascii="Times New Roman" w:hAnsi="Times New Roman" w:cs="Times New Roman"/>
                <w:b/>
                <w:sz w:val="20"/>
                <w:szCs w:val="20"/>
              </w:rPr>
            </w:pPr>
            <w:r w:rsidRPr="00C73833">
              <w:rPr>
                <w:rFonts w:ascii="Times New Roman" w:hAnsi="Times New Roman" w:cs="Times New Roman"/>
                <w:b/>
                <w:sz w:val="20"/>
                <w:szCs w:val="20"/>
              </w:rPr>
              <w:t>Tipo B</w:t>
            </w:r>
          </w:p>
        </w:tc>
        <w:tc>
          <w:tcPr>
            <w:tcW w:w="1417" w:type="dxa"/>
            <w:gridSpan w:val="2"/>
            <w:tcBorders>
              <w:top w:val="single" w:sz="18" w:space="0" w:color="auto"/>
              <w:bottom w:val="single" w:sz="6" w:space="0" w:color="auto"/>
            </w:tcBorders>
            <w:shd w:val="clear" w:color="auto" w:fill="000000" w:themeFill="text1"/>
          </w:tcPr>
          <w:p w14:paraId="07A47110" w14:textId="77777777" w:rsidR="004D14C7" w:rsidRPr="00C73833" w:rsidRDefault="004D14C7" w:rsidP="004D14C7">
            <w:pPr>
              <w:jc w:val="center"/>
              <w:rPr>
                <w:rFonts w:ascii="Times New Roman" w:hAnsi="Times New Roman" w:cs="Times New Roman"/>
                <w:b/>
                <w:sz w:val="20"/>
                <w:szCs w:val="20"/>
              </w:rPr>
            </w:pPr>
            <w:r w:rsidRPr="00C73833">
              <w:rPr>
                <w:rFonts w:ascii="Times New Roman" w:hAnsi="Times New Roman" w:cs="Times New Roman"/>
                <w:b/>
                <w:sz w:val="20"/>
                <w:szCs w:val="20"/>
              </w:rPr>
              <w:t>Tipo BF</w:t>
            </w:r>
          </w:p>
        </w:tc>
        <w:tc>
          <w:tcPr>
            <w:tcW w:w="1433" w:type="dxa"/>
            <w:gridSpan w:val="2"/>
            <w:tcBorders>
              <w:top w:val="single" w:sz="18" w:space="0" w:color="auto"/>
              <w:bottom w:val="single" w:sz="6" w:space="0" w:color="auto"/>
            </w:tcBorders>
            <w:shd w:val="clear" w:color="auto" w:fill="000000" w:themeFill="text1"/>
          </w:tcPr>
          <w:p w14:paraId="4A9217AD" w14:textId="77777777" w:rsidR="004D14C7" w:rsidRPr="00C73833" w:rsidRDefault="004D14C7" w:rsidP="004D14C7">
            <w:pPr>
              <w:jc w:val="center"/>
              <w:rPr>
                <w:rFonts w:ascii="Times New Roman" w:hAnsi="Times New Roman" w:cs="Times New Roman"/>
                <w:b/>
                <w:sz w:val="20"/>
                <w:szCs w:val="20"/>
              </w:rPr>
            </w:pPr>
            <w:r w:rsidRPr="00C73833">
              <w:rPr>
                <w:rFonts w:ascii="Times New Roman" w:hAnsi="Times New Roman" w:cs="Times New Roman"/>
                <w:b/>
                <w:sz w:val="20"/>
                <w:szCs w:val="20"/>
              </w:rPr>
              <w:t>Tipo CF</w:t>
            </w:r>
          </w:p>
        </w:tc>
      </w:tr>
      <w:tr w:rsidR="004D14C7" w:rsidRPr="003B0BDD" w14:paraId="6478361A" w14:textId="77777777" w:rsidTr="004D14C7">
        <w:tc>
          <w:tcPr>
            <w:tcW w:w="4786" w:type="dxa"/>
            <w:gridSpan w:val="2"/>
            <w:vMerge/>
            <w:tcBorders>
              <w:top w:val="single" w:sz="6" w:space="0" w:color="auto"/>
              <w:bottom w:val="single" w:sz="6" w:space="0" w:color="auto"/>
            </w:tcBorders>
            <w:shd w:val="clear" w:color="auto" w:fill="000000" w:themeFill="text1"/>
          </w:tcPr>
          <w:p w14:paraId="4C6C964C" w14:textId="77777777" w:rsidR="004D14C7" w:rsidRPr="00C73833" w:rsidRDefault="004D14C7" w:rsidP="004D14C7">
            <w:pPr>
              <w:jc w:val="both"/>
              <w:rPr>
                <w:rFonts w:ascii="Times New Roman" w:hAnsi="Times New Roman" w:cs="Times New Roman"/>
                <w:b/>
                <w:sz w:val="20"/>
                <w:szCs w:val="20"/>
              </w:rPr>
            </w:pPr>
          </w:p>
        </w:tc>
        <w:tc>
          <w:tcPr>
            <w:tcW w:w="567" w:type="dxa"/>
            <w:tcBorders>
              <w:top w:val="single" w:sz="6" w:space="0" w:color="auto"/>
              <w:bottom w:val="single" w:sz="6" w:space="0" w:color="auto"/>
            </w:tcBorders>
            <w:shd w:val="clear" w:color="auto" w:fill="000000" w:themeFill="text1"/>
          </w:tcPr>
          <w:p w14:paraId="7CCEB381" w14:textId="77777777" w:rsidR="004D14C7" w:rsidRPr="00C73833" w:rsidRDefault="004D14C7" w:rsidP="004D14C7">
            <w:pPr>
              <w:jc w:val="center"/>
              <w:rPr>
                <w:rFonts w:ascii="Times New Roman" w:hAnsi="Times New Roman" w:cs="Times New Roman"/>
                <w:b/>
                <w:i/>
                <w:sz w:val="20"/>
                <w:szCs w:val="20"/>
              </w:rPr>
            </w:pPr>
            <w:r w:rsidRPr="00C73833">
              <w:rPr>
                <w:rFonts w:ascii="Times New Roman" w:hAnsi="Times New Roman" w:cs="Times New Roman"/>
                <w:b/>
                <w:i/>
                <w:sz w:val="20"/>
                <w:szCs w:val="20"/>
              </w:rPr>
              <w:t>C.N</w:t>
            </w:r>
          </w:p>
        </w:tc>
        <w:tc>
          <w:tcPr>
            <w:tcW w:w="851" w:type="dxa"/>
            <w:gridSpan w:val="2"/>
            <w:tcBorders>
              <w:top w:val="single" w:sz="6" w:space="0" w:color="auto"/>
              <w:bottom w:val="single" w:sz="6" w:space="0" w:color="auto"/>
            </w:tcBorders>
            <w:shd w:val="clear" w:color="auto" w:fill="000000" w:themeFill="text1"/>
          </w:tcPr>
          <w:p w14:paraId="20C94A29" w14:textId="77777777" w:rsidR="004D14C7" w:rsidRPr="00C73833" w:rsidRDefault="004D14C7" w:rsidP="004D14C7">
            <w:pPr>
              <w:jc w:val="center"/>
              <w:rPr>
                <w:rFonts w:ascii="Times New Roman" w:hAnsi="Times New Roman" w:cs="Times New Roman"/>
                <w:b/>
                <w:i/>
                <w:sz w:val="20"/>
                <w:szCs w:val="20"/>
              </w:rPr>
            </w:pPr>
            <w:r w:rsidRPr="00C73833">
              <w:rPr>
                <w:rFonts w:ascii="Times New Roman" w:hAnsi="Times New Roman" w:cs="Times New Roman"/>
                <w:b/>
                <w:i/>
                <w:sz w:val="20"/>
                <w:szCs w:val="20"/>
              </w:rPr>
              <w:t>C.F.U</w:t>
            </w:r>
          </w:p>
        </w:tc>
        <w:tc>
          <w:tcPr>
            <w:tcW w:w="567" w:type="dxa"/>
            <w:tcBorders>
              <w:top w:val="single" w:sz="6" w:space="0" w:color="auto"/>
              <w:bottom w:val="single" w:sz="6" w:space="0" w:color="auto"/>
            </w:tcBorders>
            <w:shd w:val="clear" w:color="auto" w:fill="000000" w:themeFill="text1"/>
          </w:tcPr>
          <w:p w14:paraId="652EC8C1" w14:textId="77777777" w:rsidR="004D14C7" w:rsidRPr="00C73833" w:rsidRDefault="004D14C7" w:rsidP="004D14C7">
            <w:pPr>
              <w:jc w:val="center"/>
              <w:rPr>
                <w:rFonts w:ascii="Times New Roman" w:hAnsi="Times New Roman" w:cs="Times New Roman"/>
                <w:b/>
                <w:i/>
                <w:sz w:val="20"/>
                <w:szCs w:val="20"/>
              </w:rPr>
            </w:pPr>
            <w:r w:rsidRPr="00C73833">
              <w:rPr>
                <w:rFonts w:ascii="Times New Roman" w:hAnsi="Times New Roman" w:cs="Times New Roman"/>
                <w:b/>
                <w:i/>
                <w:sz w:val="20"/>
                <w:szCs w:val="20"/>
              </w:rPr>
              <w:t>C.N</w:t>
            </w:r>
          </w:p>
        </w:tc>
        <w:tc>
          <w:tcPr>
            <w:tcW w:w="850" w:type="dxa"/>
            <w:tcBorders>
              <w:top w:val="single" w:sz="6" w:space="0" w:color="auto"/>
              <w:bottom w:val="single" w:sz="6" w:space="0" w:color="auto"/>
            </w:tcBorders>
            <w:shd w:val="clear" w:color="auto" w:fill="000000" w:themeFill="text1"/>
          </w:tcPr>
          <w:p w14:paraId="4ED8875A" w14:textId="77777777" w:rsidR="004D14C7" w:rsidRPr="00C73833" w:rsidRDefault="004D14C7" w:rsidP="004D14C7">
            <w:pPr>
              <w:jc w:val="center"/>
              <w:rPr>
                <w:rFonts w:ascii="Times New Roman" w:hAnsi="Times New Roman" w:cs="Times New Roman"/>
                <w:b/>
                <w:i/>
                <w:sz w:val="20"/>
                <w:szCs w:val="20"/>
              </w:rPr>
            </w:pPr>
            <w:r w:rsidRPr="00C73833">
              <w:rPr>
                <w:rFonts w:ascii="Times New Roman" w:hAnsi="Times New Roman" w:cs="Times New Roman"/>
                <w:b/>
                <w:i/>
                <w:sz w:val="20"/>
                <w:szCs w:val="20"/>
              </w:rPr>
              <w:t>C.F.U</w:t>
            </w:r>
          </w:p>
        </w:tc>
        <w:tc>
          <w:tcPr>
            <w:tcW w:w="567" w:type="dxa"/>
            <w:tcBorders>
              <w:top w:val="single" w:sz="6" w:space="0" w:color="auto"/>
              <w:bottom w:val="single" w:sz="6" w:space="0" w:color="auto"/>
            </w:tcBorders>
            <w:shd w:val="clear" w:color="auto" w:fill="000000" w:themeFill="text1"/>
          </w:tcPr>
          <w:p w14:paraId="63CD6F78" w14:textId="77777777" w:rsidR="004D14C7" w:rsidRPr="00C73833" w:rsidRDefault="004D14C7" w:rsidP="004D14C7">
            <w:pPr>
              <w:jc w:val="center"/>
              <w:rPr>
                <w:rFonts w:ascii="Times New Roman" w:hAnsi="Times New Roman" w:cs="Times New Roman"/>
                <w:b/>
                <w:i/>
                <w:sz w:val="20"/>
                <w:szCs w:val="20"/>
              </w:rPr>
            </w:pPr>
            <w:r w:rsidRPr="00C73833">
              <w:rPr>
                <w:rFonts w:ascii="Times New Roman" w:hAnsi="Times New Roman" w:cs="Times New Roman"/>
                <w:b/>
                <w:i/>
                <w:sz w:val="20"/>
                <w:szCs w:val="20"/>
              </w:rPr>
              <w:t>C.N</w:t>
            </w:r>
          </w:p>
        </w:tc>
        <w:tc>
          <w:tcPr>
            <w:tcW w:w="866" w:type="dxa"/>
            <w:tcBorders>
              <w:top w:val="single" w:sz="6" w:space="0" w:color="auto"/>
              <w:bottom w:val="single" w:sz="6" w:space="0" w:color="auto"/>
            </w:tcBorders>
            <w:shd w:val="clear" w:color="auto" w:fill="000000" w:themeFill="text1"/>
          </w:tcPr>
          <w:p w14:paraId="5B3A3E63" w14:textId="77777777" w:rsidR="004D14C7" w:rsidRPr="00C73833" w:rsidRDefault="004D14C7" w:rsidP="004D14C7">
            <w:pPr>
              <w:jc w:val="center"/>
              <w:rPr>
                <w:rFonts w:ascii="Times New Roman" w:hAnsi="Times New Roman" w:cs="Times New Roman"/>
                <w:b/>
                <w:i/>
                <w:sz w:val="20"/>
                <w:szCs w:val="20"/>
              </w:rPr>
            </w:pPr>
            <w:r w:rsidRPr="00C73833">
              <w:rPr>
                <w:rFonts w:ascii="Times New Roman" w:hAnsi="Times New Roman" w:cs="Times New Roman"/>
                <w:b/>
                <w:i/>
                <w:sz w:val="20"/>
                <w:szCs w:val="20"/>
              </w:rPr>
              <w:t>C.F.U</w:t>
            </w:r>
          </w:p>
        </w:tc>
      </w:tr>
      <w:tr w:rsidR="004D14C7" w14:paraId="5B824513" w14:textId="77777777" w:rsidTr="004D14C7">
        <w:tc>
          <w:tcPr>
            <w:tcW w:w="4786" w:type="dxa"/>
            <w:gridSpan w:val="2"/>
            <w:tcBorders>
              <w:top w:val="single" w:sz="6" w:space="0" w:color="auto"/>
              <w:bottom w:val="single" w:sz="6" w:space="0" w:color="auto"/>
            </w:tcBorders>
          </w:tcPr>
          <w:p w14:paraId="72C070FD"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a tierra general</w:t>
            </w:r>
          </w:p>
        </w:tc>
        <w:tc>
          <w:tcPr>
            <w:tcW w:w="709" w:type="dxa"/>
            <w:gridSpan w:val="2"/>
            <w:tcBorders>
              <w:top w:val="single" w:sz="6" w:space="0" w:color="auto"/>
              <w:bottom w:val="single" w:sz="6" w:space="0" w:color="auto"/>
            </w:tcBorders>
          </w:tcPr>
          <w:p w14:paraId="5BBB892D"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709" w:type="dxa"/>
            <w:tcBorders>
              <w:top w:val="single" w:sz="6" w:space="0" w:color="auto"/>
              <w:bottom w:val="single" w:sz="6" w:space="0" w:color="auto"/>
            </w:tcBorders>
          </w:tcPr>
          <w:p w14:paraId="448A7982"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1</w:t>
            </w:r>
            <w:r w:rsidRPr="00C73833">
              <w:rPr>
                <w:rFonts w:ascii="Times New Roman" w:hAnsi="Times New Roman" w:cs="Times New Roman"/>
                <w:sz w:val="20"/>
                <w:szCs w:val="20"/>
                <w:vertAlign w:val="superscript"/>
              </w:rPr>
              <w:t>1)</w:t>
            </w:r>
          </w:p>
        </w:tc>
        <w:tc>
          <w:tcPr>
            <w:tcW w:w="567" w:type="dxa"/>
            <w:tcBorders>
              <w:top w:val="single" w:sz="6" w:space="0" w:color="auto"/>
              <w:bottom w:val="single" w:sz="6" w:space="0" w:color="auto"/>
            </w:tcBorders>
          </w:tcPr>
          <w:p w14:paraId="0F645B3A"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850" w:type="dxa"/>
            <w:tcBorders>
              <w:top w:val="single" w:sz="6" w:space="0" w:color="auto"/>
              <w:bottom w:val="single" w:sz="6" w:space="0" w:color="auto"/>
            </w:tcBorders>
          </w:tcPr>
          <w:p w14:paraId="180C823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1</w:t>
            </w:r>
            <w:r w:rsidRPr="00C73833">
              <w:rPr>
                <w:rFonts w:ascii="Times New Roman" w:hAnsi="Times New Roman" w:cs="Times New Roman"/>
                <w:sz w:val="20"/>
                <w:szCs w:val="20"/>
                <w:vertAlign w:val="superscript"/>
              </w:rPr>
              <w:t>1)</w:t>
            </w:r>
          </w:p>
        </w:tc>
        <w:tc>
          <w:tcPr>
            <w:tcW w:w="567" w:type="dxa"/>
            <w:tcBorders>
              <w:top w:val="single" w:sz="6" w:space="0" w:color="auto"/>
              <w:bottom w:val="single" w:sz="6" w:space="0" w:color="auto"/>
            </w:tcBorders>
          </w:tcPr>
          <w:p w14:paraId="32ECFA2F"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866" w:type="dxa"/>
            <w:tcBorders>
              <w:top w:val="single" w:sz="6" w:space="0" w:color="auto"/>
              <w:bottom w:val="single" w:sz="6" w:space="0" w:color="auto"/>
            </w:tcBorders>
          </w:tcPr>
          <w:p w14:paraId="4846B45E"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1</w:t>
            </w:r>
            <w:r w:rsidRPr="00C73833">
              <w:rPr>
                <w:rFonts w:ascii="Times New Roman" w:hAnsi="Times New Roman" w:cs="Times New Roman"/>
                <w:sz w:val="20"/>
                <w:szCs w:val="20"/>
                <w:vertAlign w:val="superscript"/>
              </w:rPr>
              <w:t>1)</w:t>
            </w:r>
          </w:p>
        </w:tc>
      </w:tr>
      <w:tr w:rsidR="004D14C7" w14:paraId="579D6CC5" w14:textId="77777777" w:rsidTr="004D14C7">
        <w:tc>
          <w:tcPr>
            <w:tcW w:w="4786" w:type="dxa"/>
            <w:gridSpan w:val="2"/>
            <w:tcBorders>
              <w:top w:val="single" w:sz="6" w:space="0" w:color="auto"/>
              <w:bottom w:val="single" w:sz="6" w:space="0" w:color="auto"/>
            </w:tcBorders>
          </w:tcPr>
          <w:p w14:paraId="2FA0DC52"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a tierra para equipos según notas 2) y 4)</w:t>
            </w:r>
          </w:p>
        </w:tc>
        <w:tc>
          <w:tcPr>
            <w:tcW w:w="709" w:type="dxa"/>
            <w:gridSpan w:val="2"/>
            <w:tcBorders>
              <w:top w:val="single" w:sz="6" w:space="0" w:color="auto"/>
              <w:bottom w:val="single" w:sz="6" w:space="0" w:color="auto"/>
            </w:tcBorders>
          </w:tcPr>
          <w:p w14:paraId="4930F747"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2,5</w:t>
            </w:r>
          </w:p>
        </w:tc>
        <w:tc>
          <w:tcPr>
            <w:tcW w:w="709" w:type="dxa"/>
            <w:tcBorders>
              <w:top w:val="single" w:sz="6" w:space="0" w:color="auto"/>
              <w:bottom w:val="single" w:sz="6" w:space="0" w:color="auto"/>
            </w:tcBorders>
          </w:tcPr>
          <w:p w14:paraId="768B2F30"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r w:rsidRPr="00C73833">
              <w:rPr>
                <w:rFonts w:ascii="Times New Roman" w:hAnsi="Times New Roman" w:cs="Times New Roman"/>
                <w:sz w:val="20"/>
                <w:szCs w:val="20"/>
                <w:vertAlign w:val="superscript"/>
              </w:rPr>
              <w:t>3)</w:t>
            </w:r>
          </w:p>
        </w:tc>
        <w:tc>
          <w:tcPr>
            <w:tcW w:w="567" w:type="dxa"/>
            <w:tcBorders>
              <w:top w:val="single" w:sz="6" w:space="0" w:color="auto"/>
              <w:bottom w:val="single" w:sz="6" w:space="0" w:color="auto"/>
            </w:tcBorders>
          </w:tcPr>
          <w:p w14:paraId="549E40D1"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2,5</w:t>
            </w:r>
          </w:p>
        </w:tc>
        <w:tc>
          <w:tcPr>
            <w:tcW w:w="850" w:type="dxa"/>
            <w:tcBorders>
              <w:top w:val="single" w:sz="6" w:space="0" w:color="auto"/>
              <w:bottom w:val="single" w:sz="6" w:space="0" w:color="auto"/>
            </w:tcBorders>
          </w:tcPr>
          <w:p w14:paraId="56297FD8"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r w:rsidRPr="00C73833">
              <w:rPr>
                <w:rFonts w:ascii="Times New Roman" w:hAnsi="Times New Roman" w:cs="Times New Roman"/>
                <w:sz w:val="20"/>
                <w:szCs w:val="20"/>
                <w:vertAlign w:val="superscript"/>
              </w:rPr>
              <w:t>1)</w:t>
            </w:r>
          </w:p>
        </w:tc>
        <w:tc>
          <w:tcPr>
            <w:tcW w:w="567" w:type="dxa"/>
            <w:tcBorders>
              <w:top w:val="single" w:sz="6" w:space="0" w:color="auto"/>
              <w:bottom w:val="single" w:sz="6" w:space="0" w:color="auto"/>
            </w:tcBorders>
          </w:tcPr>
          <w:p w14:paraId="111A6D38"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2,5</w:t>
            </w:r>
          </w:p>
        </w:tc>
        <w:tc>
          <w:tcPr>
            <w:tcW w:w="866" w:type="dxa"/>
            <w:tcBorders>
              <w:top w:val="single" w:sz="6" w:space="0" w:color="auto"/>
              <w:bottom w:val="single" w:sz="6" w:space="0" w:color="auto"/>
            </w:tcBorders>
          </w:tcPr>
          <w:p w14:paraId="3DDCB876"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r w:rsidRPr="00C73833">
              <w:rPr>
                <w:rFonts w:ascii="Times New Roman" w:hAnsi="Times New Roman" w:cs="Times New Roman"/>
                <w:sz w:val="20"/>
                <w:szCs w:val="20"/>
                <w:vertAlign w:val="superscript"/>
              </w:rPr>
              <w:t>1)</w:t>
            </w:r>
          </w:p>
        </w:tc>
      </w:tr>
      <w:tr w:rsidR="004D14C7" w14:paraId="2DF6D3C8" w14:textId="77777777" w:rsidTr="004D14C7">
        <w:tc>
          <w:tcPr>
            <w:tcW w:w="4786" w:type="dxa"/>
            <w:gridSpan w:val="2"/>
            <w:tcBorders>
              <w:top w:val="single" w:sz="6" w:space="0" w:color="auto"/>
              <w:bottom w:val="single" w:sz="6" w:space="0" w:color="auto"/>
            </w:tcBorders>
          </w:tcPr>
          <w:p w14:paraId="4D629C9B"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a tierra para equipos según nota 3)</w:t>
            </w:r>
          </w:p>
        </w:tc>
        <w:tc>
          <w:tcPr>
            <w:tcW w:w="709" w:type="dxa"/>
            <w:gridSpan w:val="2"/>
            <w:tcBorders>
              <w:top w:val="single" w:sz="6" w:space="0" w:color="auto"/>
              <w:bottom w:val="single" w:sz="6" w:space="0" w:color="auto"/>
            </w:tcBorders>
          </w:tcPr>
          <w:p w14:paraId="5B1EB462"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p>
        </w:tc>
        <w:tc>
          <w:tcPr>
            <w:tcW w:w="709" w:type="dxa"/>
            <w:tcBorders>
              <w:top w:val="single" w:sz="6" w:space="0" w:color="auto"/>
              <w:bottom w:val="single" w:sz="6" w:space="0" w:color="auto"/>
            </w:tcBorders>
          </w:tcPr>
          <w:p w14:paraId="43FAF7C8"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10</w:t>
            </w:r>
            <w:r w:rsidRPr="00C73833">
              <w:rPr>
                <w:rFonts w:ascii="Times New Roman" w:hAnsi="Times New Roman" w:cs="Times New Roman"/>
                <w:sz w:val="20"/>
                <w:szCs w:val="20"/>
                <w:vertAlign w:val="superscript"/>
              </w:rPr>
              <w:t>3)</w:t>
            </w:r>
          </w:p>
        </w:tc>
        <w:tc>
          <w:tcPr>
            <w:tcW w:w="567" w:type="dxa"/>
            <w:tcBorders>
              <w:top w:val="single" w:sz="6" w:space="0" w:color="auto"/>
              <w:bottom w:val="single" w:sz="6" w:space="0" w:color="auto"/>
            </w:tcBorders>
          </w:tcPr>
          <w:p w14:paraId="0E0087E1"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p>
        </w:tc>
        <w:tc>
          <w:tcPr>
            <w:tcW w:w="850" w:type="dxa"/>
            <w:tcBorders>
              <w:top w:val="single" w:sz="6" w:space="0" w:color="auto"/>
              <w:bottom w:val="single" w:sz="6" w:space="0" w:color="auto"/>
            </w:tcBorders>
          </w:tcPr>
          <w:p w14:paraId="45697C82"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10</w:t>
            </w:r>
            <w:r w:rsidRPr="00C73833">
              <w:rPr>
                <w:rFonts w:ascii="Times New Roman" w:hAnsi="Times New Roman" w:cs="Times New Roman"/>
                <w:sz w:val="20"/>
                <w:szCs w:val="20"/>
                <w:vertAlign w:val="superscript"/>
              </w:rPr>
              <w:t>1)</w:t>
            </w:r>
          </w:p>
        </w:tc>
        <w:tc>
          <w:tcPr>
            <w:tcW w:w="567" w:type="dxa"/>
            <w:tcBorders>
              <w:top w:val="single" w:sz="6" w:space="0" w:color="auto"/>
              <w:bottom w:val="single" w:sz="6" w:space="0" w:color="auto"/>
            </w:tcBorders>
          </w:tcPr>
          <w:p w14:paraId="7ADA62C9"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p>
        </w:tc>
        <w:tc>
          <w:tcPr>
            <w:tcW w:w="866" w:type="dxa"/>
            <w:tcBorders>
              <w:top w:val="single" w:sz="6" w:space="0" w:color="auto"/>
              <w:bottom w:val="single" w:sz="6" w:space="0" w:color="auto"/>
            </w:tcBorders>
          </w:tcPr>
          <w:p w14:paraId="270CB7E0"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10</w:t>
            </w:r>
            <w:r w:rsidRPr="00C73833">
              <w:rPr>
                <w:rFonts w:ascii="Times New Roman" w:hAnsi="Times New Roman" w:cs="Times New Roman"/>
                <w:sz w:val="20"/>
                <w:szCs w:val="20"/>
                <w:vertAlign w:val="superscript"/>
              </w:rPr>
              <w:t>1)</w:t>
            </w:r>
          </w:p>
        </w:tc>
      </w:tr>
      <w:tr w:rsidR="004D14C7" w14:paraId="39D065BB" w14:textId="77777777" w:rsidTr="004D14C7">
        <w:tc>
          <w:tcPr>
            <w:tcW w:w="4786" w:type="dxa"/>
            <w:gridSpan w:val="2"/>
            <w:tcBorders>
              <w:top w:val="single" w:sz="6" w:space="0" w:color="auto"/>
              <w:bottom w:val="single" w:sz="6" w:space="0" w:color="auto"/>
            </w:tcBorders>
          </w:tcPr>
          <w:p w14:paraId="71277D77"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de la envolvente</w:t>
            </w:r>
          </w:p>
        </w:tc>
        <w:tc>
          <w:tcPr>
            <w:tcW w:w="709" w:type="dxa"/>
            <w:gridSpan w:val="2"/>
            <w:tcBorders>
              <w:top w:val="single" w:sz="6" w:space="0" w:color="auto"/>
              <w:bottom w:val="single" w:sz="6" w:space="0" w:color="auto"/>
            </w:tcBorders>
          </w:tcPr>
          <w:p w14:paraId="130527F5"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709" w:type="dxa"/>
            <w:tcBorders>
              <w:top w:val="single" w:sz="6" w:space="0" w:color="auto"/>
              <w:bottom w:val="single" w:sz="6" w:space="0" w:color="auto"/>
            </w:tcBorders>
          </w:tcPr>
          <w:p w14:paraId="47DAA0DE"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567" w:type="dxa"/>
            <w:tcBorders>
              <w:top w:val="single" w:sz="6" w:space="0" w:color="auto"/>
              <w:bottom w:val="single" w:sz="6" w:space="0" w:color="auto"/>
            </w:tcBorders>
          </w:tcPr>
          <w:p w14:paraId="295A4DB3"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850" w:type="dxa"/>
            <w:tcBorders>
              <w:top w:val="single" w:sz="6" w:space="0" w:color="auto"/>
              <w:bottom w:val="single" w:sz="6" w:space="0" w:color="auto"/>
            </w:tcBorders>
          </w:tcPr>
          <w:p w14:paraId="086398D5"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567" w:type="dxa"/>
            <w:tcBorders>
              <w:top w:val="single" w:sz="6" w:space="0" w:color="auto"/>
              <w:bottom w:val="single" w:sz="6" w:space="0" w:color="auto"/>
            </w:tcBorders>
          </w:tcPr>
          <w:p w14:paraId="6FEADDD2"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866" w:type="dxa"/>
            <w:tcBorders>
              <w:top w:val="single" w:sz="6" w:space="0" w:color="auto"/>
              <w:bottom w:val="single" w:sz="6" w:space="0" w:color="auto"/>
            </w:tcBorders>
          </w:tcPr>
          <w:p w14:paraId="204CB535"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r>
      <w:tr w:rsidR="004D14C7" w14:paraId="73901FFC" w14:textId="77777777" w:rsidTr="004D14C7">
        <w:tc>
          <w:tcPr>
            <w:tcW w:w="3369" w:type="dxa"/>
            <w:vMerge w:val="restart"/>
            <w:tcBorders>
              <w:top w:val="single" w:sz="6" w:space="0" w:color="auto"/>
              <w:bottom w:val="single" w:sz="6" w:space="0" w:color="auto"/>
            </w:tcBorders>
          </w:tcPr>
          <w:p w14:paraId="0ADB889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de paciente según nota 5)</w:t>
            </w:r>
          </w:p>
        </w:tc>
        <w:tc>
          <w:tcPr>
            <w:tcW w:w="1417" w:type="dxa"/>
            <w:tcBorders>
              <w:top w:val="single" w:sz="6" w:space="0" w:color="auto"/>
              <w:bottom w:val="single" w:sz="6" w:space="0" w:color="auto"/>
            </w:tcBorders>
          </w:tcPr>
          <w:p w14:paraId="23147BB3"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CC</w:t>
            </w:r>
          </w:p>
        </w:tc>
        <w:tc>
          <w:tcPr>
            <w:tcW w:w="709" w:type="dxa"/>
            <w:gridSpan w:val="2"/>
            <w:tcBorders>
              <w:top w:val="single" w:sz="6" w:space="0" w:color="auto"/>
              <w:bottom w:val="single" w:sz="6" w:space="0" w:color="auto"/>
            </w:tcBorders>
          </w:tcPr>
          <w:p w14:paraId="63DA5040"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709" w:type="dxa"/>
            <w:tcBorders>
              <w:top w:val="single" w:sz="6" w:space="0" w:color="auto"/>
              <w:bottom w:val="single" w:sz="6" w:space="0" w:color="auto"/>
            </w:tcBorders>
          </w:tcPr>
          <w:p w14:paraId="4945995E"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c>
          <w:tcPr>
            <w:tcW w:w="567" w:type="dxa"/>
            <w:tcBorders>
              <w:top w:val="single" w:sz="6" w:space="0" w:color="auto"/>
              <w:bottom w:val="single" w:sz="6" w:space="0" w:color="auto"/>
            </w:tcBorders>
          </w:tcPr>
          <w:p w14:paraId="0E197721"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850" w:type="dxa"/>
            <w:tcBorders>
              <w:top w:val="single" w:sz="6" w:space="0" w:color="auto"/>
              <w:bottom w:val="single" w:sz="6" w:space="0" w:color="auto"/>
            </w:tcBorders>
          </w:tcPr>
          <w:p w14:paraId="01FBE783"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c>
          <w:tcPr>
            <w:tcW w:w="567" w:type="dxa"/>
            <w:tcBorders>
              <w:top w:val="single" w:sz="6" w:space="0" w:color="auto"/>
              <w:bottom w:val="single" w:sz="6" w:space="0" w:color="auto"/>
            </w:tcBorders>
          </w:tcPr>
          <w:p w14:paraId="37ED3ABF"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866" w:type="dxa"/>
            <w:tcBorders>
              <w:top w:val="single" w:sz="6" w:space="0" w:color="auto"/>
              <w:bottom w:val="single" w:sz="6" w:space="0" w:color="auto"/>
            </w:tcBorders>
          </w:tcPr>
          <w:p w14:paraId="22F38709"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r>
      <w:tr w:rsidR="004D14C7" w14:paraId="6891D141" w14:textId="77777777" w:rsidTr="004D14C7">
        <w:tc>
          <w:tcPr>
            <w:tcW w:w="3369" w:type="dxa"/>
            <w:vMerge/>
            <w:tcBorders>
              <w:top w:val="single" w:sz="6" w:space="0" w:color="auto"/>
              <w:bottom w:val="single" w:sz="6" w:space="0" w:color="auto"/>
            </w:tcBorders>
          </w:tcPr>
          <w:p w14:paraId="7B27FDD4" w14:textId="77777777" w:rsidR="004D14C7" w:rsidRPr="00C73833" w:rsidRDefault="004D14C7" w:rsidP="004D14C7">
            <w:pPr>
              <w:jc w:val="both"/>
              <w:rPr>
                <w:rFonts w:ascii="Times New Roman" w:hAnsi="Times New Roman" w:cs="Times New Roman"/>
                <w:sz w:val="20"/>
                <w:szCs w:val="20"/>
              </w:rPr>
            </w:pPr>
          </w:p>
        </w:tc>
        <w:tc>
          <w:tcPr>
            <w:tcW w:w="1417" w:type="dxa"/>
            <w:tcBorders>
              <w:top w:val="single" w:sz="6" w:space="0" w:color="auto"/>
              <w:bottom w:val="single" w:sz="6" w:space="0" w:color="auto"/>
            </w:tcBorders>
          </w:tcPr>
          <w:p w14:paraId="4841B4D0"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CA</w:t>
            </w:r>
          </w:p>
        </w:tc>
        <w:tc>
          <w:tcPr>
            <w:tcW w:w="709" w:type="dxa"/>
            <w:gridSpan w:val="2"/>
            <w:tcBorders>
              <w:top w:val="single" w:sz="6" w:space="0" w:color="auto"/>
              <w:bottom w:val="single" w:sz="6" w:space="0" w:color="auto"/>
            </w:tcBorders>
          </w:tcPr>
          <w:p w14:paraId="1BC260B6"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709" w:type="dxa"/>
            <w:tcBorders>
              <w:top w:val="single" w:sz="6" w:space="0" w:color="auto"/>
              <w:bottom w:val="single" w:sz="6" w:space="0" w:color="auto"/>
            </w:tcBorders>
          </w:tcPr>
          <w:p w14:paraId="0B04F518"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567" w:type="dxa"/>
            <w:tcBorders>
              <w:top w:val="single" w:sz="6" w:space="0" w:color="auto"/>
              <w:bottom w:val="single" w:sz="6" w:space="0" w:color="auto"/>
            </w:tcBorders>
          </w:tcPr>
          <w:p w14:paraId="583B5E6D"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850" w:type="dxa"/>
            <w:tcBorders>
              <w:top w:val="single" w:sz="6" w:space="0" w:color="auto"/>
              <w:bottom w:val="single" w:sz="6" w:space="0" w:color="auto"/>
            </w:tcBorders>
          </w:tcPr>
          <w:p w14:paraId="78A26B16"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567" w:type="dxa"/>
            <w:tcBorders>
              <w:top w:val="single" w:sz="6" w:space="0" w:color="auto"/>
              <w:bottom w:val="single" w:sz="6" w:space="0" w:color="auto"/>
            </w:tcBorders>
          </w:tcPr>
          <w:p w14:paraId="09F335FD"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866" w:type="dxa"/>
            <w:tcBorders>
              <w:top w:val="single" w:sz="6" w:space="0" w:color="auto"/>
              <w:bottom w:val="single" w:sz="6" w:space="0" w:color="auto"/>
            </w:tcBorders>
          </w:tcPr>
          <w:p w14:paraId="526ADC49"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r>
      <w:tr w:rsidR="004D14C7" w14:paraId="4F9ED43B" w14:textId="77777777" w:rsidTr="004D14C7">
        <w:tc>
          <w:tcPr>
            <w:tcW w:w="4786" w:type="dxa"/>
            <w:gridSpan w:val="2"/>
            <w:tcBorders>
              <w:top w:val="single" w:sz="6" w:space="0" w:color="auto"/>
              <w:bottom w:val="single" w:sz="6" w:space="0" w:color="auto"/>
            </w:tcBorders>
          </w:tcPr>
          <w:p w14:paraId="3D15AAAB"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de paciente (Tensión de red en la parte de entrada de señal o en la parte de salida de señal)</w:t>
            </w:r>
          </w:p>
        </w:tc>
        <w:tc>
          <w:tcPr>
            <w:tcW w:w="709" w:type="dxa"/>
            <w:gridSpan w:val="2"/>
            <w:tcBorders>
              <w:top w:val="single" w:sz="6" w:space="0" w:color="auto"/>
              <w:bottom w:val="single" w:sz="6" w:space="0" w:color="auto"/>
            </w:tcBorders>
          </w:tcPr>
          <w:p w14:paraId="034125D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709" w:type="dxa"/>
            <w:tcBorders>
              <w:top w:val="single" w:sz="6" w:space="0" w:color="auto"/>
              <w:bottom w:val="single" w:sz="6" w:space="0" w:color="auto"/>
            </w:tcBorders>
          </w:tcPr>
          <w:p w14:paraId="75562430"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p>
        </w:tc>
        <w:tc>
          <w:tcPr>
            <w:tcW w:w="567" w:type="dxa"/>
            <w:tcBorders>
              <w:top w:val="single" w:sz="6" w:space="0" w:color="auto"/>
              <w:bottom w:val="single" w:sz="6" w:space="0" w:color="auto"/>
            </w:tcBorders>
          </w:tcPr>
          <w:p w14:paraId="04B73948"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850" w:type="dxa"/>
            <w:tcBorders>
              <w:top w:val="single" w:sz="6" w:space="0" w:color="auto"/>
              <w:bottom w:val="single" w:sz="6" w:space="0" w:color="auto"/>
            </w:tcBorders>
          </w:tcPr>
          <w:p w14:paraId="041D42A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567" w:type="dxa"/>
            <w:tcBorders>
              <w:top w:val="single" w:sz="6" w:space="0" w:color="auto"/>
              <w:bottom w:val="single" w:sz="6" w:space="0" w:color="auto"/>
            </w:tcBorders>
          </w:tcPr>
          <w:p w14:paraId="719366D8"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866" w:type="dxa"/>
            <w:tcBorders>
              <w:top w:val="single" w:sz="6" w:space="0" w:color="auto"/>
              <w:bottom w:val="single" w:sz="6" w:space="0" w:color="auto"/>
            </w:tcBorders>
          </w:tcPr>
          <w:p w14:paraId="3EDD6CA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r>
      <w:tr w:rsidR="004D14C7" w14:paraId="69836A75" w14:textId="77777777" w:rsidTr="004D14C7">
        <w:tc>
          <w:tcPr>
            <w:tcW w:w="4786" w:type="dxa"/>
            <w:gridSpan w:val="2"/>
            <w:tcBorders>
              <w:top w:val="single" w:sz="6" w:space="0" w:color="auto"/>
              <w:bottom w:val="single" w:sz="6" w:space="0" w:color="auto"/>
            </w:tcBorders>
          </w:tcPr>
          <w:p w14:paraId="1B40BBCB"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de fuga de paciente (Tensión de red en la parte aplicable)</w:t>
            </w:r>
          </w:p>
        </w:tc>
        <w:tc>
          <w:tcPr>
            <w:tcW w:w="709" w:type="dxa"/>
            <w:gridSpan w:val="2"/>
            <w:tcBorders>
              <w:top w:val="single" w:sz="6" w:space="0" w:color="auto"/>
              <w:bottom w:val="single" w:sz="6" w:space="0" w:color="auto"/>
            </w:tcBorders>
          </w:tcPr>
          <w:p w14:paraId="1D7124DA"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709" w:type="dxa"/>
            <w:tcBorders>
              <w:top w:val="single" w:sz="6" w:space="0" w:color="auto"/>
              <w:bottom w:val="single" w:sz="6" w:space="0" w:color="auto"/>
            </w:tcBorders>
          </w:tcPr>
          <w:p w14:paraId="189F8B53"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567" w:type="dxa"/>
            <w:tcBorders>
              <w:top w:val="single" w:sz="6" w:space="0" w:color="auto"/>
              <w:bottom w:val="single" w:sz="6" w:space="0" w:color="auto"/>
            </w:tcBorders>
          </w:tcPr>
          <w:p w14:paraId="3BB0B79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850" w:type="dxa"/>
            <w:tcBorders>
              <w:top w:val="single" w:sz="6" w:space="0" w:color="auto"/>
              <w:bottom w:val="single" w:sz="6" w:space="0" w:color="auto"/>
            </w:tcBorders>
          </w:tcPr>
          <w:p w14:paraId="0580A7F4"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5</w:t>
            </w:r>
          </w:p>
        </w:tc>
        <w:tc>
          <w:tcPr>
            <w:tcW w:w="567" w:type="dxa"/>
            <w:tcBorders>
              <w:top w:val="single" w:sz="6" w:space="0" w:color="auto"/>
              <w:bottom w:val="single" w:sz="6" w:space="0" w:color="auto"/>
            </w:tcBorders>
          </w:tcPr>
          <w:p w14:paraId="33B7EBAC"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w:t>
            </w:r>
          </w:p>
        </w:tc>
        <w:tc>
          <w:tcPr>
            <w:tcW w:w="866" w:type="dxa"/>
            <w:tcBorders>
              <w:top w:val="single" w:sz="6" w:space="0" w:color="auto"/>
              <w:bottom w:val="single" w:sz="6" w:space="0" w:color="auto"/>
            </w:tcBorders>
          </w:tcPr>
          <w:p w14:paraId="31D8E985"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r>
      <w:tr w:rsidR="004D14C7" w14:paraId="72085A77" w14:textId="77777777" w:rsidTr="004D14C7">
        <w:tc>
          <w:tcPr>
            <w:tcW w:w="3369" w:type="dxa"/>
            <w:vMerge w:val="restart"/>
            <w:tcBorders>
              <w:top w:val="single" w:sz="6" w:space="0" w:color="auto"/>
              <w:bottom w:val="single" w:sz="6" w:space="0" w:color="auto"/>
            </w:tcBorders>
          </w:tcPr>
          <w:p w14:paraId="7197EDDB"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Corriente auxiliar de paciente según nota 5)</w:t>
            </w:r>
          </w:p>
        </w:tc>
        <w:tc>
          <w:tcPr>
            <w:tcW w:w="1417" w:type="dxa"/>
            <w:tcBorders>
              <w:top w:val="single" w:sz="6" w:space="0" w:color="auto"/>
              <w:bottom w:val="single" w:sz="6" w:space="0" w:color="auto"/>
            </w:tcBorders>
          </w:tcPr>
          <w:p w14:paraId="6C8CE537"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CC</w:t>
            </w:r>
          </w:p>
        </w:tc>
        <w:tc>
          <w:tcPr>
            <w:tcW w:w="709" w:type="dxa"/>
            <w:gridSpan w:val="2"/>
            <w:tcBorders>
              <w:top w:val="single" w:sz="6" w:space="0" w:color="auto"/>
              <w:bottom w:val="single" w:sz="6" w:space="0" w:color="auto"/>
            </w:tcBorders>
          </w:tcPr>
          <w:p w14:paraId="74425627"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709" w:type="dxa"/>
            <w:tcBorders>
              <w:top w:val="single" w:sz="6" w:space="0" w:color="auto"/>
              <w:bottom w:val="single" w:sz="6" w:space="0" w:color="auto"/>
            </w:tcBorders>
          </w:tcPr>
          <w:p w14:paraId="2FF01B04"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c>
          <w:tcPr>
            <w:tcW w:w="567" w:type="dxa"/>
            <w:tcBorders>
              <w:top w:val="single" w:sz="6" w:space="0" w:color="auto"/>
              <w:bottom w:val="single" w:sz="6" w:space="0" w:color="auto"/>
            </w:tcBorders>
          </w:tcPr>
          <w:p w14:paraId="2949443E"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850" w:type="dxa"/>
            <w:tcBorders>
              <w:top w:val="single" w:sz="6" w:space="0" w:color="auto"/>
              <w:bottom w:val="single" w:sz="6" w:space="0" w:color="auto"/>
            </w:tcBorders>
          </w:tcPr>
          <w:p w14:paraId="7ACBC58D"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c>
          <w:tcPr>
            <w:tcW w:w="567" w:type="dxa"/>
            <w:tcBorders>
              <w:top w:val="single" w:sz="6" w:space="0" w:color="auto"/>
              <w:bottom w:val="single" w:sz="6" w:space="0" w:color="auto"/>
            </w:tcBorders>
          </w:tcPr>
          <w:p w14:paraId="7666B9EA"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866" w:type="dxa"/>
            <w:tcBorders>
              <w:top w:val="single" w:sz="6" w:space="0" w:color="auto"/>
              <w:bottom w:val="single" w:sz="6" w:space="0" w:color="auto"/>
            </w:tcBorders>
          </w:tcPr>
          <w:p w14:paraId="5DF74469"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r>
      <w:tr w:rsidR="004D14C7" w14:paraId="75EF2728" w14:textId="77777777" w:rsidTr="004D14C7">
        <w:tc>
          <w:tcPr>
            <w:tcW w:w="3369" w:type="dxa"/>
            <w:vMerge/>
            <w:tcBorders>
              <w:top w:val="single" w:sz="6" w:space="0" w:color="auto"/>
              <w:bottom w:val="single" w:sz="18" w:space="0" w:color="auto"/>
            </w:tcBorders>
          </w:tcPr>
          <w:p w14:paraId="45837DC4" w14:textId="77777777" w:rsidR="004D14C7" w:rsidRPr="00C73833" w:rsidRDefault="004D14C7" w:rsidP="004D14C7">
            <w:pPr>
              <w:jc w:val="both"/>
              <w:rPr>
                <w:rFonts w:ascii="Times New Roman" w:hAnsi="Times New Roman" w:cs="Times New Roman"/>
                <w:sz w:val="20"/>
                <w:szCs w:val="20"/>
              </w:rPr>
            </w:pPr>
          </w:p>
        </w:tc>
        <w:tc>
          <w:tcPr>
            <w:tcW w:w="1417" w:type="dxa"/>
            <w:tcBorders>
              <w:top w:val="single" w:sz="6" w:space="0" w:color="auto"/>
              <w:bottom w:val="single" w:sz="18" w:space="0" w:color="auto"/>
            </w:tcBorders>
          </w:tcPr>
          <w:p w14:paraId="607CAFD4"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CA</w:t>
            </w:r>
          </w:p>
        </w:tc>
        <w:tc>
          <w:tcPr>
            <w:tcW w:w="709" w:type="dxa"/>
            <w:gridSpan w:val="2"/>
            <w:tcBorders>
              <w:top w:val="single" w:sz="6" w:space="0" w:color="auto"/>
              <w:bottom w:val="single" w:sz="18" w:space="0" w:color="auto"/>
            </w:tcBorders>
          </w:tcPr>
          <w:p w14:paraId="2A7239E0"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709" w:type="dxa"/>
            <w:tcBorders>
              <w:top w:val="single" w:sz="6" w:space="0" w:color="auto"/>
              <w:bottom w:val="single" w:sz="18" w:space="0" w:color="auto"/>
            </w:tcBorders>
          </w:tcPr>
          <w:p w14:paraId="7B230264"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567" w:type="dxa"/>
            <w:tcBorders>
              <w:top w:val="single" w:sz="6" w:space="0" w:color="auto"/>
              <w:bottom w:val="single" w:sz="18" w:space="0" w:color="auto"/>
            </w:tcBorders>
          </w:tcPr>
          <w:p w14:paraId="091FA321"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0,1</w:t>
            </w:r>
          </w:p>
        </w:tc>
        <w:tc>
          <w:tcPr>
            <w:tcW w:w="850" w:type="dxa"/>
            <w:tcBorders>
              <w:top w:val="single" w:sz="6" w:space="0" w:color="auto"/>
              <w:bottom w:val="single" w:sz="18" w:space="0" w:color="auto"/>
            </w:tcBorders>
          </w:tcPr>
          <w:p w14:paraId="1DC1D293"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0,5</w:t>
            </w:r>
          </w:p>
        </w:tc>
        <w:tc>
          <w:tcPr>
            <w:tcW w:w="567" w:type="dxa"/>
            <w:tcBorders>
              <w:top w:val="single" w:sz="6" w:space="0" w:color="auto"/>
              <w:bottom w:val="single" w:sz="18" w:space="0" w:color="auto"/>
            </w:tcBorders>
          </w:tcPr>
          <w:p w14:paraId="2FB823FA"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0,01</w:t>
            </w:r>
          </w:p>
        </w:tc>
        <w:tc>
          <w:tcPr>
            <w:tcW w:w="866" w:type="dxa"/>
            <w:tcBorders>
              <w:top w:val="single" w:sz="6" w:space="0" w:color="auto"/>
              <w:bottom w:val="single" w:sz="18" w:space="0" w:color="auto"/>
            </w:tcBorders>
          </w:tcPr>
          <w:p w14:paraId="4648E7BD" w14:textId="77777777" w:rsidR="004D14C7" w:rsidRPr="00C73833" w:rsidRDefault="004D14C7" w:rsidP="004D14C7">
            <w:pPr>
              <w:jc w:val="both"/>
              <w:rPr>
                <w:rFonts w:ascii="Times New Roman" w:hAnsi="Times New Roman" w:cs="Times New Roman"/>
                <w:sz w:val="20"/>
                <w:szCs w:val="20"/>
              </w:rPr>
            </w:pPr>
            <w:r w:rsidRPr="00C73833">
              <w:rPr>
                <w:rFonts w:ascii="Times New Roman" w:hAnsi="Times New Roman" w:cs="Times New Roman"/>
                <w:sz w:val="20"/>
                <w:szCs w:val="20"/>
              </w:rPr>
              <w:t>0,05</w:t>
            </w:r>
          </w:p>
        </w:tc>
      </w:tr>
      <w:tr w:rsidR="004D14C7" w14:paraId="71A1D0FB" w14:textId="77777777" w:rsidTr="004D14C7">
        <w:tblPrEx>
          <w:tblCellMar>
            <w:left w:w="70" w:type="dxa"/>
            <w:right w:w="70" w:type="dxa"/>
          </w:tblCellMar>
          <w:tblLook w:val="0000" w:firstRow="0" w:lastRow="0" w:firstColumn="0" w:lastColumn="0" w:noHBand="0" w:noVBand="0"/>
        </w:tblPrEx>
        <w:trPr>
          <w:trHeight w:val="5634"/>
        </w:trPr>
        <w:tc>
          <w:tcPr>
            <w:tcW w:w="9054" w:type="dxa"/>
            <w:gridSpan w:val="9"/>
            <w:tcBorders>
              <w:top w:val="single" w:sz="18" w:space="0" w:color="auto"/>
            </w:tcBorders>
          </w:tcPr>
          <w:p w14:paraId="72BE2024" w14:textId="77777777" w:rsidR="004D14C7" w:rsidRPr="00C73833" w:rsidRDefault="004D14C7" w:rsidP="004D14C7">
            <w:pPr>
              <w:jc w:val="both"/>
              <w:rPr>
                <w:rFonts w:ascii="Times New Roman" w:hAnsi="Times New Roman" w:cs="Times New Roman"/>
                <w:sz w:val="12"/>
                <w:szCs w:val="24"/>
              </w:rPr>
            </w:pPr>
          </w:p>
          <w:p w14:paraId="02E3F39A" w14:textId="77777777" w:rsidR="004D14C7" w:rsidRPr="00C93A3A" w:rsidRDefault="004D14C7" w:rsidP="004D14C7">
            <w:pPr>
              <w:jc w:val="both"/>
              <w:rPr>
                <w:rFonts w:ascii="Times New Roman" w:hAnsi="Times New Roman" w:cs="Times New Roman"/>
                <w:b/>
                <w:szCs w:val="24"/>
              </w:rPr>
            </w:pPr>
            <w:r w:rsidRPr="00C93A3A">
              <w:rPr>
                <w:rFonts w:ascii="Times New Roman" w:hAnsi="Times New Roman" w:cs="Times New Roman"/>
                <w:b/>
                <w:szCs w:val="24"/>
              </w:rPr>
              <w:t>NOTAS</w:t>
            </w:r>
          </w:p>
          <w:p w14:paraId="7E050B6C" w14:textId="77777777" w:rsidR="004D14C7" w:rsidRPr="00C93A99" w:rsidRDefault="004D14C7" w:rsidP="004D14C7">
            <w:pPr>
              <w:jc w:val="both"/>
              <w:rPr>
                <w:rFonts w:ascii="Times New Roman" w:hAnsi="Times New Roman" w:cs="Times New Roman"/>
                <w:b/>
                <w:szCs w:val="24"/>
              </w:rPr>
            </w:pPr>
            <w:r w:rsidRPr="00C93A99">
              <w:rPr>
                <w:rFonts w:ascii="Times New Roman" w:hAnsi="Times New Roman" w:cs="Times New Roman"/>
                <w:b/>
                <w:szCs w:val="24"/>
              </w:rPr>
              <w:t>C.N.: condición normal</w:t>
            </w:r>
          </w:p>
          <w:p w14:paraId="22941C15" w14:textId="77777777" w:rsidR="004D14C7" w:rsidRPr="00C93A99" w:rsidRDefault="004D14C7" w:rsidP="004D14C7">
            <w:pPr>
              <w:jc w:val="both"/>
              <w:rPr>
                <w:rFonts w:ascii="Times New Roman" w:hAnsi="Times New Roman" w:cs="Times New Roman"/>
                <w:b/>
                <w:szCs w:val="24"/>
              </w:rPr>
            </w:pPr>
            <w:r w:rsidRPr="00C93A99">
              <w:rPr>
                <w:rFonts w:ascii="Times New Roman" w:hAnsi="Times New Roman" w:cs="Times New Roman"/>
                <w:b/>
                <w:szCs w:val="24"/>
              </w:rPr>
              <w:t>C.F.U.: condición de falla única</w:t>
            </w:r>
          </w:p>
          <w:p w14:paraId="27062720"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1) La única condición de falla única para la corriente de fuga a tierra es la interrupción de uno de los conductores de alimentación, uno cada vez.</w:t>
            </w:r>
          </w:p>
          <w:p w14:paraId="3217B3C5"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2) Equipos que no tienen partes accesibles conectadas a tierra de protección ni ningún medio para la protección de tierra de otros equipos y que cumplen con los requisitos de la corriente de fuga de la envolvente y de la corriente de fuga de paciente (si es aplicable).</w:t>
            </w:r>
          </w:p>
          <w:p w14:paraId="5258486F"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Por ejemplo:</w:t>
            </w:r>
          </w:p>
          <w:p w14:paraId="1FDFA930"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Los computadores con las partes de la red de alimentación apantalladas.</w:t>
            </w:r>
          </w:p>
          <w:p w14:paraId="626A4843"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3) Equipos especificados para instalarse permanentemente con un conductor de protección de tierra que está eléctricamente conectado de forma que la conexión solamente se pueda aflojar con la utilización de una herramienta y que está tan apretado, o de otra forma, tan mecánicamente asegurado en una localización específica, de manera que solamente se puede mover con el uso de una herramienta.</w:t>
            </w:r>
          </w:p>
          <w:p w14:paraId="22632A87"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Ejemplos de tales equipos son:</w:t>
            </w:r>
          </w:p>
          <w:p w14:paraId="51633E01"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 Los componentes principales de una instalación de rayos X tales como un generador de rayos X y la mesa de examen o de tratamiento.</w:t>
            </w:r>
          </w:p>
          <w:p w14:paraId="674E98B5"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 Equipos con calentadores con aislamiento mineral.</w:t>
            </w:r>
          </w:p>
          <w:p w14:paraId="4D454A9E"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 Equipos con una corriente de fuga a tierra más alta que la establecida en esta tabla en “corriente de fuga a tierra general”, que se debe al cumplimiento con los requisitos para la supresión de radio-interferencias.</w:t>
            </w:r>
          </w:p>
          <w:p w14:paraId="764C7AB1" w14:textId="77777777" w:rsidR="004D14C7" w:rsidRPr="00C93A3A" w:rsidRDefault="004D14C7" w:rsidP="004D14C7">
            <w:pPr>
              <w:jc w:val="both"/>
              <w:rPr>
                <w:rFonts w:ascii="Times New Roman" w:hAnsi="Times New Roman" w:cs="Times New Roman"/>
                <w:szCs w:val="24"/>
              </w:rPr>
            </w:pPr>
            <w:r w:rsidRPr="00C93A3A">
              <w:rPr>
                <w:rFonts w:ascii="Times New Roman" w:hAnsi="Times New Roman" w:cs="Times New Roman"/>
                <w:szCs w:val="24"/>
              </w:rPr>
              <w:t>4) Equipos móviles de rayos x y equipos móviles con aislamiento mineral.</w:t>
            </w:r>
          </w:p>
          <w:p w14:paraId="6F0BDCB2" w14:textId="77777777" w:rsidR="004D14C7" w:rsidRDefault="004D14C7" w:rsidP="004D14C7">
            <w:pPr>
              <w:jc w:val="both"/>
              <w:rPr>
                <w:rFonts w:ascii="Times New Roman" w:hAnsi="Times New Roman" w:cs="Times New Roman"/>
                <w:szCs w:val="24"/>
              </w:rPr>
            </w:pPr>
            <w:r w:rsidRPr="00C93A3A">
              <w:rPr>
                <w:rFonts w:ascii="Times New Roman" w:hAnsi="Times New Roman" w:cs="Times New Roman"/>
                <w:szCs w:val="24"/>
              </w:rPr>
              <w:t>5) Los valores máximos para los componentes de alterna de la corriente de fuga de paciente y de la corriente auxiliar de paciente especificados en esta tabla se refieren sólo a los componentes alternos de la corriente.</w:t>
            </w:r>
          </w:p>
          <w:p w14:paraId="351E975E" w14:textId="77777777" w:rsidR="004D14C7" w:rsidRDefault="004D14C7" w:rsidP="004D14C7">
            <w:pPr>
              <w:jc w:val="both"/>
              <w:rPr>
                <w:rFonts w:ascii="Times New Roman" w:hAnsi="Times New Roman" w:cs="Times New Roman"/>
                <w:sz w:val="24"/>
                <w:szCs w:val="24"/>
              </w:rPr>
            </w:pPr>
          </w:p>
        </w:tc>
      </w:tr>
    </w:tbl>
    <w:p w14:paraId="67DB133C" w14:textId="77777777" w:rsidR="004D14C7" w:rsidRDefault="004D14C7" w:rsidP="004D14C7">
      <w:pPr>
        <w:jc w:val="both"/>
        <w:rPr>
          <w:rFonts w:ascii="Times New Roman" w:hAnsi="Times New Roman" w:cs="Times New Roman"/>
          <w:sz w:val="24"/>
          <w:szCs w:val="24"/>
        </w:rPr>
      </w:pPr>
    </w:p>
    <w:p w14:paraId="5A7DCDEC" w14:textId="77777777" w:rsidR="004D14C7" w:rsidRDefault="004D14C7" w:rsidP="004D14C7">
      <w:pPr>
        <w:jc w:val="center"/>
        <w:rPr>
          <w:rFonts w:ascii="Times New Roman" w:hAnsi="Times New Roman" w:cs="Times New Roman"/>
          <w:sz w:val="24"/>
          <w:szCs w:val="24"/>
        </w:rPr>
      </w:pPr>
      <w:r w:rsidRPr="00C73833">
        <w:rPr>
          <w:rFonts w:ascii="Times New Roman" w:hAnsi="Times New Roman" w:cs="Times New Roman"/>
          <w:noProof/>
          <w:sz w:val="24"/>
          <w:szCs w:val="24"/>
          <w:lang w:val="en-US"/>
        </w:rPr>
        <w:drawing>
          <wp:inline distT="0" distB="0" distL="0" distR="0" wp14:anchorId="0072FCE9" wp14:editId="565D1D88">
            <wp:extent cx="2592213" cy="1343025"/>
            <wp:effectExtent l="19050" t="0" r="0" b="0"/>
            <wp:docPr id="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srcRect/>
                    <a:stretch>
                      <a:fillRect/>
                    </a:stretch>
                  </pic:blipFill>
                  <pic:spPr bwMode="auto">
                    <a:xfrm>
                      <a:off x="0" y="0"/>
                      <a:ext cx="2608858" cy="1351649"/>
                    </a:xfrm>
                    <a:prstGeom prst="rect">
                      <a:avLst/>
                    </a:prstGeom>
                    <a:noFill/>
                    <a:ln w="9525">
                      <a:noFill/>
                      <a:miter lim="800000"/>
                      <a:headEnd/>
                      <a:tailEnd/>
                    </a:ln>
                  </pic:spPr>
                </pic:pic>
              </a:graphicData>
            </a:graphic>
          </wp:inline>
        </w:drawing>
      </w:r>
    </w:p>
    <w:p w14:paraId="2751AA82" w14:textId="77777777" w:rsidR="004D14C7" w:rsidRDefault="004D14C7" w:rsidP="004D14C7">
      <w:pPr>
        <w:pStyle w:val="NormalWeb"/>
        <w:jc w:val="center"/>
        <w:rPr>
          <w:sz w:val="18"/>
        </w:rPr>
      </w:pPr>
      <w:r>
        <w:rPr>
          <w:b/>
          <w:i/>
          <w:sz w:val="18"/>
        </w:rPr>
        <w:t>Figura 21. Ejemplo de un dispositivo de medida</w:t>
      </w:r>
      <w:r w:rsidRPr="00974CC5">
        <w:rPr>
          <w:b/>
          <w:i/>
          <w:sz w:val="18"/>
        </w:rPr>
        <w:t>.</w:t>
      </w:r>
    </w:p>
    <w:p w14:paraId="0306F38E" w14:textId="77777777" w:rsidR="004D14C7" w:rsidRPr="000F3477" w:rsidRDefault="004D14C7" w:rsidP="004D14C7">
      <w:pPr>
        <w:jc w:val="both"/>
        <w:rPr>
          <w:rFonts w:ascii="Times New Roman" w:hAnsi="Times New Roman" w:cs="Times New Roman"/>
          <w:b/>
          <w:sz w:val="24"/>
          <w:szCs w:val="24"/>
        </w:rPr>
      </w:pPr>
      <w:r>
        <w:rPr>
          <w:rFonts w:ascii="Times New Roman" w:hAnsi="Times New Roman" w:cs="Times New Roman"/>
          <w:sz w:val="24"/>
          <w:szCs w:val="24"/>
        </w:rPr>
        <w:t>III.4.2</w:t>
      </w:r>
      <w:r>
        <w:rPr>
          <w:rFonts w:ascii="Times New Roman" w:hAnsi="Times New Roman" w:cs="Times New Roman"/>
          <w:sz w:val="24"/>
          <w:szCs w:val="24"/>
        </w:rPr>
        <w:tab/>
      </w:r>
      <w:r w:rsidRPr="000F3477">
        <w:rPr>
          <w:rFonts w:ascii="Times New Roman" w:hAnsi="Times New Roman" w:cs="Times New Roman"/>
          <w:b/>
          <w:sz w:val="24"/>
          <w:szCs w:val="24"/>
        </w:rPr>
        <w:t xml:space="preserve">Valores </w:t>
      </w:r>
      <w:r>
        <w:rPr>
          <w:rFonts w:ascii="Times New Roman" w:hAnsi="Times New Roman" w:cs="Times New Roman"/>
          <w:b/>
          <w:sz w:val="24"/>
          <w:szCs w:val="24"/>
        </w:rPr>
        <w:t>Permitidos de Corrientes de Fuga y Corrientes Auxiliares d</w:t>
      </w:r>
      <w:r w:rsidRPr="000F3477">
        <w:rPr>
          <w:rFonts w:ascii="Times New Roman" w:hAnsi="Times New Roman" w:cs="Times New Roman"/>
          <w:b/>
          <w:sz w:val="24"/>
          <w:szCs w:val="24"/>
        </w:rPr>
        <w:t xml:space="preserve">e Pacientes, Continuas, </w:t>
      </w:r>
      <w:r>
        <w:rPr>
          <w:rFonts w:ascii="Times New Roman" w:hAnsi="Times New Roman" w:cs="Times New Roman"/>
          <w:b/>
          <w:sz w:val="24"/>
          <w:szCs w:val="24"/>
        </w:rPr>
        <w:t>para Formas de Onda Compuesta d</w:t>
      </w:r>
      <w:r w:rsidRPr="000F3477">
        <w:rPr>
          <w:rFonts w:ascii="Times New Roman" w:hAnsi="Times New Roman" w:cs="Times New Roman"/>
          <w:b/>
          <w:sz w:val="24"/>
          <w:szCs w:val="24"/>
        </w:rPr>
        <w:t xml:space="preserve">e CA </w:t>
      </w:r>
      <w:r>
        <w:rPr>
          <w:rFonts w:ascii="Times New Roman" w:hAnsi="Times New Roman" w:cs="Times New Roman"/>
          <w:b/>
          <w:sz w:val="24"/>
          <w:szCs w:val="24"/>
        </w:rPr>
        <w:t>y</w:t>
      </w:r>
      <w:r w:rsidRPr="000F3477">
        <w:rPr>
          <w:rFonts w:ascii="Times New Roman" w:hAnsi="Times New Roman" w:cs="Times New Roman"/>
          <w:b/>
          <w:sz w:val="24"/>
          <w:szCs w:val="24"/>
        </w:rPr>
        <w:t xml:space="preserve"> CC </w:t>
      </w:r>
      <w:r>
        <w:rPr>
          <w:rFonts w:ascii="Times New Roman" w:hAnsi="Times New Roman" w:cs="Times New Roman"/>
          <w:b/>
          <w:sz w:val="24"/>
          <w:szCs w:val="24"/>
        </w:rPr>
        <w:t>con Frecuencias menores o iguales d</w:t>
      </w:r>
      <w:r w:rsidRPr="000F3477">
        <w:rPr>
          <w:rFonts w:ascii="Times New Roman" w:hAnsi="Times New Roman" w:cs="Times New Roman"/>
          <w:b/>
          <w:sz w:val="24"/>
          <w:szCs w:val="24"/>
        </w:rPr>
        <w:t>e 1khz.</w:t>
      </w:r>
    </w:p>
    <w:p w14:paraId="3CBA3626"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 xml:space="preserve">En general el riesgo de fibrilación ventricular o de fallo del bombeo cardiaco aumenta con el valor o la duración, hasta unos pocos segundos, de las corrientes que pasan a través del corazón. </w:t>
      </w:r>
      <w:r>
        <w:rPr>
          <w:rFonts w:ascii="Times New Roman" w:hAnsi="Times New Roman" w:cs="Times New Roman"/>
          <w:sz w:val="24"/>
          <w:szCs w:val="24"/>
        </w:rPr>
        <w:lastRenderedPageBreak/>
        <w:t>Algunas áreas del corazón son más sensibles que otras. Esto es, una corriente que causa fibrilación ventricular cuando se aplica a una parte del corazón puede no causar ningún efecto cuando se aplica a otra parte del mismo.</w:t>
      </w:r>
    </w:p>
    <w:p w14:paraId="4EBC260D"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El riesgo es más alto y aproximadamente igual para frecuencias en el intervalo de 10Hz a 200Hz. Es más bajo, en un factor de casi 5 en CC y entre aproximadamente 1,5kHz a 1kHz. Mayor que 1kHz el riesgo decrece rápidamente. Los valores en tabla 7 cubren el intervalo desde CC hasta 1kHz. Las frecuencias de la red de alimentación de 50Hz a 60Hz están en el intervalo de más alto riesgo.</w:t>
      </w:r>
    </w:p>
    <w:p w14:paraId="230C8DD3"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Aunque como regla general las exigencias de una norma general son menos restrictivas que las exigencias de las normas particulares, algunos de los valores permitidos en tabla 7 se establecen a nivel tal que:</w:t>
      </w:r>
    </w:p>
    <w:p w14:paraId="33A9ADF9"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ab/>
        <w:t>a)</w:t>
      </w:r>
      <w:r>
        <w:rPr>
          <w:rFonts w:ascii="Times New Roman" w:hAnsi="Times New Roman" w:cs="Times New Roman"/>
          <w:sz w:val="24"/>
          <w:szCs w:val="24"/>
        </w:rPr>
        <w:tab/>
        <w:t>La mayoría de los tipos de equipos pueden cumplirlas, y</w:t>
      </w:r>
    </w:p>
    <w:p w14:paraId="0F83E687"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t>Se pueden aplicar a la mayoría de los tipos de equipos (existentes o futuros) para los que no existen normas particulares.</w:t>
      </w:r>
    </w:p>
    <w:p w14:paraId="522F7DF1"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III.4.2.1</w:t>
      </w:r>
      <w:r>
        <w:rPr>
          <w:rFonts w:ascii="Times New Roman" w:hAnsi="Times New Roman" w:cs="Times New Roman"/>
          <w:sz w:val="24"/>
          <w:szCs w:val="24"/>
        </w:rPr>
        <w:tab/>
      </w:r>
      <w:r>
        <w:rPr>
          <w:rFonts w:ascii="Times New Roman" w:hAnsi="Times New Roman" w:cs="Times New Roman"/>
          <w:b/>
          <w:sz w:val="24"/>
          <w:szCs w:val="24"/>
        </w:rPr>
        <w:t>Corrientes de Fuga a Tierra</w:t>
      </w:r>
    </w:p>
    <w:p w14:paraId="02FF6989"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Los valores admisibles de la corriente de fuga a tierra no son críticos y se eligen para evitar cualquier aumento importante de las corrientes que circulan por el sistema protector de puesta a tierra de la instalación.</w:t>
      </w:r>
    </w:p>
    <w:p w14:paraId="1B805E3A"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III.4.2.2</w:t>
      </w:r>
      <w:r>
        <w:rPr>
          <w:rFonts w:ascii="Times New Roman" w:hAnsi="Times New Roman" w:cs="Times New Roman"/>
          <w:sz w:val="24"/>
          <w:szCs w:val="24"/>
        </w:rPr>
        <w:tab/>
      </w:r>
      <w:r>
        <w:rPr>
          <w:rFonts w:ascii="Times New Roman" w:hAnsi="Times New Roman" w:cs="Times New Roman"/>
          <w:b/>
          <w:sz w:val="24"/>
          <w:szCs w:val="24"/>
        </w:rPr>
        <w:t>Corriente de Fuga de la Envolvente</w:t>
      </w:r>
    </w:p>
    <w:p w14:paraId="26AB860E"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Los límites se basan en las consideraciones siguientes:</w:t>
      </w:r>
    </w:p>
    <w:p w14:paraId="1D428D4C" w14:textId="77777777" w:rsidR="004D14C7" w:rsidRDefault="004D14C7" w:rsidP="004D14C7">
      <w:pPr>
        <w:pStyle w:val="ListParagraph"/>
        <w:numPr>
          <w:ilvl w:val="0"/>
          <w:numId w:val="46"/>
        </w:numPr>
        <w:spacing w:after="200" w:line="276" w:lineRule="auto"/>
        <w:contextualSpacing/>
        <w:jc w:val="both"/>
      </w:pPr>
      <w:r>
        <w:t>La corriente de fuga de la envolvente de los equipos con partes aplicables de tipo CF en condiciones normales se eleva al mismo nivel del que se utiliza para equipos con partes aplicables de tipo B y tipo BF, porque dichos equipos se puede usar simultáneamente en un paciente.</w:t>
      </w:r>
    </w:p>
    <w:p w14:paraId="1D3357A8" w14:textId="77777777" w:rsidR="004D14C7" w:rsidRDefault="004D14C7" w:rsidP="004D14C7">
      <w:pPr>
        <w:pStyle w:val="ListParagraph"/>
        <w:numPr>
          <w:ilvl w:val="0"/>
          <w:numId w:val="46"/>
        </w:numPr>
        <w:spacing w:after="200" w:line="276" w:lineRule="auto"/>
        <w:contextualSpacing/>
        <w:jc w:val="both"/>
      </w:pPr>
      <w:r>
        <w:t>La densidad de corriente creada en el corazón por una corriente que entra en el pecho es de 50μA/mm</w:t>
      </w:r>
      <w:r w:rsidRPr="00D1063D">
        <w:rPr>
          <w:vertAlign w:val="superscript"/>
        </w:rPr>
        <w:t>2</w:t>
      </w:r>
      <w:r>
        <w:t xml:space="preserve"> por Ampere. La densidad de corriente en el corazón para una corriente de 500μA que entra en el pecho (valor máximo permitido en condición de falla única) es de 0,025μA/mm</w:t>
      </w:r>
      <w:r w:rsidRPr="00D1063D">
        <w:rPr>
          <w:vertAlign w:val="superscript"/>
        </w:rPr>
        <w:t>2</w:t>
      </w:r>
      <w:r>
        <w:t>, muy inferior al nivel preocupante.</w:t>
      </w:r>
    </w:p>
    <w:p w14:paraId="55B6809A" w14:textId="77777777" w:rsidR="004D14C7" w:rsidRDefault="004D14C7" w:rsidP="004D14C7">
      <w:pPr>
        <w:pStyle w:val="ListParagraph"/>
        <w:numPr>
          <w:ilvl w:val="0"/>
          <w:numId w:val="46"/>
        </w:numPr>
        <w:spacing w:after="200" w:line="276" w:lineRule="auto"/>
        <w:contextualSpacing/>
        <w:jc w:val="both"/>
      </w:pPr>
      <w:r>
        <w:t xml:space="preserve">La probabilidad de que la </w:t>
      </w:r>
      <w:r w:rsidRPr="00B6518E">
        <w:rPr>
          <w:u w:val="single"/>
        </w:rPr>
        <w:t>corriente de fuga de la envolvente</w:t>
      </w:r>
      <w:r>
        <w:t xml:space="preserve"> que fluye a través del corazón, </w:t>
      </w:r>
      <w:r w:rsidRPr="00B6518E">
        <w:rPr>
          <w:b/>
        </w:rPr>
        <w:t>cause fibrilación ventricular o fallo de bombeo.</w:t>
      </w:r>
    </w:p>
    <w:p w14:paraId="5570731A" w14:textId="77777777" w:rsidR="004D14C7" w:rsidRDefault="004D14C7" w:rsidP="004D14C7">
      <w:pPr>
        <w:ind w:left="360"/>
        <w:jc w:val="both"/>
        <w:rPr>
          <w:rFonts w:ascii="Times New Roman" w:hAnsi="Times New Roman" w:cs="Times New Roman"/>
          <w:sz w:val="24"/>
          <w:szCs w:val="24"/>
        </w:rPr>
      </w:pPr>
      <w:r w:rsidRPr="00B6518E">
        <w:rPr>
          <w:rFonts w:ascii="Times New Roman" w:hAnsi="Times New Roman" w:cs="Times New Roman"/>
          <w:sz w:val="24"/>
          <w:szCs w:val="24"/>
        </w:rPr>
        <w:t xml:space="preserve">Se puede imaginar que la corriente de fuga de la envolvente podría alcanzar algún punto intracardiaco si se emplean procedimientos descuidados para manipular conductores intracardiacos </w:t>
      </w:r>
      <w:r w:rsidRPr="00B6518E">
        <w:rPr>
          <w:rFonts w:ascii="Times New Roman" w:hAnsi="Times New Roman" w:cs="Times New Roman"/>
          <w:sz w:val="24"/>
          <w:szCs w:val="24"/>
        </w:rPr>
        <w:lastRenderedPageBreak/>
        <w:t xml:space="preserve">o catéteres llenos de líquidos. </w:t>
      </w:r>
      <w:r w:rsidRPr="00B6518E">
        <w:rPr>
          <w:rFonts w:ascii="Times New Roman" w:hAnsi="Times New Roman" w:cs="Times New Roman"/>
          <w:sz w:val="24"/>
          <w:szCs w:val="24"/>
          <w:u w:val="single"/>
        </w:rPr>
        <w:t>Tales dispositivos se deberían manipular con gran cuidado e igualmente con guantes de goma secos.</w:t>
      </w:r>
    </w:p>
    <w:p w14:paraId="55FCA082" w14:textId="77777777" w:rsidR="004D14C7" w:rsidRDefault="004D14C7" w:rsidP="004D14C7">
      <w:pPr>
        <w:ind w:left="360"/>
        <w:jc w:val="both"/>
        <w:rPr>
          <w:rFonts w:ascii="Times New Roman" w:hAnsi="Times New Roman" w:cs="Times New Roman"/>
          <w:sz w:val="24"/>
          <w:szCs w:val="24"/>
        </w:rPr>
      </w:pPr>
      <w:r>
        <w:rPr>
          <w:rFonts w:ascii="Times New Roman" w:hAnsi="Times New Roman" w:cs="Times New Roman"/>
          <w:sz w:val="24"/>
          <w:szCs w:val="24"/>
        </w:rPr>
        <w:t>La probabilidad de un contacto directo entre un dispositivo intracardiaco y una envolvente del equipo se considera muy baja, quizás una vez de cada 100. La probabilidad de un contacto indirecto a través del personal médico auxiliar se considera que es algo mayor, quizás una vez de cada 10. La corriente de fuga máxima permitida en condiciones normales es 100μA y tiene una probabilidad de producir fibrilación ventricular de 0,05. Si la probabilidad de un contacto indirecto es 0,1, entonces la probabilidad global es de 0,005. Aunque esta probabilidad podría parecer excesivamente alta, se debe hacer notar que mediante la manipulación correcta de los dispositivos intracardiacos esta probabilidad se puede hacer igual a la aplicable a la estimulación mecánica sola, 0,001.</w:t>
      </w:r>
    </w:p>
    <w:p w14:paraId="57A682ED" w14:textId="77777777" w:rsidR="004D14C7" w:rsidRDefault="004D14C7" w:rsidP="004D14C7">
      <w:pPr>
        <w:ind w:left="360"/>
        <w:jc w:val="both"/>
        <w:rPr>
          <w:rFonts w:ascii="Times New Roman" w:hAnsi="Times New Roman" w:cs="Times New Roman"/>
          <w:sz w:val="24"/>
          <w:szCs w:val="24"/>
        </w:rPr>
      </w:pPr>
      <w:r>
        <w:rPr>
          <w:rFonts w:ascii="Times New Roman" w:hAnsi="Times New Roman" w:cs="Times New Roman"/>
          <w:sz w:val="24"/>
          <w:szCs w:val="24"/>
        </w:rPr>
        <w:t>La probabilidad de que la corriente de fuga de la envolvente alcance el valor máximo permitido de 500μA (condición de falla única) se considera que es 0,1 en departamentos con procedimientos de mantenimiento mediocres. La probabilidad de que esta corriente cause fibrilación ventricular se toma como 1. La probabilidad de un contacto accidental directo con la envolvente se considera de 0,01, dando una probabilidad total de 0,001, igual a la probabilidad de la estimulación mecánica sola.</w:t>
      </w:r>
    </w:p>
    <w:p w14:paraId="29F9A6ED" w14:textId="77777777" w:rsidR="004D14C7" w:rsidRDefault="004D14C7" w:rsidP="004D14C7">
      <w:pPr>
        <w:ind w:left="360"/>
        <w:jc w:val="both"/>
        <w:rPr>
          <w:rFonts w:ascii="Times New Roman" w:hAnsi="Times New Roman" w:cs="Times New Roman"/>
          <w:sz w:val="24"/>
          <w:szCs w:val="24"/>
        </w:rPr>
      </w:pPr>
      <w:r>
        <w:rPr>
          <w:rFonts w:ascii="Times New Roman" w:hAnsi="Times New Roman" w:cs="Times New Roman"/>
          <w:sz w:val="24"/>
          <w:szCs w:val="24"/>
        </w:rPr>
        <w:t>La probabilidad de que la corriente de fuga de la envolvente a su máximo valor permitido de 500μA (condición de falla única) se conduzca hasta un dispositivo intracardiaco por vía del personal médico es de 0,01 (0,1 para la condición de falla única, y 0,1 para el contacto accidental). Puesto que la probabilidad de que esta corriente cause fibrilación ventricular es 1, la probabilidad total es también 0,01. De nuevo esta probabilidad es alta, sin embargo se puede lograr disminuir al nivel de la probabilidad de la estimulación mecánica sola de 0,001 mediante procedimientos adecuados.</w:t>
      </w:r>
    </w:p>
    <w:p w14:paraId="698589FE" w14:textId="77777777" w:rsidR="004D14C7" w:rsidRDefault="004D14C7" w:rsidP="004D14C7">
      <w:pPr>
        <w:pStyle w:val="ListParagraph"/>
        <w:numPr>
          <w:ilvl w:val="0"/>
          <w:numId w:val="46"/>
        </w:numPr>
        <w:spacing w:after="200" w:line="276" w:lineRule="auto"/>
        <w:contextualSpacing/>
        <w:jc w:val="both"/>
      </w:pPr>
      <w:r w:rsidRPr="00B6518E">
        <w:t xml:space="preserve">Probabilidad de que la </w:t>
      </w:r>
      <w:r w:rsidRPr="00B6518E">
        <w:rPr>
          <w:u w:val="single"/>
        </w:rPr>
        <w:t>corriente de fuga de la envolvente</w:t>
      </w:r>
      <w:r w:rsidRPr="00B6518E">
        <w:t xml:space="preserve"> sea </w:t>
      </w:r>
      <w:r w:rsidRPr="00B6518E">
        <w:rPr>
          <w:b/>
        </w:rPr>
        <w:t>percibida por el paciente</w:t>
      </w:r>
      <w:r w:rsidRPr="00B6518E">
        <w:t>.</w:t>
      </w:r>
    </w:p>
    <w:p w14:paraId="430BC272" w14:textId="77777777" w:rsidR="004D14C7" w:rsidRDefault="004D14C7" w:rsidP="004D14C7">
      <w:pPr>
        <w:ind w:left="360"/>
        <w:jc w:val="both"/>
        <w:rPr>
          <w:rFonts w:ascii="Times New Roman" w:hAnsi="Times New Roman" w:cs="Times New Roman"/>
          <w:sz w:val="24"/>
          <w:szCs w:val="24"/>
        </w:rPr>
      </w:pPr>
      <w:r w:rsidRPr="00B6518E">
        <w:rPr>
          <w:rFonts w:ascii="Times New Roman" w:hAnsi="Times New Roman" w:cs="Times New Roman"/>
          <w:sz w:val="24"/>
          <w:szCs w:val="24"/>
        </w:rPr>
        <w:t>La probabilidad de que 500μA sean percibidos, es de 0,01 para los hombres y de 0,014 para las mujeres cuando se utilizan electrodos de pinza con una piel intactas. El nivel de perceptibilidad es más alto para las corrientes que pasan a través de las membranas mucosas o de perforaciones en la piel. Puesto que la distribución es normal, existe la probabilidad de que algunos pacientes perciban corrientes muy pequeñas. Se ha informado de una persona que ha sentido 4μA al pasar a través de una membrana mucosa.</w:t>
      </w:r>
    </w:p>
    <w:p w14:paraId="352F5BD8" w14:textId="77777777" w:rsidR="004D14C7" w:rsidRDefault="004D14C7" w:rsidP="004D14C7">
      <w:pPr>
        <w:ind w:left="360"/>
        <w:jc w:val="both"/>
        <w:rPr>
          <w:rFonts w:ascii="Times New Roman" w:hAnsi="Times New Roman" w:cs="Times New Roman"/>
          <w:sz w:val="24"/>
          <w:szCs w:val="24"/>
        </w:rPr>
      </w:pPr>
      <w:r>
        <w:rPr>
          <w:rFonts w:ascii="Times New Roman" w:hAnsi="Times New Roman" w:cs="Times New Roman"/>
          <w:sz w:val="24"/>
          <w:szCs w:val="24"/>
        </w:rPr>
        <w:t>La corriente de fuga de la envolvente de los equipos con partes aplicables de tipo B, tipo BF y tipo CF tienen el mismo valor, debido a que se pueden utilizar simultáneamente sobre un paciente todos estos tipos de equipos.</w:t>
      </w:r>
    </w:p>
    <w:p w14:paraId="74E32B6E" w14:textId="77777777" w:rsidR="004D14C7" w:rsidRDefault="004D14C7" w:rsidP="004D14C7">
      <w:pPr>
        <w:jc w:val="both"/>
        <w:rPr>
          <w:rFonts w:ascii="Times New Roman" w:hAnsi="Times New Roman" w:cs="Times New Roman"/>
          <w:b/>
          <w:sz w:val="24"/>
          <w:szCs w:val="24"/>
        </w:rPr>
      </w:pPr>
      <w:r>
        <w:rPr>
          <w:rFonts w:ascii="Times New Roman" w:hAnsi="Times New Roman" w:cs="Times New Roman"/>
          <w:sz w:val="24"/>
          <w:szCs w:val="24"/>
        </w:rPr>
        <w:t>III.4.2.3</w:t>
      </w:r>
      <w:r>
        <w:rPr>
          <w:rFonts w:ascii="Times New Roman" w:hAnsi="Times New Roman" w:cs="Times New Roman"/>
          <w:sz w:val="24"/>
          <w:szCs w:val="24"/>
        </w:rPr>
        <w:tab/>
      </w:r>
      <w:r>
        <w:rPr>
          <w:rFonts w:ascii="Times New Roman" w:hAnsi="Times New Roman" w:cs="Times New Roman"/>
          <w:b/>
          <w:sz w:val="24"/>
          <w:szCs w:val="24"/>
        </w:rPr>
        <w:t>Corriente de Fuga de Paciente</w:t>
      </w:r>
    </w:p>
    <w:p w14:paraId="4A06237B"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lastRenderedPageBreak/>
        <w:t>El valor permitido de la corriente de fuga de paciente para partes aplicables de tipo CF en condición normal es de 10μA, que tiene una probabilidad de 0,002 de causar una fibrilación ventricular o un fallo en el bombeo cardiaco cuando se aplica en pequeñas áreas en una zona intracardiaca.</w:t>
      </w:r>
    </w:p>
    <w:p w14:paraId="688BFDB9"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Incluso con una corriente nula se ha observado que la irritación mecánica puede producir una fibrilación ventricular. Se alcanza en la práctica un límite de 10μA y no incrementa significativamente el riesgo de fibrilación ventricular durante las intervenciones intracardiacas.</w:t>
      </w:r>
    </w:p>
    <w:p w14:paraId="5D918C74"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El máximo permitido de 50μA en condición de falla única para los equipos de tipo BF se basa en un valor de corriente que bajo condiciones clínicas, ha resultado tener una probabilidad muy baja de provocar una fibrilación ventricular o una interferencia con la acción de bombeo del corazón.</w:t>
      </w:r>
    </w:p>
    <w:p w14:paraId="33C62DB6"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Para los catéteres de 1,25mm a 2mm de diámetro con posibilidad de tener contacto con el miocardio, la probabilidad de que 50μA causen una fibrilación ventricular es próxima a 0,01. La pequeña sección (0,22mm</w:t>
      </w:r>
      <w:r w:rsidRPr="009B0AF7">
        <w:rPr>
          <w:rFonts w:ascii="Times New Roman" w:hAnsi="Times New Roman" w:cs="Times New Roman"/>
          <w:sz w:val="24"/>
          <w:szCs w:val="24"/>
          <w:vertAlign w:val="superscript"/>
        </w:rPr>
        <w:t>2</w:t>
      </w:r>
      <w:r>
        <w:rPr>
          <w:rFonts w:ascii="Times New Roman" w:hAnsi="Times New Roman" w:cs="Times New Roman"/>
          <w:sz w:val="24"/>
          <w:szCs w:val="24"/>
        </w:rPr>
        <w:t xml:space="preserve"> y 0,93mm</w:t>
      </w:r>
      <w:r w:rsidRPr="009B0AF7">
        <w:rPr>
          <w:rFonts w:ascii="Times New Roman" w:hAnsi="Times New Roman" w:cs="Times New Roman"/>
          <w:sz w:val="24"/>
          <w:szCs w:val="24"/>
          <w:vertAlign w:val="superscript"/>
        </w:rPr>
        <w:t>2</w:t>
      </w:r>
      <w:r>
        <w:rPr>
          <w:rFonts w:ascii="Times New Roman" w:hAnsi="Times New Roman" w:cs="Times New Roman"/>
          <w:sz w:val="24"/>
          <w:szCs w:val="24"/>
        </w:rPr>
        <w:t>) de los catéteres utilizados en angiografía hace que tengan una probabilidad muy alta de provocar una fibrilación ventricular o un fallo de la bomba cardiaca si se sitúan directamente en áreas sensibles del corazón.</w:t>
      </w:r>
    </w:p>
    <w:p w14:paraId="54D4645A"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La probabilidad total de que una corriente de fuga del paciente en condición de falla única cause una fibrilación ventricular es de 0,001 (0,1 para la probabilidad de condición de falla única y 0,01 para la probabilidad de que 50μA causen una fibrilación ventricular) igual a la probabilidad debida a la estimulación mecánica sola.</w:t>
      </w:r>
    </w:p>
    <w:p w14:paraId="731AA43D"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La corriente de 50μA permitida en una condición de falla única no es probable que dé lugar a una densidad de corriente suficiente para estimular los tejidos neuromusculares, ni que cause necrosis si se trata de corriente continua.</w:t>
      </w:r>
    </w:p>
    <w:p w14:paraId="601BA64E"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 xml:space="preserve">Para las </w:t>
      </w:r>
      <w:r w:rsidRPr="000C5C78">
        <w:rPr>
          <w:rFonts w:ascii="Times New Roman" w:hAnsi="Times New Roman" w:cs="Times New Roman"/>
          <w:sz w:val="24"/>
          <w:szCs w:val="24"/>
          <w:u w:val="single"/>
        </w:rPr>
        <w:t>partes aplicables de tipo B y tipo BF</w:t>
      </w:r>
      <w:r>
        <w:rPr>
          <w:rFonts w:ascii="Times New Roman" w:hAnsi="Times New Roman" w:cs="Times New Roman"/>
          <w:sz w:val="24"/>
          <w:szCs w:val="24"/>
        </w:rPr>
        <w:t>, donde la corriente de fuga de paciente máxima permitida en condición de falla única es de 500μA (corriente alterna), se aplica el mismo razonamiento que para la corriente de fuga de la envolvente dado que esta corriente no fluye directamente al corazón.</w:t>
      </w:r>
    </w:p>
    <w:p w14:paraId="1FC7D8C7"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 xml:space="preserve">La probabilidad de que la </w:t>
      </w:r>
      <w:r w:rsidRPr="00B5135B">
        <w:rPr>
          <w:rFonts w:ascii="Times New Roman" w:hAnsi="Times New Roman" w:cs="Times New Roman"/>
          <w:b/>
          <w:sz w:val="24"/>
          <w:szCs w:val="24"/>
          <w:u w:val="single"/>
        </w:rPr>
        <w:t>tensión de red</w:t>
      </w:r>
      <w:r>
        <w:rPr>
          <w:rFonts w:ascii="Times New Roman" w:hAnsi="Times New Roman" w:cs="Times New Roman"/>
          <w:sz w:val="24"/>
          <w:szCs w:val="24"/>
        </w:rPr>
        <w:t xml:space="preserve"> aparezca sobre el paciente se considera extremadamente baja. Para que esto suceda tienen que ocurrir los defectos siguientes:</w:t>
      </w:r>
    </w:p>
    <w:p w14:paraId="50D406FC" w14:textId="77777777" w:rsidR="004D14C7" w:rsidRDefault="004D14C7" w:rsidP="004D14C7">
      <w:pPr>
        <w:pStyle w:val="ListParagraph"/>
        <w:numPr>
          <w:ilvl w:val="0"/>
          <w:numId w:val="47"/>
        </w:numPr>
        <w:spacing w:after="200" w:line="276" w:lineRule="auto"/>
        <w:contextualSpacing/>
        <w:jc w:val="both"/>
      </w:pPr>
      <w:r>
        <w:t>Fallo de la conexión a tierra de protección del equipo de clase I (probabilidad 0,1);</w:t>
      </w:r>
    </w:p>
    <w:p w14:paraId="711CD054" w14:textId="77777777" w:rsidR="004D14C7" w:rsidRDefault="004D14C7" w:rsidP="004D14C7">
      <w:pPr>
        <w:pStyle w:val="ListParagraph"/>
        <w:numPr>
          <w:ilvl w:val="0"/>
          <w:numId w:val="47"/>
        </w:numPr>
        <w:spacing w:after="200" w:line="276" w:lineRule="auto"/>
        <w:contextualSpacing/>
        <w:jc w:val="both"/>
      </w:pPr>
      <w:r>
        <w:t>Fallo en el aislamiento básico. La probabilidad, basada en la experiencia, es menor que 0,01.</w:t>
      </w:r>
    </w:p>
    <w:p w14:paraId="79711E19"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 xml:space="preserve">Para las </w:t>
      </w:r>
      <w:r w:rsidRPr="000C5C78">
        <w:rPr>
          <w:rFonts w:ascii="Times New Roman" w:hAnsi="Times New Roman" w:cs="Times New Roman"/>
          <w:sz w:val="24"/>
          <w:szCs w:val="24"/>
          <w:u w:val="single"/>
        </w:rPr>
        <w:t>partes aplicables de tipo CF</w:t>
      </w:r>
      <w:r>
        <w:rPr>
          <w:rFonts w:ascii="Times New Roman" w:hAnsi="Times New Roman" w:cs="Times New Roman"/>
          <w:sz w:val="24"/>
          <w:szCs w:val="24"/>
        </w:rPr>
        <w:t xml:space="preserve"> la corriente de fuga del paciente se limita a 50μA, que no es peor que la que se ha discutido previamente para la condición de falla única.</w:t>
      </w:r>
    </w:p>
    <w:p w14:paraId="039CA164"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 xml:space="preserve">Para las </w:t>
      </w:r>
      <w:r w:rsidRPr="000C5C78">
        <w:rPr>
          <w:rFonts w:ascii="Times New Roman" w:hAnsi="Times New Roman" w:cs="Times New Roman"/>
          <w:sz w:val="24"/>
          <w:szCs w:val="24"/>
          <w:u w:val="single"/>
        </w:rPr>
        <w:t>partes aplicables de tipo BF</w:t>
      </w:r>
      <w:r>
        <w:rPr>
          <w:rFonts w:ascii="Times New Roman" w:hAnsi="Times New Roman" w:cs="Times New Roman"/>
          <w:sz w:val="24"/>
          <w:szCs w:val="24"/>
        </w:rPr>
        <w:t xml:space="preserve"> la máxima corriente de fuga del paciente en estas condiciones es de 5mA. Aunque este valor de entrada en el tórax sólo produciría una densidad de corriente en el </w:t>
      </w:r>
      <w:r>
        <w:rPr>
          <w:rFonts w:ascii="Times New Roman" w:hAnsi="Times New Roman" w:cs="Times New Roman"/>
          <w:sz w:val="24"/>
          <w:szCs w:val="24"/>
        </w:rPr>
        <w:lastRenderedPageBreak/>
        <w:t>corazón de 0,25μA/mm</w:t>
      </w:r>
      <w:r w:rsidRPr="000C5C78">
        <w:rPr>
          <w:rFonts w:ascii="Times New Roman" w:hAnsi="Times New Roman" w:cs="Times New Roman"/>
          <w:sz w:val="24"/>
          <w:szCs w:val="24"/>
          <w:vertAlign w:val="superscript"/>
        </w:rPr>
        <w:t>2</w:t>
      </w:r>
      <w:r>
        <w:rPr>
          <w:rFonts w:ascii="Times New Roman" w:hAnsi="Times New Roman" w:cs="Times New Roman"/>
          <w:sz w:val="24"/>
          <w:szCs w:val="24"/>
        </w:rPr>
        <w:t>. Esta corriente sería muy perceptible por el paciente, no obstante la probabilidad de su ocurrencia es muy baja.</w:t>
      </w:r>
    </w:p>
    <w:p w14:paraId="2AE839FE"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Se permite una corriente de fuga de paciente de 5mA en condición de falla única, en la cual una tensión externa se aplica a una parte aplicable de tipo BF, porque el riesgo de efectos fisiológicos dañinos es pequeño y la aparición de la tensión de red sobre el paciente es muy improbable.</w:t>
      </w:r>
    </w:p>
    <w:p w14:paraId="2A0595C0"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Como la existencia de una conexión de tierra al paciente es una condición normal, no sólo la corriente auxiliar de paciente sino también la corriente de fuga de paciente puede fluir durante un período prolongado. En esta situación también es necesario un bajo valor de la corriente directa para evitar la necrosis del tejido.</w:t>
      </w:r>
    </w:p>
    <w:p w14:paraId="334E9D60" w14:textId="77777777" w:rsidR="004D14C7" w:rsidRDefault="004D14C7" w:rsidP="004D14C7">
      <w:pPr>
        <w:jc w:val="both"/>
        <w:rPr>
          <w:rFonts w:ascii="Times New Roman" w:hAnsi="Times New Roman" w:cs="Times New Roman"/>
          <w:b/>
          <w:sz w:val="24"/>
          <w:szCs w:val="24"/>
        </w:rPr>
      </w:pPr>
      <w:r>
        <w:rPr>
          <w:rFonts w:ascii="Times New Roman" w:hAnsi="Times New Roman" w:cs="Times New Roman"/>
          <w:sz w:val="24"/>
          <w:szCs w:val="24"/>
        </w:rPr>
        <w:t>III.4.2.4</w:t>
      </w:r>
      <w:r>
        <w:rPr>
          <w:rFonts w:ascii="Times New Roman" w:hAnsi="Times New Roman" w:cs="Times New Roman"/>
          <w:sz w:val="24"/>
          <w:szCs w:val="24"/>
        </w:rPr>
        <w:tab/>
      </w:r>
      <w:r>
        <w:rPr>
          <w:rFonts w:ascii="Times New Roman" w:hAnsi="Times New Roman" w:cs="Times New Roman"/>
          <w:b/>
          <w:sz w:val="24"/>
          <w:szCs w:val="24"/>
        </w:rPr>
        <w:t>Corriente Auxiliar de Paciente</w:t>
      </w:r>
    </w:p>
    <w:p w14:paraId="69F82F4F" w14:textId="77777777" w:rsidR="004D14C7" w:rsidRDefault="004D14C7" w:rsidP="004D14C7">
      <w:pPr>
        <w:jc w:val="both"/>
        <w:rPr>
          <w:rFonts w:ascii="Times New Roman" w:hAnsi="Times New Roman" w:cs="Times New Roman"/>
          <w:sz w:val="24"/>
          <w:szCs w:val="24"/>
        </w:rPr>
      </w:pPr>
      <w:r>
        <w:rPr>
          <w:rFonts w:ascii="Times New Roman" w:hAnsi="Times New Roman" w:cs="Times New Roman"/>
          <w:sz w:val="24"/>
          <w:szCs w:val="24"/>
        </w:rPr>
        <w:t>Los valores permitidos para la corriente auxiliar de paciente son para los equipos tales como pletismógrafos por impedancia, estos valores se aplican a corrientes con una frecuencia no menor que 0,1Hz. Se dan valores más bajos para corriente continua con el fin de prevenir la necrosis de tejidos en aplicaciones de larga duración.</w:t>
      </w:r>
    </w:p>
    <w:p w14:paraId="713BD5D1" w14:textId="77777777" w:rsidR="004D14C7" w:rsidRPr="00D1063D" w:rsidRDefault="004D14C7" w:rsidP="004D14C7">
      <w:pPr>
        <w:jc w:val="both"/>
        <w:rPr>
          <w:rFonts w:ascii="Times New Roman" w:hAnsi="Times New Roman" w:cs="Times New Roman"/>
          <w:sz w:val="24"/>
          <w:szCs w:val="24"/>
        </w:rPr>
      </w:pPr>
    </w:p>
    <w:p w14:paraId="1F86B740" w14:textId="77777777" w:rsidR="004D14C7" w:rsidRDefault="004D14C7" w:rsidP="004D14C7">
      <w:pPr>
        <w:jc w:val="both"/>
        <w:rPr>
          <w:rFonts w:ascii="Times New Roman" w:hAnsi="Times New Roman" w:cs="Times New Roman"/>
          <w:sz w:val="24"/>
          <w:szCs w:val="24"/>
        </w:rPr>
      </w:pPr>
    </w:p>
    <w:p w14:paraId="5F6A5E3C" w14:textId="77777777" w:rsidR="00AB2CAE" w:rsidRDefault="00AB2CAE" w:rsidP="004D14C7">
      <w:pPr>
        <w:jc w:val="both"/>
        <w:rPr>
          <w:rFonts w:ascii="Times New Roman" w:hAnsi="Times New Roman" w:cs="Times New Roman"/>
          <w:sz w:val="24"/>
          <w:szCs w:val="24"/>
        </w:rPr>
      </w:pPr>
    </w:p>
    <w:p w14:paraId="0EAE1C23" w14:textId="77777777" w:rsidR="00AB2CAE" w:rsidRDefault="00AB2CAE" w:rsidP="004D14C7">
      <w:pPr>
        <w:jc w:val="both"/>
        <w:rPr>
          <w:rFonts w:ascii="Times New Roman" w:hAnsi="Times New Roman" w:cs="Times New Roman"/>
          <w:sz w:val="24"/>
          <w:szCs w:val="24"/>
        </w:rPr>
      </w:pPr>
    </w:p>
    <w:p w14:paraId="487A1340" w14:textId="77777777" w:rsidR="00AB2CAE" w:rsidRDefault="00AB2CAE" w:rsidP="004D14C7">
      <w:pPr>
        <w:jc w:val="both"/>
        <w:rPr>
          <w:rFonts w:ascii="Times New Roman" w:hAnsi="Times New Roman" w:cs="Times New Roman"/>
          <w:sz w:val="24"/>
          <w:szCs w:val="24"/>
        </w:rPr>
      </w:pPr>
    </w:p>
    <w:p w14:paraId="0E41625C" w14:textId="77777777" w:rsidR="00AB2CAE" w:rsidRDefault="00AB2CAE" w:rsidP="004D14C7">
      <w:pPr>
        <w:jc w:val="both"/>
        <w:rPr>
          <w:rFonts w:ascii="Times New Roman" w:hAnsi="Times New Roman" w:cs="Times New Roman"/>
          <w:sz w:val="24"/>
          <w:szCs w:val="24"/>
        </w:rPr>
      </w:pPr>
    </w:p>
    <w:p w14:paraId="7D670A4E" w14:textId="77777777" w:rsidR="00AB2CAE" w:rsidRDefault="00AB2CAE" w:rsidP="004D14C7">
      <w:pPr>
        <w:jc w:val="both"/>
        <w:rPr>
          <w:rFonts w:ascii="Times New Roman" w:hAnsi="Times New Roman" w:cs="Times New Roman"/>
          <w:sz w:val="24"/>
          <w:szCs w:val="24"/>
        </w:rPr>
      </w:pPr>
    </w:p>
    <w:p w14:paraId="75035CF3" w14:textId="77777777" w:rsidR="00AB2CAE" w:rsidRDefault="00AB2CAE" w:rsidP="004D14C7">
      <w:pPr>
        <w:jc w:val="both"/>
        <w:rPr>
          <w:rFonts w:ascii="Times New Roman" w:hAnsi="Times New Roman" w:cs="Times New Roman"/>
          <w:sz w:val="24"/>
          <w:szCs w:val="24"/>
        </w:rPr>
      </w:pPr>
    </w:p>
    <w:p w14:paraId="1D11D7FB" w14:textId="77777777" w:rsidR="00AB2CAE" w:rsidRDefault="00AB2CAE" w:rsidP="004D14C7">
      <w:pPr>
        <w:jc w:val="both"/>
        <w:rPr>
          <w:rFonts w:ascii="Times New Roman" w:hAnsi="Times New Roman" w:cs="Times New Roman"/>
          <w:sz w:val="24"/>
          <w:szCs w:val="24"/>
        </w:rPr>
      </w:pPr>
    </w:p>
    <w:p w14:paraId="50977BD8" w14:textId="77777777" w:rsidR="00AB2CAE" w:rsidRDefault="00AB2CAE" w:rsidP="004D14C7">
      <w:pPr>
        <w:jc w:val="both"/>
        <w:rPr>
          <w:rFonts w:ascii="Times New Roman" w:hAnsi="Times New Roman" w:cs="Times New Roman"/>
          <w:sz w:val="24"/>
          <w:szCs w:val="24"/>
        </w:rPr>
      </w:pPr>
    </w:p>
    <w:p w14:paraId="5E76E821" w14:textId="77777777" w:rsidR="00AB2CAE" w:rsidRDefault="00AB2CAE" w:rsidP="004D14C7">
      <w:pPr>
        <w:jc w:val="both"/>
        <w:rPr>
          <w:rFonts w:ascii="Times New Roman" w:hAnsi="Times New Roman" w:cs="Times New Roman"/>
          <w:sz w:val="24"/>
          <w:szCs w:val="24"/>
        </w:rPr>
      </w:pPr>
    </w:p>
    <w:p w14:paraId="12B431F4" w14:textId="77777777" w:rsidR="00AB2CAE" w:rsidRDefault="00AB2CAE" w:rsidP="004D14C7">
      <w:pPr>
        <w:jc w:val="both"/>
        <w:rPr>
          <w:rFonts w:ascii="Times New Roman" w:hAnsi="Times New Roman" w:cs="Times New Roman"/>
          <w:sz w:val="24"/>
          <w:szCs w:val="24"/>
        </w:rPr>
      </w:pPr>
    </w:p>
    <w:p w14:paraId="25ED09B3" w14:textId="77777777" w:rsidR="00AB2CAE" w:rsidRDefault="00AB2CAE" w:rsidP="004D14C7">
      <w:pPr>
        <w:jc w:val="both"/>
        <w:rPr>
          <w:rFonts w:ascii="Times New Roman" w:hAnsi="Times New Roman" w:cs="Times New Roman"/>
          <w:sz w:val="24"/>
          <w:szCs w:val="24"/>
        </w:rPr>
      </w:pPr>
    </w:p>
    <w:p w14:paraId="1199EA60" w14:textId="77777777" w:rsidR="00AB2CAE" w:rsidRDefault="00AB2CAE" w:rsidP="004D14C7">
      <w:pPr>
        <w:jc w:val="both"/>
        <w:rPr>
          <w:rFonts w:ascii="Times New Roman" w:hAnsi="Times New Roman" w:cs="Times New Roman"/>
          <w:sz w:val="24"/>
          <w:szCs w:val="24"/>
        </w:rPr>
      </w:pPr>
    </w:p>
    <w:p w14:paraId="58C13040" w14:textId="77777777" w:rsidR="00AB2CAE" w:rsidRDefault="00AB2CAE" w:rsidP="004D14C7">
      <w:pPr>
        <w:jc w:val="both"/>
        <w:rPr>
          <w:rFonts w:ascii="Times New Roman" w:hAnsi="Times New Roman" w:cs="Times New Roman"/>
          <w:sz w:val="24"/>
          <w:szCs w:val="24"/>
        </w:rPr>
      </w:pPr>
    </w:p>
    <w:p w14:paraId="0E30E3B3" w14:textId="77777777" w:rsidR="004D14C7" w:rsidRPr="009321B0" w:rsidRDefault="004D14C7" w:rsidP="004D14C7">
      <w:pPr>
        <w:jc w:val="both"/>
        <w:rPr>
          <w:rFonts w:ascii="Times New Roman" w:hAnsi="Times New Roman" w:cs="Times New Roman"/>
          <w:b/>
          <w:sz w:val="28"/>
          <w:szCs w:val="24"/>
        </w:rPr>
      </w:pPr>
      <w:r w:rsidRPr="00AA25B5">
        <w:rPr>
          <w:rFonts w:ascii="Times New Roman" w:hAnsi="Times New Roman" w:cs="Times New Roman"/>
          <w:b/>
          <w:sz w:val="28"/>
          <w:szCs w:val="24"/>
        </w:rPr>
        <w:t>ANEXO IV</w:t>
      </w:r>
      <w:r w:rsidRPr="00AA25B5">
        <w:rPr>
          <w:rFonts w:ascii="Times New Roman" w:hAnsi="Times New Roman" w:cs="Times New Roman"/>
          <w:b/>
          <w:sz w:val="28"/>
          <w:szCs w:val="24"/>
        </w:rPr>
        <w:tab/>
      </w:r>
      <w:r w:rsidRPr="00AA25B5">
        <w:rPr>
          <w:rFonts w:ascii="Times New Roman" w:hAnsi="Times New Roman" w:cs="Times New Roman"/>
          <w:b/>
          <w:sz w:val="28"/>
          <w:szCs w:val="24"/>
        </w:rPr>
        <w:tab/>
      </w:r>
      <w:r w:rsidRPr="00AA25B5">
        <w:rPr>
          <w:rFonts w:ascii="Times New Roman" w:hAnsi="Times New Roman" w:cs="Times New Roman"/>
          <w:b/>
          <w:i/>
          <w:sz w:val="28"/>
          <w:szCs w:val="24"/>
        </w:rPr>
        <w:t>PRUEBA DE SEGURIDAD ELÉCTRICA</w:t>
      </w:r>
    </w:p>
    <w:p w14:paraId="0F066CB5" w14:textId="77777777" w:rsidR="004D14C7" w:rsidRPr="009321B0" w:rsidRDefault="004D14C7" w:rsidP="004D14C7">
      <w:pPr>
        <w:jc w:val="both"/>
        <w:rPr>
          <w:rFonts w:ascii="Times New Roman" w:hAnsi="Times New Roman" w:cs="Times New Roman"/>
          <w:b/>
          <w:sz w:val="28"/>
          <w:szCs w:val="24"/>
        </w:rPr>
      </w:pPr>
    </w:p>
    <w:p w14:paraId="727D0CDA" w14:textId="2EEA281A" w:rsidR="004D14C7" w:rsidRDefault="00AB2CAE" w:rsidP="004D14C7">
      <w:pPr>
        <w:jc w:val="both"/>
        <w:rPr>
          <w:rFonts w:ascii="Times New Roman" w:hAnsi="Times New Roman" w:cs="Times New Roman"/>
          <w:sz w:val="24"/>
          <w:szCs w:val="24"/>
        </w:rPr>
      </w:pPr>
      <w:r w:rsidRPr="00AB2CAE">
        <w:rPr>
          <w:noProof/>
          <w:lang w:val="en-US"/>
        </w:rPr>
        <w:lastRenderedPageBreak/>
        <w:drawing>
          <wp:inline distT="0" distB="0" distL="0" distR="0" wp14:anchorId="5C4CD77D" wp14:editId="2519875A">
            <wp:extent cx="6332220" cy="7178716"/>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32220" cy="7178716"/>
                    </a:xfrm>
                    <a:prstGeom prst="rect">
                      <a:avLst/>
                    </a:prstGeom>
                    <a:noFill/>
                    <a:ln>
                      <a:noFill/>
                    </a:ln>
                  </pic:spPr>
                </pic:pic>
              </a:graphicData>
            </a:graphic>
          </wp:inline>
        </w:drawing>
      </w:r>
    </w:p>
    <w:p w14:paraId="02C10DEA" w14:textId="77777777" w:rsidR="004D14C7" w:rsidRDefault="004D14C7" w:rsidP="004D14C7">
      <w:pPr>
        <w:jc w:val="both"/>
        <w:rPr>
          <w:rFonts w:ascii="Lucida Sans" w:hAnsi="Lucida Sans"/>
          <w:sz w:val="20"/>
        </w:rPr>
      </w:pPr>
    </w:p>
    <w:p w14:paraId="433F8A4C" w14:textId="77777777" w:rsidR="004D14C7" w:rsidRDefault="004D14C7" w:rsidP="004D14C7">
      <w:pPr>
        <w:jc w:val="both"/>
        <w:rPr>
          <w:rFonts w:ascii="Times New Roman" w:hAnsi="Times New Roman" w:cs="Times New Roman"/>
          <w:sz w:val="24"/>
        </w:rPr>
      </w:pPr>
      <w:r>
        <w:rPr>
          <w:rFonts w:ascii="Times New Roman" w:hAnsi="Times New Roman" w:cs="Times New Roman"/>
          <w:sz w:val="24"/>
        </w:rPr>
        <w:lastRenderedPageBreak/>
        <w:t>Este documento viene con la información completa del equipo a ser analizado con las pruebas de seguridad eléctrica adecuada y el valor admisible de la normativa NCh 2893 en relación a las corrientes de fuga, el valor de las resistencias con base de Fluke Biomedical y el tema de la tensión es la que entrega el sistema de electricidad en Chile de los 220V y el porcentaje de fluctuación.</w:t>
      </w:r>
    </w:p>
    <w:p w14:paraId="77A9599A" w14:textId="77777777" w:rsidR="004D14C7" w:rsidRDefault="004D14C7" w:rsidP="004D14C7">
      <w:pPr>
        <w:jc w:val="both"/>
        <w:rPr>
          <w:rFonts w:ascii="Times New Roman" w:hAnsi="Times New Roman" w:cs="Times New Roman"/>
          <w:sz w:val="24"/>
        </w:rPr>
      </w:pPr>
      <w:r>
        <w:rPr>
          <w:rFonts w:ascii="Times New Roman" w:hAnsi="Times New Roman" w:cs="Times New Roman"/>
          <w:sz w:val="24"/>
        </w:rPr>
        <w:t xml:space="preserve">La idea es tener este documento que acompañe a la hoja de servicio técnico y sea de respaldo en los valores que entrega el analizador de seguridad eléctrica.     </w:t>
      </w:r>
    </w:p>
    <w:p w14:paraId="36DF718A" w14:textId="77777777" w:rsidR="004D14C7" w:rsidRPr="00A56A00" w:rsidRDefault="004D14C7" w:rsidP="004D14C7">
      <w:pPr>
        <w:jc w:val="both"/>
        <w:rPr>
          <w:rFonts w:ascii="Times New Roman" w:hAnsi="Times New Roman" w:cs="Times New Roman"/>
          <w:i/>
          <w:sz w:val="24"/>
        </w:rPr>
      </w:pPr>
      <w:r>
        <w:rPr>
          <w:rFonts w:ascii="Times New Roman" w:hAnsi="Times New Roman" w:cs="Times New Roman"/>
          <w:i/>
          <w:sz w:val="24"/>
        </w:rPr>
        <w:t xml:space="preserve">Nota: </w:t>
      </w:r>
      <w:r w:rsidRPr="00A56A00">
        <w:rPr>
          <w:rFonts w:ascii="Times New Roman" w:hAnsi="Times New Roman" w:cs="Times New Roman"/>
          <w:i/>
          <w:sz w:val="24"/>
        </w:rPr>
        <w:t>Los equipos tipo CF, aparecen destacados en color amarillo para diferenciar los valores admisibles que estos permiten según normativa.</w:t>
      </w:r>
    </w:p>
    <w:p w14:paraId="63893D05" w14:textId="77777777" w:rsidR="004D14C7" w:rsidRPr="00397AE9" w:rsidRDefault="004D14C7" w:rsidP="00397AE9">
      <w:pPr>
        <w:jc w:val="center"/>
        <w:rPr>
          <w:b/>
          <w:color w:val="4F81BD" w:themeColor="accent1"/>
        </w:rPr>
      </w:pPr>
    </w:p>
    <w:sectPr w:rsidR="004D14C7" w:rsidRPr="00397AE9" w:rsidSect="00446FD3">
      <w:headerReference w:type="default" r:id="rId41"/>
      <w:footerReference w:type="default" r:id="rId42"/>
      <w:pgSz w:w="12240" w:h="15840"/>
      <w:pgMar w:top="1276" w:right="1134" w:bottom="1134" w:left="1134" w:header="284"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comment w:id="0" w:author="Pablo Fuentes" w:date="2015-06-23T17:45:00Z" w:initials="PF">
    <w:p w14:paraId="201FE398" w14:textId="27026160" w:rsidR="00DC6BB6" w:rsidRDefault="00DC6BB6">
      <w:pPr>
        <w:pStyle w:val="CommentText"/>
      </w:pPr>
      <w:r>
        <w:rPr>
          <w:rStyle w:val="CommentReference"/>
        </w:rPr>
        <w:annotationRef/>
      </w:r>
      <w:r>
        <w:t>Revisar desde</w:t>
      </w:r>
    </w:p>
  </w:comment>
  <w:comment w:id="2" w:author="Pablo Fuentes" w:date="2015-06-23T17:45:00Z" w:initials="PF">
    <w:p w14:paraId="215E61F7" w14:textId="1E361938" w:rsidR="00DC6BB6" w:rsidRDefault="00DC6BB6">
      <w:pPr>
        <w:pStyle w:val="CommentText"/>
      </w:pPr>
      <w:r>
        <w:rPr>
          <w:rStyle w:val="CommentReference"/>
        </w:rPr>
        <w:annotationRef/>
      </w:r>
      <w:r>
        <w:t>Revisar hasta</w:t>
      </w:r>
      <w:bookmarkStart w:id="3" w:name="_GoBack"/>
      <w:bookmarkEnd w:id="3"/>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031946F8" w14:textId="77777777" w:rsidR="002A1012" w:rsidRDefault="002A1012" w:rsidP="004D730B">
      <w:pPr>
        <w:spacing w:after="0" w:line="240" w:lineRule="auto"/>
      </w:pPr>
      <w:r>
        <w:separator/>
      </w:r>
    </w:p>
  </w:endnote>
  <w:endnote w:type="continuationSeparator" w:id="0">
    <w:p w14:paraId="3631DF17" w14:textId="77777777" w:rsidR="002A1012" w:rsidRDefault="002A1012" w:rsidP="004D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A10006FF" w:usb1="4000205B" w:usb2="0000001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Meiryo">
    <w:altName w:val="メイリオ"/>
    <w:charset w:val="80"/>
    <w:family w:val="swiss"/>
    <w:pitch w:val="variable"/>
    <w:sig w:usb0="E10102FF" w:usb1="EAC7FFFF" w:usb2="00010012" w:usb3="00000000" w:csb0="0002009F" w:csb1="00000000"/>
  </w:font>
  <w:font w:name="Cambria Math">
    <w:panose1 w:val="02040503050406030204"/>
    <w:charset w:val="00"/>
    <w:family w:val="auto"/>
    <w:pitch w:val="variable"/>
    <w:sig w:usb0="E00002FF" w:usb1="420024FF" w:usb2="00000000" w:usb3="00000000" w:csb0="0000019F" w:csb1="00000000"/>
  </w:font>
  <w:font w:name="Lucida Sans">
    <w:panose1 w:val="020B0602030504020204"/>
    <w:charset w:val="00"/>
    <w:family w:val="auto"/>
    <w:pitch w:val="variable"/>
    <w:sig w:usb0="00000003" w:usb1="00000000" w:usb2="00000000" w:usb3="00000000" w:csb0="00000001" w:csb1="00000000"/>
  </w:font>
  <w:font w:name="Arial Narrow">
    <w:panose1 w:val="020B0606020202030204"/>
    <w:charset w:val="00"/>
    <w:family w:val="auto"/>
    <w:pitch w:val="variable"/>
    <w:sig w:usb0="00000287" w:usb1="00000800" w:usb2="00000000" w:usb3="00000000" w:csb0="000000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043236" w14:textId="77777777" w:rsidR="002A1012" w:rsidRDefault="002A1012">
    <w:pPr>
      <w:pStyle w:val="Footer"/>
    </w:pPr>
    <w:r w:rsidRPr="00446FD3">
      <w:rPr>
        <w:noProof/>
        <w:lang w:val="en-US"/>
      </w:rPr>
      <w:drawing>
        <wp:anchor distT="0" distB="0" distL="114300" distR="114300" simplePos="0" relativeHeight="251661312" behindDoc="0" locked="0" layoutInCell="1" allowOverlap="1" wp14:anchorId="145665C7" wp14:editId="518B52B7">
          <wp:simplePos x="0" y="0"/>
          <wp:positionH relativeFrom="column">
            <wp:posOffset>-732938</wp:posOffset>
          </wp:positionH>
          <wp:positionV relativeFrom="paragraph">
            <wp:posOffset>14974</wp:posOffset>
          </wp:positionV>
          <wp:extent cx="7957746" cy="233916"/>
          <wp:effectExtent l="19050" t="0" r="5154" b="0"/>
          <wp:wrapNone/>
          <wp:docPr id="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cstate="print"/>
                  <a:srcRect/>
                  <a:stretch>
                    <a:fillRect/>
                  </a:stretch>
                </pic:blipFill>
                <pic:spPr bwMode="auto">
                  <a:xfrm>
                    <a:off x="0" y="0"/>
                    <a:ext cx="7957746" cy="233916"/>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5833AAAF" w14:textId="77777777" w:rsidR="002A1012" w:rsidRDefault="002A1012" w:rsidP="004D730B">
      <w:pPr>
        <w:spacing w:after="0" w:line="240" w:lineRule="auto"/>
      </w:pPr>
      <w:r>
        <w:separator/>
      </w:r>
    </w:p>
  </w:footnote>
  <w:footnote w:type="continuationSeparator" w:id="0">
    <w:p w14:paraId="04A561F8" w14:textId="77777777" w:rsidR="002A1012" w:rsidRDefault="002A1012" w:rsidP="004D730B">
      <w:pPr>
        <w:spacing w:after="0" w:line="240" w:lineRule="auto"/>
      </w:pPr>
      <w:r>
        <w:continuationSeparator/>
      </w:r>
    </w:p>
  </w:footnote>
  <w:footnote w:id="1">
    <w:p w14:paraId="0D6BE8DF" w14:textId="77777777" w:rsidR="002A1012" w:rsidRPr="006C25E5" w:rsidRDefault="002A1012" w:rsidP="00C050E0">
      <w:pPr>
        <w:pStyle w:val="FootnoteText"/>
        <w:rPr>
          <w:rFonts w:ascii="Times New Roman" w:hAnsi="Times New Roman" w:cs="Times New Roman"/>
          <w:i/>
        </w:rPr>
      </w:pPr>
      <w:r w:rsidRPr="006C25E5">
        <w:rPr>
          <w:rStyle w:val="FootnoteReference"/>
          <w:rFonts w:ascii="Times New Roman" w:hAnsi="Times New Roman" w:cs="Times New Roman"/>
          <w:i/>
          <w:sz w:val="18"/>
        </w:rPr>
        <w:footnoteRef/>
      </w:r>
      <w:r w:rsidRPr="006C25E5">
        <w:rPr>
          <w:rFonts w:ascii="Times New Roman" w:hAnsi="Times New Roman" w:cs="Times New Roman"/>
          <w:i/>
          <w:sz w:val="18"/>
        </w:rPr>
        <w:t xml:space="preserve"> Consulte la norma apropiada de seguridad eléctrica para conocer el valor límite específico que debe seguirse.</w:t>
      </w:r>
    </w:p>
  </w:footnote>
  <w:footnote w:id="2">
    <w:p w14:paraId="7FD171B9" w14:textId="77777777" w:rsidR="002A1012" w:rsidRDefault="002A1012" w:rsidP="00C050E0">
      <w:pPr>
        <w:pStyle w:val="FootnoteText"/>
      </w:pPr>
      <w:r w:rsidRPr="00934CCC">
        <w:rPr>
          <w:rStyle w:val="FootnoteReference"/>
          <w:rFonts w:ascii="Times New Roman" w:hAnsi="Times New Roman" w:cs="Times New Roman"/>
        </w:rPr>
        <w:footnoteRef/>
      </w:r>
      <w:r w:rsidRPr="00934CCC">
        <w:rPr>
          <w:rFonts w:ascii="Times New Roman" w:hAnsi="Times New Roman" w:cs="Times New Roman"/>
        </w:rPr>
        <w:t xml:space="preserve"> </w:t>
      </w:r>
      <w:r w:rsidRPr="00A64D44">
        <w:rPr>
          <w:rFonts w:ascii="Times New Roman" w:hAnsi="Times New Roman" w:cs="Times New Roman"/>
          <w:i/>
          <w:sz w:val="18"/>
        </w:rPr>
        <w:t>Material extraído d</w:t>
      </w:r>
      <w:r>
        <w:rPr>
          <w:rFonts w:ascii="Times New Roman" w:hAnsi="Times New Roman" w:cs="Times New Roman"/>
          <w:i/>
          <w:sz w:val="18"/>
        </w:rPr>
        <w:t>esde el manual de usuario</w:t>
      </w:r>
      <w:r w:rsidRPr="00A64D44">
        <w:rPr>
          <w:rFonts w:ascii="Times New Roman" w:hAnsi="Times New Roman" w:cs="Times New Roman"/>
          <w:i/>
          <w:sz w:val="18"/>
        </w:rPr>
        <w:t xml:space="preserve"> del ESA620.</w:t>
      </w:r>
    </w:p>
  </w:footnote>
  <w:footnote w:id="3">
    <w:p w14:paraId="46C6BA7E" w14:textId="77777777" w:rsidR="002A1012" w:rsidRDefault="002A1012" w:rsidP="006C5F45">
      <w:pPr>
        <w:pStyle w:val="FootnoteText"/>
      </w:pPr>
      <w:r>
        <w:rPr>
          <w:rStyle w:val="FootnoteReference"/>
        </w:rPr>
        <w:footnoteRef/>
      </w:r>
      <w:r>
        <w:t xml:space="preserve"> </w:t>
      </w:r>
      <w:r w:rsidRPr="00A64D44">
        <w:rPr>
          <w:rFonts w:ascii="Times New Roman" w:hAnsi="Times New Roman" w:cs="Times New Roman"/>
          <w:i/>
          <w:sz w:val="18"/>
        </w:rPr>
        <w:t>Material extraído d</w:t>
      </w:r>
      <w:r>
        <w:rPr>
          <w:rFonts w:ascii="Times New Roman" w:hAnsi="Times New Roman" w:cs="Times New Roman"/>
          <w:i/>
          <w:sz w:val="18"/>
        </w:rPr>
        <w:t>esde el manual de usuario</w:t>
      </w:r>
      <w:r w:rsidRPr="00A64D44">
        <w:rPr>
          <w:rFonts w:ascii="Times New Roman" w:hAnsi="Times New Roman" w:cs="Times New Roman"/>
          <w:i/>
          <w:sz w:val="18"/>
        </w:rPr>
        <w:t xml:space="preserve"> del ESA620.</w:t>
      </w:r>
    </w:p>
  </w:footnote>
  <w:footnote w:id="4">
    <w:p w14:paraId="03B5B9A5" w14:textId="77777777" w:rsidR="002A1012" w:rsidRPr="008A3B95" w:rsidRDefault="002A1012" w:rsidP="00E77D1A">
      <w:pPr>
        <w:pStyle w:val="FootnoteText"/>
        <w:rPr>
          <w:rFonts w:ascii="Times New Roman" w:hAnsi="Times New Roman" w:cs="Times New Roman"/>
          <w:i/>
        </w:rPr>
      </w:pPr>
      <w:r w:rsidRPr="008A3B95">
        <w:rPr>
          <w:rStyle w:val="FootnoteReference"/>
          <w:rFonts w:ascii="Times New Roman" w:hAnsi="Times New Roman" w:cs="Times New Roman"/>
          <w:i/>
          <w:sz w:val="18"/>
        </w:rPr>
        <w:footnoteRef/>
      </w:r>
      <w:r w:rsidRPr="008A3B95">
        <w:rPr>
          <w:rFonts w:ascii="Times New Roman" w:hAnsi="Times New Roman" w:cs="Times New Roman"/>
          <w:i/>
          <w:sz w:val="18"/>
        </w:rPr>
        <w:t xml:space="preserve"> Información extraída desde la Norma Chilena NCh 2893, requisitos generales de seguridad.</w:t>
      </w:r>
    </w:p>
  </w:footnote>
  <w:footnote w:id="5">
    <w:p w14:paraId="4D42CEA9" w14:textId="77777777" w:rsidR="002A1012" w:rsidRDefault="002A1012" w:rsidP="004D14C7">
      <w:pPr>
        <w:pStyle w:val="FootnoteText"/>
      </w:pPr>
      <w:r w:rsidRPr="0028390B">
        <w:rPr>
          <w:rStyle w:val="FootnoteReference"/>
          <w:rFonts w:ascii="Times New Roman" w:hAnsi="Times New Roman" w:cs="Times New Roman"/>
        </w:rPr>
        <w:footnoteRef/>
      </w:r>
      <w:r w:rsidRPr="0028390B">
        <w:rPr>
          <w:rFonts w:ascii="Times New Roman" w:hAnsi="Times New Roman" w:cs="Times New Roman"/>
        </w:rPr>
        <w:t xml:space="preserve"> </w:t>
      </w:r>
      <w:r w:rsidRPr="008A3B95">
        <w:rPr>
          <w:rFonts w:ascii="Times New Roman" w:hAnsi="Times New Roman" w:cs="Times New Roman"/>
          <w:i/>
          <w:sz w:val="18"/>
        </w:rPr>
        <w:t>Información extraída desde la Norma Chilena NCh 2893, requisitos generales de seguridad.</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733" w:type="dxa"/>
      <w:jc w:val="center"/>
      <w:tblInd w:w="-384"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left w:w="70" w:type="dxa"/>
        <w:right w:w="70" w:type="dxa"/>
      </w:tblCellMar>
      <w:tblLook w:val="0000" w:firstRow="0" w:lastRow="0" w:firstColumn="0" w:lastColumn="0" w:noHBand="0" w:noVBand="0"/>
    </w:tblPr>
    <w:tblGrid>
      <w:gridCol w:w="3942"/>
      <w:gridCol w:w="3254"/>
      <w:gridCol w:w="989"/>
      <w:gridCol w:w="1763"/>
      <w:gridCol w:w="1785"/>
    </w:tblGrid>
    <w:tr w:rsidR="002A1012" w:rsidRPr="00F2075C" w14:paraId="3A274426" w14:textId="77777777" w:rsidTr="00446FD3">
      <w:trPr>
        <w:cantSplit/>
        <w:trHeight w:val="840"/>
        <w:jc w:val="center"/>
      </w:trPr>
      <w:tc>
        <w:tcPr>
          <w:tcW w:w="3942" w:type="dxa"/>
          <w:vMerge w:val="restart"/>
          <w:vAlign w:val="center"/>
        </w:tcPr>
        <w:p w14:paraId="1BC53AD2" w14:textId="77777777" w:rsidR="002A1012" w:rsidRPr="00F2075C" w:rsidRDefault="002A1012" w:rsidP="00C050E0">
          <w:pPr>
            <w:pStyle w:val="Header"/>
            <w:ind w:left="-149"/>
            <w:jc w:val="center"/>
            <w:rPr>
              <w:rFonts w:ascii="Arial Narrow" w:hAnsi="Arial Narrow" w:cs="Arial"/>
              <w:sz w:val="16"/>
            </w:rPr>
          </w:pPr>
          <w:r w:rsidRPr="004D730B">
            <w:rPr>
              <w:rFonts w:ascii="Arial Narrow" w:hAnsi="Arial Narrow" w:cs="Arial"/>
              <w:noProof/>
              <w:sz w:val="16"/>
              <w:lang w:val="en-US"/>
            </w:rPr>
            <w:drawing>
              <wp:anchor distT="0" distB="0" distL="114300" distR="114300" simplePos="0" relativeHeight="251659264" behindDoc="0" locked="0" layoutInCell="1" allowOverlap="1" wp14:anchorId="5E035092" wp14:editId="4036E0AF">
                <wp:simplePos x="0" y="0"/>
                <wp:positionH relativeFrom="column">
                  <wp:posOffset>-41275</wp:posOffset>
                </wp:positionH>
                <wp:positionV relativeFrom="paragraph">
                  <wp:posOffset>-72390</wp:posOffset>
                </wp:positionV>
                <wp:extent cx="2426335" cy="818515"/>
                <wp:effectExtent l="19050" t="0" r="0" b="0"/>
                <wp:wrapNone/>
                <wp:docPr id="7" name="Picture 4"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tipo"/>
                        <pic:cNvPicPr>
                          <a:picLocks noChangeAspect="1" noChangeArrowheads="1"/>
                        </pic:cNvPicPr>
                      </pic:nvPicPr>
                      <pic:blipFill>
                        <a:blip r:embed="rId1"/>
                        <a:srcRect/>
                        <a:stretch>
                          <a:fillRect/>
                        </a:stretch>
                      </pic:blipFill>
                      <pic:spPr bwMode="auto">
                        <a:xfrm>
                          <a:off x="0" y="0"/>
                          <a:ext cx="2426335" cy="818515"/>
                        </a:xfrm>
                        <a:prstGeom prst="rect">
                          <a:avLst/>
                        </a:prstGeom>
                        <a:noFill/>
                        <a:ln w="9525">
                          <a:noFill/>
                          <a:miter lim="800000"/>
                          <a:headEnd/>
                          <a:tailEnd/>
                        </a:ln>
                      </pic:spPr>
                    </pic:pic>
                  </a:graphicData>
                </a:graphic>
              </wp:anchor>
            </w:drawing>
          </w:r>
          <w:r>
            <w:rPr>
              <w:rFonts w:ascii="Arial Narrow" w:hAnsi="Arial Narrow" w:cs="Arial"/>
              <w:sz w:val="16"/>
            </w:rPr>
            <w:t>PROCEDIMI</w:t>
          </w:r>
        </w:p>
      </w:tc>
      <w:tc>
        <w:tcPr>
          <w:tcW w:w="7791" w:type="dxa"/>
          <w:gridSpan w:val="4"/>
          <w:shd w:val="pct10" w:color="auto" w:fill="FFFFFF"/>
          <w:vAlign w:val="center"/>
        </w:tcPr>
        <w:p w14:paraId="786E4A5A" w14:textId="7E78BD29" w:rsidR="002A1012" w:rsidRPr="004D730B" w:rsidRDefault="002A1012" w:rsidP="00E77D1A">
          <w:pPr>
            <w:jc w:val="center"/>
            <w:rPr>
              <w:rFonts w:ascii="Verdana" w:hAnsi="Verdana"/>
              <w:sz w:val="20"/>
              <w:szCs w:val="20"/>
            </w:rPr>
          </w:pPr>
          <w:r w:rsidRPr="00E77D1A">
            <w:rPr>
              <w:rFonts w:ascii="Verdana" w:hAnsi="Verdana"/>
              <w:sz w:val="20"/>
              <w:szCs w:val="20"/>
            </w:rPr>
            <w:t>PROTOCOLO DE INSTRUMENTAL DE ANÁLISIS DE EQUIPAMIENTO MÉDICO. NOTAS DE APLICACIÓN – ANALIZADOR DE SEGURIDAD ELÉCTRICA ESA612</w:t>
          </w:r>
        </w:p>
      </w:tc>
    </w:tr>
    <w:tr w:rsidR="002A1012" w:rsidRPr="00F2075C" w14:paraId="5BA71063" w14:textId="77777777" w:rsidTr="00446FD3">
      <w:trPr>
        <w:cantSplit/>
        <w:trHeight w:val="534"/>
        <w:jc w:val="center"/>
      </w:trPr>
      <w:tc>
        <w:tcPr>
          <w:tcW w:w="3942" w:type="dxa"/>
          <w:vMerge/>
          <w:vAlign w:val="center"/>
        </w:tcPr>
        <w:p w14:paraId="0F6E3D8D" w14:textId="77777777" w:rsidR="002A1012" w:rsidRPr="00F2075C" w:rsidRDefault="002A1012" w:rsidP="00C050E0">
          <w:pPr>
            <w:pStyle w:val="Header"/>
            <w:jc w:val="center"/>
            <w:rPr>
              <w:rFonts w:ascii="Arial Narrow" w:hAnsi="Arial Narrow" w:cs="Arial"/>
              <w:sz w:val="16"/>
            </w:rPr>
          </w:pPr>
        </w:p>
      </w:tc>
      <w:tc>
        <w:tcPr>
          <w:tcW w:w="3254" w:type="dxa"/>
          <w:shd w:val="clear" w:color="auto" w:fill="FFFFFF"/>
          <w:vAlign w:val="center"/>
        </w:tcPr>
        <w:p w14:paraId="133BF23D" w14:textId="77777777" w:rsidR="002A1012" w:rsidRDefault="002A1012" w:rsidP="004D730B">
          <w:pPr>
            <w:pStyle w:val="Header"/>
            <w:jc w:val="center"/>
            <w:rPr>
              <w:rFonts w:ascii="Verdana" w:hAnsi="Verdana" w:cs="Arial"/>
              <w:sz w:val="18"/>
              <w:szCs w:val="18"/>
            </w:rPr>
          </w:pPr>
          <w:r w:rsidRPr="00116DF9">
            <w:rPr>
              <w:rFonts w:ascii="Verdana" w:hAnsi="Verdana" w:cs="Arial"/>
              <w:sz w:val="18"/>
              <w:szCs w:val="18"/>
            </w:rPr>
            <w:t>CÓDIGO:</w:t>
          </w:r>
        </w:p>
        <w:p w14:paraId="7DC8C17C" w14:textId="77777777" w:rsidR="002A1012" w:rsidRPr="00116DF9" w:rsidRDefault="002A1012" w:rsidP="004D730B">
          <w:pPr>
            <w:pStyle w:val="Header"/>
            <w:jc w:val="center"/>
            <w:rPr>
              <w:rFonts w:ascii="Verdana" w:hAnsi="Verdana" w:cs="Arial"/>
              <w:sz w:val="18"/>
              <w:szCs w:val="18"/>
            </w:rPr>
          </w:pPr>
          <w:r>
            <w:rPr>
              <w:rFonts w:ascii="Verdana" w:hAnsi="Verdana" w:cs="Arial"/>
              <w:sz w:val="18"/>
              <w:szCs w:val="18"/>
            </w:rPr>
            <w:t>PRO-XXX-XXX-2015-0x</w:t>
          </w:r>
        </w:p>
        <w:p w14:paraId="19B39C26" w14:textId="77777777" w:rsidR="002A1012" w:rsidRPr="00353ED5" w:rsidRDefault="002A1012" w:rsidP="004D730B">
          <w:pPr>
            <w:pStyle w:val="Header"/>
            <w:jc w:val="center"/>
            <w:rPr>
              <w:rFonts w:ascii="Verdana" w:hAnsi="Verdana" w:cs="Arial"/>
              <w:sz w:val="18"/>
              <w:szCs w:val="18"/>
              <w:highlight w:val="yellow"/>
            </w:rPr>
          </w:pPr>
        </w:p>
      </w:tc>
      <w:tc>
        <w:tcPr>
          <w:tcW w:w="989" w:type="dxa"/>
          <w:shd w:val="clear" w:color="auto" w:fill="FFFFFF"/>
        </w:tcPr>
        <w:p w14:paraId="1A7A1913" w14:textId="77777777" w:rsidR="002A1012" w:rsidRDefault="002A1012" w:rsidP="004D730B">
          <w:pPr>
            <w:pStyle w:val="Header"/>
            <w:jc w:val="center"/>
            <w:rPr>
              <w:rFonts w:ascii="Verdana" w:hAnsi="Verdana" w:cs="Arial"/>
              <w:sz w:val="18"/>
              <w:szCs w:val="18"/>
            </w:rPr>
          </w:pPr>
          <w:r>
            <w:rPr>
              <w:rFonts w:ascii="Verdana" w:hAnsi="Verdana" w:cs="Arial"/>
              <w:sz w:val="18"/>
              <w:szCs w:val="18"/>
            </w:rPr>
            <w:t>VERSIÓN</w:t>
          </w:r>
        </w:p>
        <w:p w14:paraId="5920BB61" w14:textId="77777777" w:rsidR="002A1012" w:rsidRPr="004D730B" w:rsidRDefault="002A1012" w:rsidP="004D730B">
          <w:pPr>
            <w:pStyle w:val="Header"/>
            <w:jc w:val="center"/>
            <w:rPr>
              <w:rFonts w:ascii="Verdana" w:hAnsi="Verdana" w:cs="Arial"/>
              <w:sz w:val="18"/>
              <w:szCs w:val="18"/>
            </w:rPr>
          </w:pPr>
          <w:r>
            <w:rPr>
              <w:rFonts w:ascii="Verdana" w:hAnsi="Verdana" w:cs="Arial"/>
              <w:sz w:val="18"/>
              <w:szCs w:val="18"/>
            </w:rPr>
            <w:t>1°</w:t>
          </w:r>
        </w:p>
      </w:tc>
      <w:tc>
        <w:tcPr>
          <w:tcW w:w="1763" w:type="dxa"/>
          <w:shd w:val="clear" w:color="auto" w:fill="FFFFFF"/>
        </w:tcPr>
        <w:p w14:paraId="57C14B08" w14:textId="77777777" w:rsidR="002A1012" w:rsidRDefault="002A1012" w:rsidP="004D730B">
          <w:pPr>
            <w:pStyle w:val="Header"/>
            <w:jc w:val="center"/>
            <w:rPr>
              <w:rFonts w:ascii="Verdana" w:hAnsi="Verdana" w:cs="Arial"/>
              <w:sz w:val="18"/>
              <w:szCs w:val="18"/>
            </w:rPr>
          </w:pPr>
          <w:r>
            <w:rPr>
              <w:rFonts w:ascii="Verdana" w:hAnsi="Verdana" w:cs="Arial"/>
              <w:sz w:val="18"/>
              <w:szCs w:val="18"/>
            </w:rPr>
            <w:t>FECHA</w:t>
          </w:r>
        </w:p>
        <w:p w14:paraId="2D686718" w14:textId="77777777" w:rsidR="002A1012" w:rsidRDefault="002A1012" w:rsidP="004D730B">
          <w:pPr>
            <w:pStyle w:val="Header"/>
            <w:jc w:val="center"/>
            <w:rPr>
              <w:rFonts w:ascii="Verdana" w:hAnsi="Verdana" w:cs="Arial"/>
              <w:sz w:val="18"/>
              <w:szCs w:val="18"/>
            </w:rPr>
          </w:pPr>
          <w:r>
            <w:rPr>
              <w:rFonts w:ascii="Verdana" w:hAnsi="Verdana" w:cs="Arial"/>
              <w:sz w:val="18"/>
              <w:szCs w:val="18"/>
            </w:rPr>
            <w:t>xx/01/2015</w:t>
          </w:r>
        </w:p>
        <w:p w14:paraId="1947E0DB" w14:textId="77777777" w:rsidR="002A1012" w:rsidRPr="004D730B" w:rsidRDefault="002A1012" w:rsidP="004D730B">
          <w:pPr>
            <w:pStyle w:val="Header"/>
            <w:jc w:val="center"/>
            <w:rPr>
              <w:rFonts w:ascii="Verdana" w:hAnsi="Verdana" w:cs="Arial"/>
              <w:sz w:val="18"/>
              <w:szCs w:val="18"/>
            </w:rPr>
          </w:pPr>
        </w:p>
      </w:tc>
      <w:tc>
        <w:tcPr>
          <w:tcW w:w="1784" w:type="dxa"/>
          <w:shd w:val="clear" w:color="auto" w:fill="FFFFFF"/>
        </w:tcPr>
        <w:p w14:paraId="758A02EE" w14:textId="77777777" w:rsidR="002A1012" w:rsidRDefault="002A1012" w:rsidP="004D730B">
          <w:pPr>
            <w:pStyle w:val="Header"/>
            <w:jc w:val="center"/>
            <w:rPr>
              <w:rFonts w:ascii="Verdana" w:hAnsi="Verdana" w:cs="Arial"/>
              <w:sz w:val="18"/>
              <w:szCs w:val="18"/>
            </w:rPr>
          </w:pPr>
          <w:r w:rsidRPr="00116DF9">
            <w:rPr>
              <w:rFonts w:ascii="Verdana" w:hAnsi="Verdana" w:cs="Arial"/>
              <w:sz w:val="18"/>
              <w:szCs w:val="18"/>
            </w:rPr>
            <w:t>Revisión</w:t>
          </w:r>
          <w:r>
            <w:rPr>
              <w:rFonts w:ascii="Verdana" w:hAnsi="Verdana" w:cs="Arial"/>
              <w:sz w:val="18"/>
              <w:szCs w:val="18"/>
            </w:rPr>
            <w:t>:</w:t>
          </w:r>
        </w:p>
        <w:p w14:paraId="4A9F4857" w14:textId="77777777" w:rsidR="002A1012" w:rsidRPr="004D730B" w:rsidRDefault="002A1012" w:rsidP="004D730B">
          <w:pPr>
            <w:pStyle w:val="Header"/>
            <w:jc w:val="center"/>
            <w:rPr>
              <w:rFonts w:ascii="Verdana" w:hAnsi="Verdana" w:cs="Arial"/>
              <w:sz w:val="18"/>
              <w:szCs w:val="18"/>
            </w:rPr>
          </w:pPr>
          <w:r>
            <w:rPr>
              <w:rFonts w:ascii="Verdana" w:hAnsi="Verdana" w:cs="Arial"/>
              <w:sz w:val="18"/>
              <w:szCs w:val="18"/>
            </w:rPr>
            <w:t>3 años</w:t>
          </w:r>
        </w:p>
      </w:tc>
    </w:tr>
  </w:tbl>
  <w:p w14:paraId="332C9D8D" w14:textId="77777777" w:rsidR="002A1012" w:rsidRDefault="002A101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44F0660"/>
    <w:multiLevelType w:val="hybridMultilevel"/>
    <w:tmpl w:val="84DC7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D146569"/>
    <w:multiLevelType w:val="hybridMultilevel"/>
    <w:tmpl w:val="9844F4CA"/>
    <w:lvl w:ilvl="0" w:tplc="080A001B">
      <w:start w:val="1"/>
      <w:numFmt w:val="lowerRoman"/>
      <w:lvlText w:val="%1."/>
      <w:lvlJc w:val="righ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
    <w:nsid w:val="0D76107F"/>
    <w:multiLevelType w:val="hybridMultilevel"/>
    <w:tmpl w:val="16F07E92"/>
    <w:lvl w:ilvl="0" w:tplc="340A000D">
      <w:start w:val="1"/>
      <w:numFmt w:val="bullet"/>
      <w:lvlText w:val=""/>
      <w:lvlJc w:val="left"/>
      <w:pPr>
        <w:ind w:left="360" w:hanging="360"/>
      </w:pPr>
      <w:rPr>
        <w:rFonts w:ascii="Wingdings" w:hAnsi="Wingding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nsid w:val="11DC45F8"/>
    <w:multiLevelType w:val="hybridMultilevel"/>
    <w:tmpl w:val="05AAC01A"/>
    <w:lvl w:ilvl="0" w:tplc="08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45000C2"/>
    <w:multiLevelType w:val="hybridMultilevel"/>
    <w:tmpl w:val="9A36A994"/>
    <w:lvl w:ilvl="0" w:tplc="FFFAE3DC">
      <w:start w:val="1"/>
      <w:numFmt w:val="lowerRoman"/>
      <w:lvlText w:val="%1)"/>
      <w:lvlJc w:val="left"/>
      <w:pPr>
        <w:ind w:left="1080" w:hanging="360"/>
      </w:pPr>
      <w:rPr>
        <w:rFonts w:ascii="Verdana" w:eastAsia="Times New Roman" w:hAnsi="Verdan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18B62A07"/>
    <w:multiLevelType w:val="hybridMultilevel"/>
    <w:tmpl w:val="F54853BA"/>
    <w:lvl w:ilvl="0" w:tplc="340A0001">
      <w:start w:val="1"/>
      <w:numFmt w:val="bullet"/>
      <w:lvlText w:val=""/>
      <w:lvlJc w:val="left"/>
      <w:pPr>
        <w:ind w:left="787" w:hanging="360"/>
      </w:pPr>
      <w:rPr>
        <w:rFonts w:ascii="Symbol" w:hAnsi="Symbol" w:hint="default"/>
      </w:rPr>
    </w:lvl>
    <w:lvl w:ilvl="1" w:tplc="340A0003" w:tentative="1">
      <w:start w:val="1"/>
      <w:numFmt w:val="bullet"/>
      <w:lvlText w:val="o"/>
      <w:lvlJc w:val="left"/>
      <w:pPr>
        <w:ind w:left="1507" w:hanging="360"/>
      </w:pPr>
      <w:rPr>
        <w:rFonts w:ascii="Courier New" w:hAnsi="Courier New" w:cs="Courier New" w:hint="default"/>
      </w:rPr>
    </w:lvl>
    <w:lvl w:ilvl="2" w:tplc="340A0005" w:tentative="1">
      <w:start w:val="1"/>
      <w:numFmt w:val="bullet"/>
      <w:lvlText w:val=""/>
      <w:lvlJc w:val="left"/>
      <w:pPr>
        <w:ind w:left="2227" w:hanging="360"/>
      </w:pPr>
      <w:rPr>
        <w:rFonts w:ascii="Wingdings" w:hAnsi="Wingdings" w:hint="default"/>
      </w:rPr>
    </w:lvl>
    <w:lvl w:ilvl="3" w:tplc="340A0001" w:tentative="1">
      <w:start w:val="1"/>
      <w:numFmt w:val="bullet"/>
      <w:lvlText w:val=""/>
      <w:lvlJc w:val="left"/>
      <w:pPr>
        <w:ind w:left="2947" w:hanging="360"/>
      </w:pPr>
      <w:rPr>
        <w:rFonts w:ascii="Symbol" w:hAnsi="Symbol" w:hint="default"/>
      </w:rPr>
    </w:lvl>
    <w:lvl w:ilvl="4" w:tplc="340A0003" w:tentative="1">
      <w:start w:val="1"/>
      <w:numFmt w:val="bullet"/>
      <w:lvlText w:val="o"/>
      <w:lvlJc w:val="left"/>
      <w:pPr>
        <w:ind w:left="3667" w:hanging="360"/>
      </w:pPr>
      <w:rPr>
        <w:rFonts w:ascii="Courier New" w:hAnsi="Courier New" w:cs="Courier New" w:hint="default"/>
      </w:rPr>
    </w:lvl>
    <w:lvl w:ilvl="5" w:tplc="340A0005" w:tentative="1">
      <w:start w:val="1"/>
      <w:numFmt w:val="bullet"/>
      <w:lvlText w:val=""/>
      <w:lvlJc w:val="left"/>
      <w:pPr>
        <w:ind w:left="4387" w:hanging="360"/>
      </w:pPr>
      <w:rPr>
        <w:rFonts w:ascii="Wingdings" w:hAnsi="Wingdings" w:hint="default"/>
      </w:rPr>
    </w:lvl>
    <w:lvl w:ilvl="6" w:tplc="340A0001" w:tentative="1">
      <w:start w:val="1"/>
      <w:numFmt w:val="bullet"/>
      <w:lvlText w:val=""/>
      <w:lvlJc w:val="left"/>
      <w:pPr>
        <w:ind w:left="5107" w:hanging="360"/>
      </w:pPr>
      <w:rPr>
        <w:rFonts w:ascii="Symbol" w:hAnsi="Symbol" w:hint="default"/>
      </w:rPr>
    </w:lvl>
    <w:lvl w:ilvl="7" w:tplc="340A0003" w:tentative="1">
      <w:start w:val="1"/>
      <w:numFmt w:val="bullet"/>
      <w:lvlText w:val="o"/>
      <w:lvlJc w:val="left"/>
      <w:pPr>
        <w:ind w:left="5827" w:hanging="360"/>
      </w:pPr>
      <w:rPr>
        <w:rFonts w:ascii="Courier New" w:hAnsi="Courier New" w:cs="Courier New" w:hint="default"/>
      </w:rPr>
    </w:lvl>
    <w:lvl w:ilvl="8" w:tplc="340A0005" w:tentative="1">
      <w:start w:val="1"/>
      <w:numFmt w:val="bullet"/>
      <w:lvlText w:val=""/>
      <w:lvlJc w:val="left"/>
      <w:pPr>
        <w:ind w:left="6547" w:hanging="360"/>
      </w:pPr>
      <w:rPr>
        <w:rFonts w:ascii="Wingdings" w:hAnsi="Wingdings" w:hint="default"/>
      </w:rPr>
    </w:lvl>
  </w:abstractNum>
  <w:abstractNum w:abstractNumId="6">
    <w:nsid w:val="1C133816"/>
    <w:multiLevelType w:val="hybridMultilevel"/>
    <w:tmpl w:val="AEB03AEC"/>
    <w:lvl w:ilvl="0" w:tplc="B498CB2E">
      <w:start w:val="1"/>
      <w:numFmt w:val="lowerRoman"/>
      <w:lvlText w:val="%1)"/>
      <w:lvlJc w:val="left"/>
      <w:pPr>
        <w:ind w:left="1080" w:hanging="360"/>
      </w:pPr>
      <w:rPr>
        <w:rFonts w:ascii="Verdana" w:eastAsia="Times New Roman" w:hAnsi="Verdan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C2E3CAE"/>
    <w:multiLevelType w:val="hybridMultilevel"/>
    <w:tmpl w:val="004EF288"/>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1C837EEC"/>
    <w:multiLevelType w:val="hybridMultilevel"/>
    <w:tmpl w:val="AC0A9594"/>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21044FCD"/>
    <w:multiLevelType w:val="hybridMultilevel"/>
    <w:tmpl w:val="3EEE7D44"/>
    <w:lvl w:ilvl="0" w:tplc="CB3C42EC">
      <w:start w:val="1"/>
      <w:numFmt w:val="bullet"/>
      <w:lvlText w:val="-"/>
      <w:lvlJc w:val="left"/>
      <w:pPr>
        <w:ind w:left="720" w:hanging="360"/>
      </w:pPr>
      <w:rPr>
        <w:rFonts w:ascii="Calibri" w:eastAsia="Calibr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23006C2F"/>
    <w:multiLevelType w:val="hybridMultilevel"/>
    <w:tmpl w:val="1BB41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236640F3"/>
    <w:multiLevelType w:val="hybridMultilevel"/>
    <w:tmpl w:val="EBC22C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24731975"/>
    <w:multiLevelType w:val="hybridMultilevel"/>
    <w:tmpl w:val="93CEC8BE"/>
    <w:lvl w:ilvl="0" w:tplc="B53A2296">
      <w:start w:val="1"/>
      <w:numFmt w:val="lowerRoman"/>
      <w:lvlText w:val="%1)"/>
      <w:lvlJc w:val="left"/>
      <w:pPr>
        <w:ind w:left="1080" w:hanging="360"/>
      </w:pPr>
      <w:rPr>
        <w:rFonts w:ascii="Verdana" w:eastAsia="Times New Roman" w:hAnsi="Verdan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28160292"/>
    <w:multiLevelType w:val="multilevel"/>
    <w:tmpl w:val="C2C0F320"/>
    <w:lvl w:ilvl="0">
      <w:start w:val="1"/>
      <w:numFmt w:val="decimal"/>
      <w:lvlText w:val="%1."/>
      <w:lvlJc w:val="left"/>
      <w:pPr>
        <w:ind w:left="720" w:hanging="360"/>
      </w:pPr>
      <w:rPr>
        <w:rFonts w:hint="default"/>
        <w:sz w:val="24"/>
        <w:szCs w:val="24"/>
      </w:rPr>
    </w:lvl>
    <w:lvl w:ilvl="1">
      <w:start w:val="4"/>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4">
    <w:nsid w:val="2ADF5C83"/>
    <w:multiLevelType w:val="hybridMultilevel"/>
    <w:tmpl w:val="C304E7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2B45437B"/>
    <w:multiLevelType w:val="multilevel"/>
    <w:tmpl w:val="5002C836"/>
    <w:lvl w:ilvl="0">
      <w:start w:val="1"/>
      <w:numFmt w:val="decimal"/>
      <w:lvlText w:val="%1."/>
      <w:lvlJc w:val="left"/>
      <w:pPr>
        <w:ind w:left="1068" w:hanging="360"/>
      </w:pPr>
      <w:rPr>
        <w:rFonts w:hint="default"/>
        <w:b w:val="0"/>
        <w:i w:val="0"/>
      </w:rPr>
    </w:lvl>
    <w:lvl w:ilvl="1">
      <w:start w:val="4"/>
      <w:numFmt w:val="decimal"/>
      <w:isLgl/>
      <w:lvlText w:val="%1.%2"/>
      <w:lvlJc w:val="left"/>
      <w:pPr>
        <w:ind w:left="1188"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6">
    <w:nsid w:val="2E076C6B"/>
    <w:multiLevelType w:val="multilevel"/>
    <w:tmpl w:val="50DEAD36"/>
    <w:lvl w:ilvl="0">
      <w:start w:val="1"/>
      <w:numFmt w:val="decimal"/>
      <w:lvlText w:val="%1."/>
      <w:lvlJc w:val="left"/>
      <w:pPr>
        <w:ind w:left="1080" w:hanging="360"/>
      </w:pPr>
      <w:rPr>
        <w:rFonts w:ascii="Times New Roman" w:eastAsiaTheme="minorEastAsia" w:hAnsi="Times New Roman" w:cs="Times New Roman"/>
      </w:rPr>
    </w:lvl>
    <w:lvl w:ilvl="1">
      <w:start w:val="7"/>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nsid w:val="30F55223"/>
    <w:multiLevelType w:val="hybridMultilevel"/>
    <w:tmpl w:val="A970A5F6"/>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nsid w:val="325A5FB3"/>
    <w:multiLevelType w:val="multilevel"/>
    <w:tmpl w:val="4B0A2EE4"/>
    <w:lvl w:ilvl="0">
      <w:start w:val="1"/>
      <w:numFmt w:val="decimal"/>
      <w:lvlText w:val="%1."/>
      <w:lvlJc w:val="left"/>
      <w:pPr>
        <w:ind w:left="720" w:hanging="360"/>
      </w:pPr>
      <w:rPr>
        <w:rFonts w:hint="default"/>
      </w:rPr>
    </w:lvl>
    <w:lvl w:ilvl="1">
      <w:start w:val="4"/>
      <w:numFmt w:val="decimal"/>
      <w:isLgl/>
      <w:lvlText w:val="%1.%2"/>
      <w:lvlJc w:val="left"/>
      <w:pPr>
        <w:ind w:left="1074" w:hanging="540"/>
      </w:pPr>
      <w:rPr>
        <w:rFonts w:hint="default"/>
        <w:b/>
        <w:i/>
      </w:rPr>
    </w:lvl>
    <w:lvl w:ilvl="2">
      <w:start w:val="2"/>
      <w:numFmt w:val="decimal"/>
      <w:isLgl/>
      <w:lvlText w:val="%1.%2.%3"/>
      <w:lvlJc w:val="left"/>
      <w:pPr>
        <w:ind w:left="1428" w:hanging="720"/>
      </w:pPr>
      <w:rPr>
        <w:rFonts w:hint="default"/>
        <w:b/>
        <w:i/>
      </w:rPr>
    </w:lvl>
    <w:lvl w:ilvl="3">
      <w:start w:val="1"/>
      <w:numFmt w:val="decimal"/>
      <w:isLgl/>
      <w:lvlText w:val="%1.%2.%3.%4"/>
      <w:lvlJc w:val="left"/>
      <w:pPr>
        <w:ind w:left="1602" w:hanging="720"/>
      </w:pPr>
      <w:rPr>
        <w:rFonts w:hint="default"/>
        <w:b/>
        <w:i/>
      </w:rPr>
    </w:lvl>
    <w:lvl w:ilvl="4">
      <w:start w:val="1"/>
      <w:numFmt w:val="decimal"/>
      <w:isLgl/>
      <w:lvlText w:val="%1.%2.%3.%4.%5"/>
      <w:lvlJc w:val="left"/>
      <w:pPr>
        <w:ind w:left="2136" w:hanging="1080"/>
      </w:pPr>
      <w:rPr>
        <w:rFonts w:hint="default"/>
        <w:b/>
        <w:i/>
      </w:rPr>
    </w:lvl>
    <w:lvl w:ilvl="5">
      <w:start w:val="1"/>
      <w:numFmt w:val="decimal"/>
      <w:isLgl/>
      <w:lvlText w:val="%1.%2.%3.%4.%5.%6"/>
      <w:lvlJc w:val="left"/>
      <w:pPr>
        <w:ind w:left="2310" w:hanging="1080"/>
      </w:pPr>
      <w:rPr>
        <w:rFonts w:hint="default"/>
        <w:b/>
        <w:i/>
      </w:rPr>
    </w:lvl>
    <w:lvl w:ilvl="6">
      <w:start w:val="1"/>
      <w:numFmt w:val="decimal"/>
      <w:isLgl/>
      <w:lvlText w:val="%1.%2.%3.%4.%5.%6.%7"/>
      <w:lvlJc w:val="left"/>
      <w:pPr>
        <w:ind w:left="2844" w:hanging="1440"/>
      </w:pPr>
      <w:rPr>
        <w:rFonts w:hint="default"/>
        <w:b/>
        <w:i/>
      </w:rPr>
    </w:lvl>
    <w:lvl w:ilvl="7">
      <w:start w:val="1"/>
      <w:numFmt w:val="decimal"/>
      <w:isLgl/>
      <w:lvlText w:val="%1.%2.%3.%4.%5.%6.%7.%8"/>
      <w:lvlJc w:val="left"/>
      <w:pPr>
        <w:ind w:left="3018" w:hanging="1440"/>
      </w:pPr>
      <w:rPr>
        <w:rFonts w:hint="default"/>
        <w:b/>
        <w:i/>
      </w:rPr>
    </w:lvl>
    <w:lvl w:ilvl="8">
      <w:start w:val="1"/>
      <w:numFmt w:val="decimal"/>
      <w:isLgl/>
      <w:lvlText w:val="%1.%2.%3.%4.%5.%6.%7.%8.%9"/>
      <w:lvlJc w:val="left"/>
      <w:pPr>
        <w:ind w:left="3552" w:hanging="1800"/>
      </w:pPr>
      <w:rPr>
        <w:rFonts w:hint="default"/>
        <w:b/>
        <w:i/>
      </w:rPr>
    </w:lvl>
  </w:abstractNum>
  <w:abstractNum w:abstractNumId="19">
    <w:nsid w:val="326638BE"/>
    <w:multiLevelType w:val="hybridMultilevel"/>
    <w:tmpl w:val="240C366C"/>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354F5F49"/>
    <w:multiLevelType w:val="hybridMultilevel"/>
    <w:tmpl w:val="578630B8"/>
    <w:lvl w:ilvl="0" w:tplc="080A001B">
      <w:start w:val="1"/>
      <w:numFmt w:val="lowerRoman"/>
      <w:lvlText w:val="%1."/>
      <w:lvlJc w:val="right"/>
      <w:pPr>
        <w:ind w:left="1440" w:hanging="360"/>
      </w:pPr>
      <w:rPr>
        <w:rFont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nsid w:val="36504766"/>
    <w:multiLevelType w:val="hybridMultilevel"/>
    <w:tmpl w:val="78920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3CC172C7"/>
    <w:multiLevelType w:val="hybridMultilevel"/>
    <w:tmpl w:val="AF6073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nsid w:val="3E103378"/>
    <w:multiLevelType w:val="hybridMultilevel"/>
    <w:tmpl w:val="01FC96BE"/>
    <w:lvl w:ilvl="0" w:tplc="340A0005">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nsid w:val="40AA74E6"/>
    <w:multiLevelType w:val="hybridMultilevel"/>
    <w:tmpl w:val="F646795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43682FF5"/>
    <w:multiLevelType w:val="hybridMultilevel"/>
    <w:tmpl w:val="F530F610"/>
    <w:lvl w:ilvl="0" w:tplc="84F89FB8">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48802A97"/>
    <w:multiLevelType w:val="hybridMultilevel"/>
    <w:tmpl w:val="277E74F0"/>
    <w:lvl w:ilvl="0" w:tplc="8D86E034">
      <w:start w:val="1"/>
      <w:numFmt w:val="lowerRoman"/>
      <w:lvlText w:val="%1)"/>
      <w:lvlJc w:val="left"/>
      <w:pPr>
        <w:ind w:left="1080" w:hanging="360"/>
      </w:pPr>
      <w:rPr>
        <w:rFonts w:ascii="Verdana" w:eastAsia="Times New Roman" w:hAnsi="Verdana" w:cs="Times New Roman"/>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nsid w:val="49E1707B"/>
    <w:multiLevelType w:val="hybridMultilevel"/>
    <w:tmpl w:val="F28A36CA"/>
    <w:lvl w:ilvl="0" w:tplc="8578CD0A">
      <w:start w:val="1"/>
      <w:numFmt w:val="lowerRoman"/>
      <w:lvlText w:val="%1)"/>
      <w:lvlJc w:val="left"/>
      <w:pPr>
        <w:ind w:left="1080" w:hanging="360"/>
      </w:pPr>
      <w:rPr>
        <w:rFonts w:ascii="Verdana" w:eastAsia="Times New Roman" w:hAnsi="Verdan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4AA42DD2"/>
    <w:multiLevelType w:val="hybridMultilevel"/>
    <w:tmpl w:val="1FCE6D06"/>
    <w:lvl w:ilvl="0" w:tplc="84F89FB8">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nsid w:val="53F40E34"/>
    <w:multiLevelType w:val="multilevel"/>
    <w:tmpl w:val="DC843196"/>
    <w:lvl w:ilvl="0">
      <w:start w:val="1"/>
      <w:numFmt w:val="decimal"/>
      <w:lvlText w:val="%1."/>
      <w:lvlJc w:val="left"/>
      <w:pPr>
        <w:ind w:left="720" w:hanging="360"/>
      </w:pPr>
      <w:rPr>
        <w:rFonts w:hint="default"/>
        <w:b/>
        <w:sz w:val="28"/>
      </w:rPr>
    </w:lvl>
    <w:lvl w:ilvl="1">
      <w:start w:val="5"/>
      <w:numFmt w:val="decimal"/>
      <w:isLgl/>
      <w:lvlText w:val="%1.%2"/>
      <w:lvlJc w:val="left"/>
      <w:pPr>
        <w:ind w:left="1237" w:hanging="705"/>
      </w:pPr>
      <w:rPr>
        <w:rFonts w:hint="default"/>
      </w:rPr>
    </w:lvl>
    <w:lvl w:ilvl="2">
      <w:start w:val="3"/>
      <w:numFmt w:val="decimal"/>
      <w:isLgl/>
      <w:lvlText w:val="%1.%2.%3"/>
      <w:lvlJc w:val="left"/>
      <w:pPr>
        <w:ind w:left="1424" w:hanging="720"/>
      </w:pPr>
      <w:rPr>
        <w:rFonts w:hint="default"/>
      </w:rPr>
    </w:lvl>
    <w:lvl w:ilvl="3">
      <w:start w:val="1"/>
      <w:numFmt w:val="decimal"/>
      <w:isLgl/>
      <w:lvlText w:val="%1.%2.%3.%4"/>
      <w:lvlJc w:val="left"/>
      <w:pPr>
        <w:ind w:left="1596" w:hanging="720"/>
      </w:pPr>
      <w:rPr>
        <w:rFonts w:hint="default"/>
      </w:rPr>
    </w:lvl>
    <w:lvl w:ilvl="4">
      <w:start w:val="1"/>
      <w:numFmt w:val="decimal"/>
      <w:isLgl/>
      <w:lvlText w:val="%1.%2.%3.%4.%5"/>
      <w:lvlJc w:val="left"/>
      <w:pPr>
        <w:ind w:left="2128" w:hanging="1080"/>
      </w:pPr>
      <w:rPr>
        <w:rFonts w:hint="default"/>
      </w:rPr>
    </w:lvl>
    <w:lvl w:ilvl="5">
      <w:start w:val="1"/>
      <w:numFmt w:val="decimal"/>
      <w:isLgl/>
      <w:lvlText w:val="%1.%2.%3.%4.%5.%6"/>
      <w:lvlJc w:val="left"/>
      <w:pPr>
        <w:ind w:left="2300" w:hanging="1080"/>
      </w:pPr>
      <w:rPr>
        <w:rFonts w:hint="default"/>
      </w:rPr>
    </w:lvl>
    <w:lvl w:ilvl="6">
      <w:start w:val="1"/>
      <w:numFmt w:val="decimal"/>
      <w:isLgl/>
      <w:lvlText w:val="%1.%2.%3.%4.%5.%6.%7"/>
      <w:lvlJc w:val="left"/>
      <w:pPr>
        <w:ind w:left="2832" w:hanging="1440"/>
      </w:pPr>
      <w:rPr>
        <w:rFonts w:hint="default"/>
      </w:rPr>
    </w:lvl>
    <w:lvl w:ilvl="7">
      <w:start w:val="1"/>
      <w:numFmt w:val="decimal"/>
      <w:isLgl/>
      <w:lvlText w:val="%1.%2.%3.%4.%5.%6.%7.%8"/>
      <w:lvlJc w:val="left"/>
      <w:pPr>
        <w:ind w:left="3004" w:hanging="1440"/>
      </w:pPr>
      <w:rPr>
        <w:rFonts w:hint="default"/>
      </w:rPr>
    </w:lvl>
    <w:lvl w:ilvl="8">
      <w:start w:val="1"/>
      <w:numFmt w:val="decimal"/>
      <w:isLgl/>
      <w:lvlText w:val="%1.%2.%3.%4.%5.%6.%7.%8.%9"/>
      <w:lvlJc w:val="left"/>
      <w:pPr>
        <w:ind w:left="3536" w:hanging="1800"/>
      </w:pPr>
      <w:rPr>
        <w:rFonts w:hint="default"/>
      </w:rPr>
    </w:lvl>
  </w:abstractNum>
  <w:abstractNum w:abstractNumId="30">
    <w:nsid w:val="541875B8"/>
    <w:multiLevelType w:val="hybridMultilevel"/>
    <w:tmpl w:val="836C52E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nsid w:val="57785CD9"/>
    <w:multiLevelType w:val="hybridMultilevel"/>
    <w:tmpl w:val="865010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nsid w:val="5825519A"/>
    <w:multiLevelType w:val="hybridMultilevel"/>
    <w:tmpl w:val="6C242E70"/>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nsid w:val="5D9C6D66"/>
    <w:multiLevelType w:val="hybridMultilevel"/>
    <w:tmpl w:val="44A26C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6543103F"/>
    <w:multiLevelType w:val="hybridMultilevel"/>
    <w:tmpl w:val="FDDC8F9A"/>
    <w:lvl w:ilvl="0" w:tplc="84F89FB8">
      <w:start w:val="1"/>
      <w:numFmt w:val="bullet"/>
      <w:lvlText w:val=""/>
      <w:lvlJc w:val="left"/>
      <w:pPr>
        <w:ind w:left="1147"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nsid w:val="6701692A"/>
    <w:multiLevelType w:val="hybridMultilevel"/>
    <w:tmpl w:val="9DF07A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69FA58E1"/>
    <w:multiLevelType w:val="multilevel"/>
    <w:tmpl w:val="35D2181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6B752514"/>
    <w:multiLevelType w:val="hybridMultilevel"/>
    <w:tmpl w:val="5E487D94"/>
    <w:lvl w:ilvl="0" w:tplc="2E524AEA">
      <w:start w:val="1"/>
      <w:numFmt w:val="bullet"/>
      <w:lvlText w:val="-"/>
      <w:lvlJc w:val="left"/>
      <w:pPr>
        <w:ind w:left="720" w:hanging="360"/>
      </w:pPr>
      <w:rPr>
        <w:rFonts w:ascii="Times New Roman" w:eastAsiaTheme="minorHAnsi" w:hAnsi="Times New Roman"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nsid w:val="6C3A3B95"/>
    <w:multiLevelType w:val="hybridMultilevel"/>
    <w:tmpl w:val="2506D76E"/>
    <w:lvl w:ilvl="0" w:tplc="EFE24EB4">
      <w:start w:val="1"/>
      <w:numFmt w:val="upperRoman"/>
      <w:lvlText w:val="%1."/>
      <w:lvlJc w:val="left"/>
      <w:pPr>
        <w:ind w:left="720" w:hanging="720"/>
      </w:pPr>
      <w:rPr>
        <w:rFonts w:hint="default"/>
      </w:rPr>
    </w:lvl>
    <w:lvl w:ilvl="1" w:tplc="0F5EF4EC">
      <w:start w:val="1"/>
      <w:numFmt w:val="bullet"/>
      <w:lvlText w:val="•"/>
      <w:lvlJc w:val="left"/>
      <w:pPr>
        <w:ind w:left="1080" w:hanging="360"/>
      </w:pPr>
      <w:rPr>
        <w:rFonts w:ascii="Verdana" w:eastAsia="Times New Roman" w:hAnsi="Verdana" w:cs="Times New Roman"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nsid w:val="6D372605"/>
    <w:multiLevelType w:val="multilevel"/>
    <w:tmpl w:val="C2D4F8D8"/>
    <w:lvl w:ilvl="0">
      <w:start w:val="1"/>
      <w:numFmt w:val="decimal"/>
      <w:lvlText w:val="%1."/>
      <w:lvlJc w:val="left"/>
      <w:pPr>
        <w:ind w:left="720" w:hanging="360"/>
      </w:pPr>
      <w:rPr>
        <w:rFonts w:hint="default"/>
      </w:rPr>
    </w:lvl>
    <w:lvl w:ilvl="1">
      <w:start w:val="4"/>
      <w:numFmt w:val="decimal"/>
      <w:isLgl/>
      <w:lvlText w:val="%1.%2"/>
      <w:lvlJc w:val="left"/>
      <w:pPr>
        <w:ind w:left="1014" w:hanging="480"/>
      </w:pPr>
      <w:rPr>
        <w:rFonts w:hint="default"/>
      </w:rPr>
    </w:lvl>
    <w:lvl w:ilvl="2">
      <w:start w:val="2"/>
      <w:numFmt w:val="decimal"/>
      <w:isLgl/>
      <w:lvlText w:val="%1.%2.%3"/>
      <w:lvlJc w:val="left"/>
      <w:pPr>
        <w:ind w:left="1428" w:hanging="720"/>
      </w:pPr>
      <w:rPr>
        <w:rFonts w:hint="default"/>
        <w:b/>
        <w:i/>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40">
    <w:nsid w:val="70523ACD"/>
    <w:multiLevelType w:val="hybridMultilevel"/>
    <w:tmpl w:val="04242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nsid w:val="725A45BB"/>
    <w:multiLevelType w:val="hybridMultilevel"/>
    <w:tmpl w:val="BF5CD19C"/>
    <w:lvl w:ilvl="0" w:tplc="4998BD24">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nsid w:val="73B0783A"/>
    <w:multiLevelType w:val="hybridMultilevel"/>
    <w:tmpl w:val="5BCC185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3">
    <w:nsid w:val="74E96769"/>
    <w:multiLevelType w:val="hybridMultilevel"/>
    <w:tmpl w:val="AEB03AEC"/>
    <w:lvl w:ilvl="0" w:tplc="B498CB2E">
      <w:start w:val="1"/>
      <w:numFmt w:val="lowerRoman"/>
      <w:lvlText w:val="%1)"/>
      <w:lvlJc w:val="left"/>
      <w:pPr>
        <w:ind w:left="1080" w:hanging="360"/>
      </w:pPr>
      <w:rPr>
        <w:rFonts w:ascii="Verdana" w:eastAsia="Times New Roman" w:hAnsi="Verdan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76CD621E"/>
    <w:multiLevelType w:val="multilevel"/>
    <w:tmpl w:val="68F269E4"/>
    <w:lvl w:ilvl="0">
      <w:start w:val="1"/>
      <w:numFmt w:val="decimal"/>
      <w:lvlText w:val="%1."/>
      <w:lvlJc w:val="left"/>
      <w:pPr>
        <w:ind w:left="720" w:hanging="360"/>
      </w:pPr>
      <w:rPr>
        <w:rFonts w:hint="default"/>
      </w:rPr>
    </w:lvl>
    <w:lvl w:ilvl="1">
      <w:start w:val="1"/>
      <w:numFmt w:val="decimal"/>
      <w:isLgl/>
      <w:lvlText w:val="%1.%2"/>
      <w:lvlJc w:val="left"/>
      <w:pPr>
        <w:ind w:left="1005" w:hanging="645"/>
      </w:pPr>
      <w:rPr>
        <w:rFonts w:hint="default"/>
      </w:rPr>
    </w:lvl>
    <w:lvl w:ilvl="2">
      <w:start w:val="1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nsid w:val="78175303"/>
    <w:multiLevelType w:val="hybridMultilevel"/>
    <w:tmpl w:val="D2A4884C"/>
    <w:lvl w:ilvl="0" w:tplc="34A283BA">
      <w:start w:val="1"/>
      <w:numFmt w:val="lowerRoman"/>
      <w:lvlText w:val="%1)"/>
      <w:lvlJc w:val="left"/>
      <w:pPr>
        <w:ind w:left="1080" w:hanging="360"/>
      </w:pPr>
      <w:rPr>
        <w:rFonts w:ascii="Verdana" w:eastAsia="Times New Roman" w:hAnsi="Verdana"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nsid w:val="79476655"/>
    <w:multiLevelType w:val="hybridMultilevel"/>
    <w:tmpl w:val="D910DC5E"/>
    <w:lvl w:ilvl="0" w:tplc="A4A2476E">
      <w:start w:val="1"/>
      <w:numFmt w:val="decimal"/>
      <w:lvlText w:val="%1."/>
      <w:lvlJc w:val="left"/>
      <w:pPr>
        <w:ind w:left="720" w:hanging="360"/>
      </w:pPr>
      <w:rPr>
        <w:rFonts w:hint="default"/>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nsid w:val="7B901129"/>
    <w:multiLevelType w:val="multilevel"/>
    <w:tmpl w:val="5002C836"/>
    <w:lvl w:ilvl="0">
      <w:start w:val="1"/>
      <w:numFmt w:val="decimal"/>
      <w:lvlText w:val="%1."/>
      <w:lvlJc w:val="left"/>
      <w:pPr>
        <w:ind w:left="1068" w:hanging="360"/>
      </w:pPr>
      <w:rPr>
        <w:rFonts w:hint="default"/>
        <w:b w:val="0"/>
        <w:i w:val="0"/>
      </w:rPr>
    </w:lvl>
    <w:lvl w:ilvl="1">
      <w:start w:val="4"/>
      <w:numFmt w:val="decimal"/>
      <w:isLgl/>
      <w:lvlText w:val="%1.%2"/>
      <w:lvlJc w:val="left"/>
      <w:pPr>
        <w:ind w:left="1188"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48">
    <w:nsid w:val="7BA23FA4"/>
    <w:multiLevelType w:val="hybridMultilevel"/>
    <w:tmpl w:val="36DE31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38"/>
  </w:num>
  <w:num w:numId="2">
    <w:abstractNumId w:val="9"/>
  </w:num>
  <w:num w:numId="3">
    <w:abstractNumId w:val="35"/>
  </w:num>
  <w:num w:numId="4">
    <w:abstractNumId w:val="0"/>
  </w:num>
  <w:num w:numId="5">
    <w:abstractNumId w:val="14"/>
  </w:num>
  <w:num w:numId="6">
    <w:abstractNumId w:val="11"/>
  </w:num>
  <w:num w:numId="7">
    <w:abstractNumId w:val="17"/>
  </w:num>
  <w:num w:numId="8">
    <w:abstractNumId w:val="3"/>
  </w:num>
  <w:num w:numId="9">
    <w:abstractNumId w:val="26"/>
  </w:num>
  <w:num w:numId="10">
    <w:abstractNumId w:val="27"/>
  </w:num>
  <w:num w:numId="11">
    <w:abstractNumId w:val="4"/>
  </w:num>
  <w:num w:numId="12">
    <w:abstractNumId w:val="12"/>
  </w:num>
  <w:num w:numId="13">
    <w:abstractNumId w:val="45"/>
  </w:num>
  <w:num w:numId="14">
    <w:abstractNumId w:val="6"/>
  </w:num>
  <w:num w:numId="15">
    <w:abstractNumId w:val="43"/>
  </w:num>
  <w:num w:numId="16">
    <w:abstractNumId w:val="2"/>
  </w:num>
  <w:num w:numId="17">
    <w:abstractNumId w:val="24"/>
  </w:num>
  <w:num w:numId="18">
    <w:abstractNumId w:val="8"/>
  </w:num>
  <w:num w:numId="19">
    <w:abstractNumId w:val="1"/>
  </w:num>
  <w:num w:numId="20">
    <w:abstractNumId w:val="20"/>
  </w:num>
  <w:num w:numId="21">
    <w:abstractNumId w:val="19"/>
  </w:num>
  <w:num w:numId="22">
    <w:abstractNumId w:val="36"/>
  </w:num>
  <w:num w:numId="23">
    <w:abstractNumId w:val="21"/>
  </w:num>
  <w:num w:numId="24">
    <w:abstractNumId w:val="5"/>
  </w:num>
  <w:num w:numId="25">
    <w:abstractNumId w:val="33"/>
  </w:num>
  <w:num w:numId="26">
    <w:abstractNumId w:val="40"/>
  </w:num>
  <w:num w:numId="27">
    <w:abstractNumId w:val="42"/>
  </w:num>
  <w:num w:numId="28">
    <w:abstractNumId w:val="31"/>
  </w:num>
  <w:num w:numId="29">
    <w:abstractNumId w:val="34"/>
  </w:num>
  <w:num w:numId="30">
    <w:abstractNumId w:val="28"/>
  </w:num>
  <w:num w:numId="31">
    <w:abstractNumId w:val="25"/>
  </w:num>
  <w:num w:numId="32">
    <w:abstractNumId w:val="23"/>
  </w:num>
  <w:num w:numId="33">
    <w:abstractNumId w:val="30"/>
  </w:num>
  <w:num w:numId="34">
    <w:abstractNumId w:val="7"/>
  </w:num>
  <w:num w:numId="35">
    <w:abstractNumId w:val="44"/>
  </w:num>
  <w:num w:numId="36">
    <w:abstractNumId w:val="46"/>
  </w:num>
  <w:num w:numId="37">
    <w:abstractNumId w:val="13"/>
  </w:num>
  <w:num w:numId="38">
    <w:abstractNumId w:val="47"/>
  </w:num>
  <w:num w:numId="39">
    <w:abstractNumId w:val="39"/>
  </w:num>
  <w:num w:numId="40">
    <w:abstractNumId w:val="37"/>
  </w:num>
  <w:num w:numId="41">
    <w:abstractNumId w:val="18"/>
  </w:num>
  <w:num w:numId="42">
    <w:abstractNumId w:val="48"/>
  </w:num>
  <w:num w:numId="43">
    <w:abstractNumId w:val="29"/>
  </w:num>
  <w:num w:numId="44">
    <w:abstractNumId w:val="16"/>
  </w:num>
  <w:num w:numId="45">
    <w:abstractNumId w:val="15"/>
  </w:num>
  <w:num w:numId="46">
    <w:abstractNumId w:val="32"/>
  </w:num>
  <w:num w:numId="47">
    <w:abstractNumId w:val="22"/>
  </w:num>
  <w:num w:numId="48">
    <w:abstractNumId w:val="41"/>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mirrorMargins/>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4D730B"/>
    <w:rsid w:val="0000663F"/>
    <w:rsid w:val="00032426"/>
    <w:rsid w:val="00035403"/>
    <w:rsid w:val="00036D74"/>
    <w:rsid w:val="00076245"/>
    <w:rsid w:val="000B2DD4"/>
    <w:rsid w:val="000B66C9"/>
    <w:rsid w:val="000C32E9"/>
    <w:rsid w:val="000C77D4"/>
    <w:rsid w:val="00103573"/>
    <w:rsid w:val="001065F6"/>
    <w:rsid w:val="00152435"/>
    <w:rsid w:val="00174DE7"/>
    <w:rsid w:val="00181A69"/>
    <w:rsid w:val="00190C42"/>
    <w:rsid w:val="00194580"/>
    <w:rsid w:val="001956A2"/>
    <w:rsid w:val="001B087E"/>
    <w:rsid w:val="001B75B9"/>
    <w:rsid w:val="001E3C8E"/>
    <w:rsid w:val="00215B53"/>
    <w:rsid w:val="00233293"/>
    <w:rsid w:val="00250AD2"/>
    <w:rsid w:val="00255795"/>
    <w:rsid w:val="00262D0C"/>
    <w:rsid w:val="00274E1C"/>
    <w:rsid w:val="002A1012"/>
    <w:rsid w:val="002A73D5"/>
    <w:rsid w:val="002D0DD4"/>
    <w:rsid w:val="002D1B6B"/>
    <w:rsid w:val="002F3B7B"/>
    <w:rsid w:val="00307F51"/>
    <w:rsid w:val="0031784E"/>
    <w:rsid w:val="00364783"/>
    <w:rsid w:val="00383242"/>
    <w:rsid w:val="003965A9"/>
    <w:rsid w:val="003973EF"/>
    <w:rsid w:val="003974E3"/>
    <w:rsid w:val="00397AE9"/>
    <w:rsid w:val="003B4C1B"/>
    <w:rsid w:val="003B66EB"/>
    <w:rsid w:val="003D1905"/>
    <w:rsid w:val="003E14E6"/>
    <w:rsid w:val="00446FD3"/>
    <w:rsid w:val="004A0E5F"/>
    <w:rsid w:val="004B2A49"/>
    <w:rsid w:val="004B5B1C"/>
    <w:rsid w:val="004D14C7"/>
    <w:rsid w:val="004D730B"/>
    <w:rsid w:val="004E63C4"/>
    <w:rsid w:val="005023FC"/>
    <w:rsid w:val="00526B9C"/>
    <w:rsid w:val="00546EDD"/>
    <w:rsid w:val="00570E9A"/>
    <w:rsid w:val="005F309F"/>
    <w:rsid w:val="00604532"/>
    <w:rsid w:val="00621C85"/>
    <w:rsid w:val="00623B13"/>
    <w:rsid w:val="00637563"/>
    <w:rsid w:val="00682898"/>
    <w:rsid w:val="006B7A73"/>
    <w:rsid w:val="006C0F10"/>
    <w:rsid w:val="006C39F7"/>
    <w:rsid w:val="006C5F45"/>
    <w:rsid w:val="006D364B"/>
    <w:rsid w:val="006E1777"/>
    <w:rsid w:val="00707AB8"/>
    <w:rsid w:val="00710D66"/>
    <w:rsid w:val="0071749C"/>
    <w:rsid w:val="00736406"/>
    <w:rsid w:val="0074510E"/>
    <w:rsid w:val="00763C72"/>
    <w:rsid w:val="00770942"/>
    <w:rsid w:val="00780E71"/>
    <w:rsid w:val="007848A7"/>
    <w:rsid w:val="007C4E73"/>
    <w:rsid w:val="007D4049"/>
    <w:rsid w:val="00806DEB"/>
    <w:rsid w:val="00811942"/>
    <w:rsid w:val="0081707D"/>
    <w:rsid w:val="00833FEB"/>
    <w:rsid w:val="00855DBF"/>
    <w:rsid w:val="00873448"/>
    <w:rsid w:val="00875AC4"/>
    <w:rsid w:val="00876EAB"/>
    <w:rsid w:val="008B6C99"/>
    <w:rsid w:val="008D23B1"/>
    <w:rsid w:val="008D4BA4"/>
    <w:rsid w:val="008D5F48"/>
    <w:rsid w:val="008E591D"/>
    <w:rsid w:val="008F42FE"/>
    <w:rsid w:val="009212E9"/>
    <w:rsid w:val="00923379"/>
    <w:rsid w:val="0094297E"/>
    <w:rsid w:val="009437F5"/>
    <w:rsid w:val="00960612"/>
    <w:rsid w:val="009659B2"/>
    <w:rsid w:val="00972649"/>
    <w:rsid w:val="009A4F3D"/>
    <w:rsid w:val="009B1317"/>
    <w:rsid w:val="009C001B"/>
    <w:rsid w:val="009C1C7B"/>
    <w:rsid w:val="009C1CB6"/>
    <w:rsid w:val="009C2E04"/>
    <w:rsid w:val="009D736F"/>
    <w:rsid w:val="009F17BD"/>
    <w:rsid w:val="00A15EF7"/>
    <w:rsid w:val="00A319ED"/>
    <w:rsid w:val="00A62B35"/>
    <w:rsid w:val="00A877D0"/>
    <w:rsid w:val="00AB2CAE"/>
    <w:rsid w:val="00AE4228"/>
    <w:rsid w:val="00AF5530"/>
    <w:rsid w:val="00AF6A6E"/>
    <w:rsid w:val="00B26A9E"/>
    <w:rsid w:val="00B644E1"/>
    <w:rsid w:val="00B957D3"/>
    <w:rsid w:val="00BA4631"/>
    <w:rsid w:val="00BD4218"/>
    <w:rsid w:val="00BE5981"/>
    <w:rsid w:val="00C050E0"/>
    <w:rsid w:val="00C15315"/>
    <w:rsid w:val="00C471CF"/>
    <w:rsid w:val="00C94778"/>
    <w:rsid w:val="00CA3CF7"/>
    <w:rsid w:val="00D0686B"/>
    <w:rsid w:val="00D1002F"/>
    <w:rsid w:val="00D22C7B"/>
    <w:rsid w:val="00D673DE"/>
    <w:rsid w:val="00D7046A"/>
    <w:rsid w:val="00D81C74"/>
    <w:rsid w:val="00D951C4"/>
    <w:rsid w:val="00D95DDC"/>
    <w:rsid w:val="00DC6BB6"/>
    <w:rsid w:val="00DD4299"/>
    <w:rsid w:val="00DF2A41"/>
    <w:rsid w:val="00E0117A"/>
    <w:rsid w:val="00E17D95"/>
    <w:rsid w:val="00E33E03"/>
    <w:rsid w:val="00E34461"/>
    <w:rsid w:val="00E34A7D"/>
    <w:rsid w:val="00E34AFA"/>
    <w:rsid w:val="00E35182"/>
    <w:rsid w:val="00E513E7"/>
    <w:rsid w:val="00E63482"/>
    <w:rsid w:val="00E65A2E"/>
    <w:rsid w:val="00E71EB7"/>
    <w:rsid w:val="00E7245E"/>
    <w:rsid w:val="00E77D1A"/>
    <w:rsid w:val="00EA2472"/>
    <w:rsid w:val="00EA539D"/>
    <w:rsid w:val="00EF0684"/>
    <w:rsid w:val="00F2155B"/>
    <w:rsid w:val="00F30956"/>
    <w:rsid w:val="00F42D55"/>
    <w:rsid w:val="00F5032E"/>
    <w:rsid w:val="00F56BC8"/>
    <w:rsid w:val="00F84006"/>
    <w:rsid w:val="00F84C45"/>
    <w:rsid w:val="00F86A83"/>
    <w:rsid w:val="00F9582C"/>
    <w:rsid w:val="00FE1080"/>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480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1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30B"/>
    <w:pPr>
      <w:tabs>
        <w:tab w:val="center" w:pos="4419"/>
        <w:tab w:val="right" w:pos="8838"/>
      </w:tabs>
      <w:spacing w:after="0" w:line="240" w:lineRule="auto"/>
    </w:pPr>
  </w:style>
  <w:style w:type="character" w:customStyle="1" w:styleId="HeaderChar">
    <w:name w:val="Header Char"/>
    <w:basedOn w:val="DefaultParagraphFont"/>
    <w:link w:val="Header"/>
    <w:uiPriority w:val="99"/>
    <w:rsid w:val="004D730B"/>
  </w:style>
  <w:style w:type="paragraph" w:styleId="Footer">
    <w:name w:val="footer"/>
    <w:basedOn w:val="Normal"/>
    <w:link w:val="FooterChar"/>
    <w:uiPriority w:val="99"/>
    <w:unhideWhenUsed/>
    <w:rsid w:val="004D730B"/>
    <w:pPr>
      <w:tabs>
        <w:tab w:val="center" w:pos="4419"/>
        <w:tab w:val="right" w:pos="8838"/>
      </w:tabs>
      <w:spacing w:after="0" w:line="240" w:lineRule="auto"/>
    </w:pPr>
  </w:style>
  <w:style w:type="character" w:customStyle="1" w:styleId="FooterChar">
    <w:name w:val="Footer Char"/>
    <w:basedOn w:val="DefaultParagraphFont"/>
    <w:link w:val="Footer"/>
    <w:uiPriority w:val="99"/>
    <w:rsid w:val="004D730B"/>
  </w:style>
  <w:style w:type="table" w:styleId="TableGrid">
    <w:name w:val="Table Grid"/>
    <w:basedOn w:val="TableNormal"/>
    <w:uiPriority w:val="59"/>
    <w:rsid w:val="004D73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D73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30B"/>
    <w:rPr>
      <w:rFonts w:ascii="Tahoma" w:hAnsi="Tahoma" w:cs="Tahoma"/>
      <w:sz w:val="16"/>
      <w:szCs w:val="16"/>
    </w:rPr>
  </w:style>
  <w:style w:type="paragraph" w:styleId="BodyText">
    <w:name w:val="Body Text"/>
    <w:basedOn w:val="Normal"/>
    <w:link w:val="BodyTextChar"/>
    <w:rsid w:val="00446FD3"/>
    <w:pPr>
      <w:spacing w:after="0" w:line="240" w:lineRule="auto"/>
      <w:jc w:val="center"/>
    </w:pPr>
    <w:rPr>
      <w:rFonts w:ascii="Tahoma" w:eastAsia="Times New Roman" w:hAnsi="Tahoma" w:cs="Times New Roman"/>
      <w:b/>
      <w:sz w:val="24"/>
      <w:szCs w:val="20"/>
      <w:lang w:val="es-ES_tradnl" w:eastAsia="es-ES"/>
    </w:rPr>
  </w:style>
  <w:style w:type="character" w:customStyle="1" w:styleId="BodyTextChar">
    <w:name w:val="Body Text Char"/>
    <w:basedOn w:val="DefaultParagraphFont"/>
    <w:link w:val="BodyText"/>
    <w:rsid w:val="00446FD3"/>
    <w:rPr>
      <w:rFonts w:ascii="Tahoma" w:eastAsia="Times New Roman" w:hAnsi="Tahoma" w:cs="Times New Roman"/>
      <w:b/>
      <w:sz w:val="24"/>
      <w:szCs w:val="20"/>
      <w:lang w:val="es-ES_tradnl" w:eastAsia="es-ES"/>
    </w:rPr>
  </w:style>
  <w:style w:type="paragraph" w:styleId="ListParagraph">
    <w:name w:val="List Paragraph"/>
    <w:basedOn w:val="Normal"/>
    <w:uiPriority w:val="34"/>
    <w:qFormat/>
    <w:rsid w:val="00446FD3"/>
    <w:pPr>
      <w:spacing w:after="0" w:line="240" w:lineRule="auto"/>
      <w:ind w:left="708"/>
    </w:pPr>
    <w:rPr>
      <w:rFonts w:ascii="Times New Roman" w:eastAsia="Times New Roman" w:hAnsi="Times New Roman" w:cs="Times New Roman"/>
      <w:sz w:val="24"/>
      <w:szCs w:val="24"/>
      <w:lang w:val="es-CL" w:eastAsia="es-ES"/>
    </w:rPr>
  </w:style>
  <w:style w:type="character" w:styleId="Hyperlink">
    <w:name w:val="Hyperlink"/>
    <w:basedOn w:val="DefaultParagraphFont"/>
    <w:rsid w:val="00446FD3"/>
    <w:rPr>
      <w:color w:val="0000FF" w:themeColor="hyperlink"/>
      <w:u w:val="single"/>
    </w:rPr>
  </w:style>
  <w:style w:type="paragraph" w:styleId="BodyTextIndent">
    <w:name w:val="Body Text Indent"/>
    <w:basedOn w:val="Normal"/>
    <w:link w:val="BodyTextIndentChar"/>
    <w:uiPriority w:val="99"/>
    <w:semiHidden/>
    <w:unhideWhenUsed/>
    <w:rsid w:val="00623B13"/>
    <w:pPr>
      <w:spacing w:after="120"/>
      <w:ind w:left="283"/>
    </w:pPr>
  </w:style>
  <w:style w:type="character" w:customStyle="1" w:styleId="BodyTextIndentChar">
    <w:name w:val="Body Text Indent Char"/>
    <w:basedOn w:val="DefaultParagraphFont"/>
    <w:link w:val="BodyTextIndent"/>
    <w:uiPriority w:val="99"/>
    <w:semiHidden/>
    <w:rsid w:val="00623B13"/>
  </w:style>
  <w:style w:type="paragraph" w:styleId="Title">
    <w:name w:val="Title"/>
    <w:basedOn w:val="Normal"/>
    <w:link w:val="TitleChar"/>
    <w:qFormat/>
    <w:rsid w:val="009F17BD"/>
    <w:pPr>
      <w:spacing w:after="0" w:line="240" w:lineRule="auto"/>
      <w:jc w:val="center"/>
    </w:pPr>
    <w:rPr>
      <w:rFonts w:ascii="Tahoma" w:eastAsia="Times New Roman" w:hAnsi="Tahoma" w:cs="Times New Roman"/>
      <w:szCs w:val="20"/>
      <w:lang w:val="es-ES" w:eastAsia="es-ES"/>
    </w:rPr>
  </w:style>
  <w:style w:type="character" w:customStyle="1" w:styleId="TitleChar">
    <w:name w:val="Title Char"/>
    <w:basedOn w:val="DefaultParagraphFont"/>
    <w:link w:val="Title"/>
    <w:rsid w:val="009F17BD"/>
    <w:rPr>
      <w:rFonts w:ascii="Tahoma" w:eastAsia="Times New Roman" w:hAnsi="Tahoma" w:cs="Times New Roman"/>
      <w:szCs w:val="20"/>
      <w:lang w:val="es-ES" w:eastAsia="es-ES"/>
    </w:rPr>
  </w:style>
  <w:style w:type="paragraph" w:styleId="NormalWeb">
    <w:name w:val="Normal (Web)"/>
    <w:basedOn w:val="Normal"/>
    <w:uiPriority w:val="99"/>
    <w:unhideWhenUsed/>
    <w:rsid w:val="00C050E0"/>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paragraph" w:styleId="FootnoteText">
    <w:name w:val="footnote text"/>
    <w:basedOn w:val="Normal"/>
    <w:link w:val="FootnoteTextChar"/>
    <w:uiPriority w:val="99"/>
    <w:unhideWhenUsed/>
    <w:rsid w:val="00C050E0"/>
    <w:pPr>
      <w:spacing w:after="0" w:line="240" w:lineRule="auto"/>
    </w:pPr>
    <w:rPr>
      <w:sz w:val="20"/>
      <w:szCs w:val="20"/>
      <w:lang w:val="es-CL"/>
    </w:rPr>
  </w:style>
  <w:style w:type="character" w:customStyle="1" w:styleId="FootnoteTextChar">
    <w:name w:val="Footnote Text Char"/>
    <w:basedOn w:val="DefaultParagraphFont"/>
    <w:link w:val="FootnoteText"/>
    <w:uiPriority w:val="99"/>
    <w:rsid w:val="00C050E0"/>
    <w:rPr>
      <w:sz w:val="20"/>
      <w:szCs w:val="20"/>
      <w:lang w:val="es-CL"/>
    </w:rPr>
  </w:style>
  <w:style w:type="character" w:styleId="FootnoteReference">
    <w:name w:val="footnote reference"/>
    <w:basedOn w:val="DefaultParagraphFont"/>
    <w:uiPriority w:val="99"/>
    <w:semiHidden/>
    <w:unhideWhenUsed/>
    <w:rsid w:val="00C050E0"/>
    <w:rPr>
      <w:vertAlign w:val="superscript"/>
    </w:rPr>
  </w:style>
  <w:style w:type="character" w:styleId="CommentReference">
    <w:name w:val="annotation reference"/>
    <w:basedOn w:val="DefaultParagraphFont"/>
    <w:uiPriority w:val="99"/>
    <w:semiHidden/>
    <w:unhideWhenUsed/>
    <w:rsid w:val="002F3B7B"/>
    <w:rPr>
      <w:sz w:val="18"/>
      <w:szCs w:val="18"/>
    </w:rPr>
  </w:style>
  <w:style w:type="paragraph" w:styleId="CommentText">
    <w:name w:val="annotation text"/>
    <w:basedOn w:val="Normal"/>
    <w:link w:val="CommentTextChar"/>
    <w:uiPriority w:val="99"/>
    <w:semiHidden/>
    <w:unhideWhenUsed/>
    <w:rsid w:val="002F3B7B"/>
    <w:pPr>
      <w:spacing w:line="240" w:lineRule="auto"/>
    </w:pPr>
    <w:rPr>
      <w:sz w:val="24"/>
      <w:szCs w:val="24"/>
    </w:rPr>
  </w:style>
  <w:style w:type="character" w:customStyle="1" w:styleId="CommentTextChar">
    <w:name w:val="Comment Text Char"/>
    <w:basedOn w:val="DefaultParagraphFont"/>
    <w:link w:val="CommentText"/>
    <w:uiPriority w:val="99"/>
    <w:semiHidden/>
    <w:rsid w:val="002F3B7B"/>
    <w:rPr>
      <w:sz w:val="24"/>
      <w:szCs w:val="24"/>
    </w:rPr>
  </w:style>
  <w:style w:type="paragraph" w:styleId="CommentSubject">
    <w:name w:val="annotation subject"/>
    <w:basedOn w:val="CommentText"/>
    <w:next w:val="CommentText"/>
    <w:link w:val="CommentSubjectChar"/>
    <w:uiPriority w:val="99"/>
    <w:semiHidden/>
    <w:unhideWhenUsed/>
    <w:rsid w:val="002F3B7B"/>
    <w:rPr>
      <w:b/>
      <w:bCs/>
      <w:sz w:val="20"/>
      <w:szCs w:val="20"/>
    </w:rPr>
  </w:style>
  <w:style w:type="character" w:customStyle="1" w:styleId="CommentSubjectChar">
    <w:name w:val="Comment Subject Char"/>
    <w:basedOn w:val="CommentTextChar"/>
    <w:link w:val="CommentSubject"/>
    <w:uiPriority w:val="99"/>
    <w:semiHidden/>
    <w:rsid w:val="002F3B7B"/>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766421">
      <w:bodyDiv w:val="1"/>
      <w:marLeft w:val="0"/>
      <w:marRight w:val="0"/>
      <w:marTop w:val="0"/>
      <w:marBottom w:val="0"/>
      <w:divBdr>
        <w:top w:val="none" w:sz="0" w:space="0" w:color="auto"/>
        <w:left w:val="none" w:sz="0" w:space="0" w:color="auto"/>
        <w:bottom w:val="none" w:sz="0" w:space="0" w:color="auto"/>
        <w:right w:val="none" w:sz="0" w:space="0" w:color="auto"/>
      </w:divBdr>
    </w:div>
    <w:div w:id="1424373993">
      <w:bodyDiv w:val="1"/>
      <w:marLeft w:val="0"/>
      <w:marRight w:val="0"/>
      <w:marTop w:val="0"/>
      <w:marBottom w:val="0"/>
      <w:divBdr>
        <w:top w:val="none" w:sz="0" w:space="0" w:color="auto"/>
        <w:left w:val="none" w:sz="0" w:space="0" w:color="auto"/>
        <w:bottom w:val="none" w:sz="0" w:space="0" w:color="auto"/>
        <w:right w:val="none" w:sz="0" w:space="0" w:color="auto"/>
      </w:divBdr>
    </w:div>
    <w:div w:id="1688746727">
      <w:bodyDiv w:val="1"/>
      <w:marLeft w:val="0"/>
      <w:marRight w:val="0"/>
      <w:marTop w:val="0"/>
      <w:marBottom w:val="0"/>
      <w:divBdr>
        <w:top w:val="none" w:sz="0" w:space="0" w:color="auto"/>
        <w:left w:val="none" w:sz="0" w:space="0" w:color="auto"/>
        <w:bottom w:val="none" w:sz="0" w:space="0" w:color="auto"/>
        <w:right w:val="none" w:sz="0" w:space="0" w:color="auto"/>
      </w:divBdr>
    </w:div>
    <w:div w:id="197325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comments" Target="comment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footer" Target="footer1.xml"/><Relationship Id="rId43" Type="http://schemas.openxmlformats.org/officeDocument/2006/relationships/fontTable" Target="fontTable.xml"/><Relationship Id="rId4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3.emf"/></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46DE7-BF79-DE49-AAA5-B6B2C9AC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38</Pages>
  <Words>6728</Words>
  <Characters>38352</Characters>
  <Application>Microsoft Macintosh Word</Application>
  <DocSecurity>0</DocSecurity>
  <Lines>319</Lines>
  <Paragraphs>89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44991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Pablo Fuentes</cp:lastModifiedBy>
  <cp:revision>51</cp:revision>
  <cp:lastPrinted>2015-02-11T19:56:00Z</cp:lastPrinted>
  <dcterms:created xsi:type="dcterms:W3CDTF">2015-03-17T14:01:00Z</dcterms:created>
  <dcterms:modified xsi:type="dcterms:W3CDTF">2015-06-23T20:45:00Z</dcterms:modified>
</cp:coreProperties>
</file>